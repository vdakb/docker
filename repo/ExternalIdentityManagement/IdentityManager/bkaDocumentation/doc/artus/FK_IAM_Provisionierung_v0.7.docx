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inorHAnsi" w:hAnsiTheme="minorHAnsi" w:cstheme="minorHAnsi"/>
        </w:rPr>
        <w:id w:val="1937549443"/>
        <w:docPartObj>
          <w:docPartGallery w:val="Cover Pages"/>
          <w:docPartUnique/>
        </w:docPartObj>
      </w:sdtPr>
      <w:sdtEndPr>
        <w:rPr>
          <w:sz w:val="28"/>
          <w:szCs w:val="28"/>
        </w:rPr>
      </w:sdtEndPr>
      <w:sdtContent>
        <w:p w14:paraId="5B2D36F2" w14:textId="6609A506" w:rsidR="00FC569B" w:rsidRPr="00EF4A2E" w:rsidRDefault="00FC569B">
          <w:pPr>
            <w:rPr>
              <w:rFonts w:asciiTheme="minorHAnsi" w:hAnsiTheme="minorHAnsi" w:cstheme="minorHAnsi"/>
            </w:rPr>
          </w:pPr>
          <w:r w:rsidRPr="00EF4A2E">
            <w:rPr>
              <w:rFonts w:asciiTheme="minorHAnsi" w:hAnsiTheme="minorHAnsi" w:cstheme="minorHAnsi"/>
              <w:noProof/>
            </w:rPr>
            <mc:AlternateContent>
              <mc:Choice Requires="wps">
                <w:drawing>
                  <wp:anchor distT="0" distB="0" distL="114300" distR="114300" simplePos="0" relativeHeight="251660288" behindDoc="0" locked="0" layoutInCell="1" allowOverlap="1" wp14:anchorId="384758C5" wp14:editId="2425547C">
                    <wp:simplePos x="0" y="0"/>
                    <wp:positionH relativeFrom="page">
                      <wp:align>center</wp:align>
                    </wp:positionH>
                    <mc:AlternateContent>
                      <mc:Choice Requires="wp14">
                        <wp:positionV relativeFrom="page">
                          <wp14:pctPosVOffset>81800</wp14:pctPosVOffset>
                        </wp:positionV>
                      </mc:Choice>
                      <mc:Fallback>
                        <wp:positionV relativeFrom="page">
                          <wp:posOffset>8747125</wp:posOffset>
                        </wp:positionV>
                      </mc:Fallback>
                    </mc:AlternateContent>
                    <wp:extent cx="7315200" cy="914400"/>
                    <wp:effectExtent l="0" t="0" r="0" b="8255"/>
                    <wp:wrapSquare wrapText="bothSides"/>
                    <wp:docPr id="152" name="Textfeld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02F96619" w14:textId="0F4AC06E" w:rsidR="002952B9" w:rsidRDefault="002952B9">
                                    <w:pPr>
                                      <w:pStyle w:val="KeinLeerraum"/>
                                      <w:jc w:val="right"/>
                                      <w:rPr>
                                        <w:color w:val="595959" w:themeColor="text1" w:themeTint="A6"/>
                                        <w:sz w:val="28"/>
                                        <w:szCs w:val="28"/>
                                      </w:rPr>
                                    </w:pPr>
                                    <w:r>
                                      <w:rPr>
                                        <w:color w:val="595959" w:themeColor="text1" w:themeTint="A6"/>
                                        <w:sz w:val="28"/>
                                        <w:szCs w:val="28"/>
                                      </w:rPr>
                                      <w:t>FAG IAM Provisionierung @rtus-Kooperation, Jan Rüth</w:t>
                                    </w:r>
                                  </w:p>
                                </w:sdtContent>
                              </w:sdt>
                              <w:p w14:paraId="34CE86ED" w14:textId="77777777" w:rsidR="002952B9" w:rsidRDefault="002952B9">
                                <w:pPr>
                                  <w:pStyle w:val="KeinLeerraum"/>
                                  <w:jc w:val="right"/>
                                  <w:rPr>
                                    <w:color w:val="595959" w:themeColor="text1" w:themeTint="A6"/>
                                    <w:sz w:val="18"/>
                                    <w:szCs w:val="18"/>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384758C5" id="_x0000_t202" coordsize="21600,21600" o:spt="202" path="m,l,21600r21600,l21600,xe">
                    <v:stroke joinstyle="miter"/>
                    <v:path gradientshapeok="t" o:connecttype="rect"/>
                  </v:shapetype>
                  <v:shape id="Textfeld 152" o:spid="_x0000_s1026" type="#_x0000_t202" style="position:absolute;left:0;text-align:left;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3wWgA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" filled="f" stroked="f" strokeweight=".5pt">
                    <v:textbox inset="126pt,0,54pt,0">
                      <w:txbxContent>
                        <w:sdt>
                          <w:sdtPr>
                            <w:rPr>
                              <w:color w:val="595959" w:themeColor="text1" w:themeTint="A6"/>
                              <w:sz w:val="28"/>
                              <w:szCs w:val="28"/>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02F96619" w14:textId="0F4AC06E" w:rsidR="002952B9" w:rsidRDefault="002952B9">
                              <w:pPr>
                                <w:pStyle w:val="KeinLeerraum"/>
                                <w:jc w:val="right"/>
                                <w:rPr>
                                  <w:color w:val="595959" w:themeColor="text1" w:themeTint="A6"/>
                                  <w:sz w:val="28"/>
                                  <w:szCs w:val="28"/>
                                </w:rPr>
                              </w:pPr>
                              <w:r>
                                <w:rPr>
                                  <w:color w:val="595959" w:themeColor="text1" w:themeTint="A6"/>
                                  <w:sz w:val="28"/>
                                  <w:szCs w:val="28"/>
                                </w:rPr>
                                <w:t>FAG IAM Provisionierung @rtus-Kooperation, Jan Rüth</w:t>
                              </w:r>
                            </w:p>
                          </w:sdtContent>
                        </w:sdt>
                        <w:p w14:paraId="34CE86ED" w14:textId="77777777" w:rsidR="002952B9" w:rsidRDefault="002952B9">
                          <w:pPr>
                            <w:pStyle w:val="KeinLeerraum"/>
                            <w:jc w:val="right"/>
                            <w:rPr>
                              <w:color w:val="595959" w:themeColor="text1" w:themeTint="A6"/>
                              <w:sz w:val="18"/>
                              <w:szCs w:val="18"/>
                            </w:rPr>
                          </w:pPr>
                        </w:p>
                      </w:txbxContent>
                    </v:textbox>
                    <w10:wrap type="square" anchorx="page" anchory="page"/>
                  </v:shape>
                </w:pict>
              </mc:Fallback>
            </mc:AlternateContent>
          </w:r>
          <w:r w:rsidRPr="00EF4A2E">
            <w:rPr>
              <w:rFonts w:asciiTheme="minorHAnsi" w:hAnsiTheme="minorHAnsi" w:cstheme="minorHAnsi"/>
              <w:noProof/>
            </w:rPr>
            <mc:AlternateContent>
              <mc:Choice Requires="wps">
                <w:drawing>
                  <wp:anchor distT="0" distB="0" distL="114300" distR="114300" simplePos="0" relativeHeight="251661312" behindDoc="0" locked="0" layoutInCell="1" allowOverlap="1" wp14:anchorId="4726E77F" wp14:editId="3A8BD3CB">
                    <wp:simplePos x="0" y="0"/>
                    <wp:positionH relativeFrom="page">
                      <wp:align>center</wp:align>
                    </wp:positionH>
                    <mc:AlternateContent>
                      <mc:Choice Requires="wp14">
                        <wp:positionV relativeFrom="page">
                          <wp14:pctPosVOffset>70000</wp14:pctPosVOffset>
                        </wp:positionV>
                      </mc:Choice>
                      <mc:Fallback>
                        <wp:positionV relativeFrom="page">
                          <wp:posOffset>7485380</wp:posOffset>
                        </wp:positionV>
                      </mc:Fallback>
                    </mc:AlternateContent>
                    <wp:extent cx="7315200" cy="1009650"/>
                    <wp:effectExtent l="0" t="0" r="0" b="0"/>
                    <wp:wrapSquare wrapText="bothSides"/>
                    <wp:docPr id="153" name="Textfeld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3F34FDD" w14:textId="77777777" w:rsidR="002952B9" w:rsidRDefault="002952B9">
                                <w:pPr>
                                  <w:pStyle w:val="KeinLeerraum"/>
                                  <w:jc w:val="right"/>
                                  <w:rPr>
                                    <w:color w:val="4F81BD" w:themeColor="accent1"/>
                                    <w:sz w:val="28"/>
                                    <w:szCs w:val="28"/>
                                  </w:rPr>
                                </w:pPr>
                                <w:r>
                                  <w:rPr>
                                    <w:color w:val="4F81BD" w:themeColor="accent1"/>
                                    <w:sz w:val="28"/>
                                    <w:szCs w:val="28"/>
                                  </w:rPr>
                                  <w:t>Zusammenfassung</w:t>
                                </w:r>
                              </w:p>
                              <w:sdt>
                                <w:sdtPr>
                                  <w:rPr>
                                    <w:color w:val="595959" w:themeColor="text1" w:themeTint="A6"/>
                                    <w:sz w:val="20"/>
                                    <w:szCs w:val="20"/>
                                  </w:rPr>
                                  <w:alias w:val="Exposee"/>
                                  <w:tag w:val=""/>
                                  <w:id w:val="1375273687"/>
                                  <w:dataBinding w:prefixMappings="xmlns:ns0='http://schemas.microsoft.com/office/2006/coverPageProps' " w:xpath="/ns0:CoverPageProperties[1]/ns0:Abstract[1]" w:storeItemID="{55AF091B-3C7A-41E3-B477-F2FDAA23CFDA}"/>
                                  <w:text w:multiLine="1"/>
                                </w:sdtPr>
                                <w:sdtEndPr/>
                                <w:sdtContent>
                                  <w:p w14:paraId="784B8FFF" w14:textId="4B82930A" w:rsidR="002952B9" w:rsidRDefault="002952B9">
                                    <w:pPr>
                                      <w:pStyle w:val="KeinLeerraum"/>
                                      <w:jc w:val="right"/>
                                      <w:rPr>
                                        <w:color w:val="595959" w:themeColor="text1" w:themeTint="A6"/>
                                        <w:sz w:val="20"/>
                                        <w:szCs w:val="20"/>
                                      </w:rPr>
                                    </w:pPr>
                                    <w:r w:rsidRPr="003C2969">
                                      <w:rPr>
                                        <w:color w:val="595959" w:themeColor="text1" w:themeTint="A6"/>
                                        <w:sz w:val="20"/>
                                        <w:szCs w:val="20"/>
                                      </w:rPr>
                                      <w:t>Das Fachkonzept beschreibt die Anbindung von dem iVBS @rtus an die</w:t>
                                    </w:r>
                                    <w:r>
                                      <w:rPr>
                                        <w:color w:val="595959" w:themeColor="text1" w:themeTint="A6"/>
                                        <w:sz w:val="20"/>
                                        <w:szCs w:val="20"/>
                                      </w:rPr>
                                      <w:t xml:space="preserve"> Nutzer- und Berechtigungsverwaltung von P20 F-IAM.</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4726E77F" id="Textfeld 153" o:spid="_x0000_s1027" type="#_x0000_t202" style="position:absolute;left:0;text-align:left;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IhdwgwIAAGk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" filled="f" stroked="f" strokeweight=".5pt">
                    <v:textbox style="mso-fit-shape-to-text:t" inset="126pt,0,54pt,0">
                      <w:txbxContent>
                        <w:p w14:paraId="13F34FDD" w14:textId="77777777" w:rsidR="002952B9" w:rsidRDefault="002952B9">
                          <w:pPr>
                            <w:pStyle w:val="KeinLeerraum"/>
                            <w:jc w:val="right"/>
                            <w:rPr>
                              <w:color w:val="4F81BD" w:themeColor="accent1"/>
                              <w:sz w:val="28"/>
                              <w:szCs w:val="28"/>
                            </w:rPr>
                          </w:pPr>
                          <w:r>
                            <w:rPr>
                              <w:color w:val="4F81BD" w:themeColor="accent1"/>
                              <w:sz w:val="28"/>
                              <w:szCs w:val="28"/>
                            </w:rPr>
                            <w:t>Zusammenfassung</w:t>
                          </w:r>
                        </w:p>
                        <w:sdt>
                          <w:sdtPr>
                            <w:rPr>
                              <w:color w:val="595959" w:themeColor="text1" w:themeTint="A6"/>
                              <w:sz w:val="20"/>
                              <w:szCs w:val="20"/>
                            </w:rPr>
                            <w:alias w:val="Exposee"/>
                            <w:tag w:val=""/>
                            <w:id w:val="1375273687"/>
                            <w:dataBinding w:prefixMappings="xmlns:ns0='http://schemas.microsoft.com/office/2006/coverPageProps' " w:xpath="/ns0:CoverPageProperties[1]/ns0:Abstract[1]" w:storeItemID="{55AF091B-3C7A-41E3-B477-F2FDAA23CFDA}"/>
                            <w:text w:multiLine="1"/>
                          </w:sdtPr>
                          <w:sdtEndPr/>
                          <w:sdtContent>
                            <w:p w14:paraId="784B8FFF" w14:textId="4B82930A" w:rsidR="002952B9" w:rsidRDefault="002952B9">
                              <w:pPr>
                                <w:pStyle w:val="KeinLeerraum"/>
                                <w:jc w:val="right"/>
                                <w:rPr>
                                  <w:color w:val="595959" w:themeColor="text1" w:themeTint="A6"/>
                                  <w:sz w:val="20"/>
                                  <w:szCs w:val="20"/>
                                </w:rPr>
                              </w:pPr>
                              <w:r w:rsidRPr="003C2969">
                                <w:rPr>
                                  <w:color w:val="595959" w:themeColor="text1" w:themeTint="A6"/>
                                  <w:sz w:val="20"/>
                                  <w:szCs w:val="20"/>
                                </w:rPr>
                                <w:t>Das Fachkonzept beschreibt die Anbindung von dem iVBS @rtus an die</w:t>
                              </w:r>
                              <w:r>
                                <w:rPr>
                                  <w:color w:val="595959" w:themeColor="text1" w:themeTint="A6"/>
                                  <w:sz w:val="20"/>
                                  <w:szCs w:val="20"/>
                                </w:rPr>
                                <w:t xml:space="preserve"> Nutzer- und Berechtigungsverwaltung von P20 F-IAM.</w:t>
                              </w:r>
                            </w:p>
                          </w:sdtContent>
                        </w:sdt>
                      </w:txbxContent>
                    </v:textbox>
                    <w10:wrap type="square" anchorx="page" anchory="page"/>
                  </v:shape>
                </w:pict>
              </mc:Fallback>
            </mc:AlternateContent>
          </w:r>
        </w:p>
        <w:p w14:paraId="70A1DBAB" w14:textId="00BBD5FC" w:rsidR="00FC569B" w:rsidRPr="00EF4A2E" w:rsidRDefault="001E0C1C">
          <w:pPr>
            <w:overflowPunct/>
            <w:autoSpaceDE/>
            <w:autoSpaceDN/>
            <w:adjustRightInd/>
            <w:spacing w:before="0" w:after="0"/>
            <w:jc w:val="left"/>
            <w:textAlignment w:val="auto"/>
            <w:rPr>
              <w:rFonts w:asciiTheme="minorHAnsi" w:hAnsiTheme="minorHAnsi" w:cstheme="minorHAnsi"/>
              <w:sz w:val="28"/>
              <w:szCs w:val="28"/>
            </w:rPr>
          </w:pPr>
          <w:r w:rsidRPr="00EF4A2E">
            <w:rPr>
              <w:rFonts w:asciiTheme="minorHAnsi" w:hAnsiTheme="minorHAnsi" w:cstheme="minorHAnsi"/>
              <w:noProof/>
            </w:rPr>
            <mc:AlternateContent>
              <mc:Choice Requires="wps">
                <w:drawing>
                  <wp:anchor distT="0" distB="0" distL="114300" distR="114300" simplePos="0" relativeHeight="251659264" behindDoc="0" locked="0" layoutInCell="1" allowOverlap="1" wp14:anchorId="2148F8BA" wp14:editId="52FB6DAC">
                    <wp:simplePos x="0" y="0"/>
                    <wp:positionH relativeFrom="page">
                      <wp:posOffset>222637</wp:posOffset>
                    </wp:positionH>
                    <wp:positionV relativeFrom="page">
                      <wp:posOffset>4444779</wp:posOffset>
                    </wp:positionV>
                    <wp:extent cx="7315200" cy="2949934"/>
                    <wp:effectExtent l="0" t="0" r="0" b="3175"/>
                    <wp:wrapNone/>
                    <wp:docPr id="154" name="Textfeld 154"/>
                    <wp:cNvGraphicFramePr/>
                    <a:graphic xmlns:a="http://schemas.openxmlformats.org/drawingml/2006/main">
                      <a:graphicData uri="http://schemas.microsoft.com/office/word/2010/wordprocessingShape">
                        <wps:wsp>
                          <wps:cNvSpPr txBox="1"/>
                          <wps:spPr>
                            <a:xfrm>
                              <a:off x="0" y="0"/>
                              <a:ext cx="7315200" cy="294993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991401E" w14:textId="5CEBF6CE" w:rsidR="002952B9" w:rsidRDefault="002952B9" w:rsidP="005C5512">
                                <w:pPr>
                                  <w:jc w:val="right"/>
                                  <w:rPr>
                                    <w:caps/>
                                    <w:color w:val="4F81BD" w:themeColor="accent1"/>
                                    <w:sz w:val="64"/>
                                    <w:szCs w:val="64"/>
                                  </w:rPr>
                                </w:pPr>
                                <w:r w:rsidRPr="001E0C1C">
                                  <w:rPr>
                                    <w:caps/>
                                    <w:color w:val="4F81BD" w:themeColor="accent1"/>
                                    <w:sz w:val="64"/>
                                    <w:szCs w:val="64"/>
                                  </w:rPr>
                                  <w:t>konzept</w:t>
                                </w:r>
                              </w:p>
                              <w:p w14:paraId="5E428978" w14:textId="46315865" w:rsidR="002952B9" w:rsidRDefault="002952B9" w:rsidP="005C5512">
                                <w:pPr>
                                  <w:jc w:val="right"/>
                                  <w:rPr>
                                    <w:b/>
                                    <w:color w:val="4F81BD" w:themeColor="accent1"/>
                                    <w:sz w:val="48"/>
                                    <w:szCs w:val="64"/>
                                  </w:rPr>
                                </w:pPr>
                                <w:r w:rsidRPr="00E343A4">
                                  <w:rPr>
                                    <w:caps/>
                                    <w:color w:val="4F81BD" w:themeColor="accent1"/>
                                    <w:sz w:val="48"/>
                                    <w:szCs w:val="64"/>
                                  </w:rPr>
                                  <w:t xml:space="preserve">              </w:t>
                                </w:r>
                                <w:r>
                                  <w:rPr>
                                    <w:b/>
                                    <w:color w:val="4F81BD" w:themeColor="accent1"/>
                                    <w:sz w:val="48"/>
                                    <w:szCs w:val="64"/>
                                  </w:rPr>
                                  <w:t xml:space="preserve">Nutzer und </w:t>
                                </w:r>
                                <w:r w:rsidRPr="00E343A4">
                                  <w:rPr>
                                    <w:b/>
                                    <w:color w:val="4F81BD" w:themeColor="accent1"/>
                                    <w:sz w:val="48"/>
                                    <w:szCs w:val="64"/>
                                  </w:rPr>
                                  <w:br/>
                                  <w:t>Berechtigungsve</w:t>
                                </w:r>
                                <w:r>
                                  <w:rPr>
                                    <w:b/>
                                    <w:color w:val="4F81BD" w:themeColor="accent1"/>
                                    <w:sz w:val="48"/>
                                    <w:szCs w:val="64"/>
                                  </w:rPr>
                                  <w:t xml:space="preserve">rwaltung über P20 IAM </w:t>
                                </w:r>
                              </w:p>
                              <w:p w14:paraId="1CE97581" w14:textId="77777777" w:rsidR="002952B9" w:rsidRDefault="002952B9" w:rsidP="005C5512">
                                <w:pPr>
                                  <w:jc w:val="right"/>
                                  <w:rPr>
                                    <w:b/>
                                    <w:color w:val="4F81BD" w:themeColor="accent1"/>
                                    <w:sz w:val="64"/>
                                    <w:szCs w:val="64"/>
                                  </w:rPr>
                                </w:pPr>
                              </w:p>
                              <w:p w14:paraId="5C84583F" w14:textId="7A0C6169" w:rsidR="002952B9" w:rsidRDefault="001776B6" w:rsidP="005C5512">
                                <w:pPr>
                                  <w:jc w:val="left"/>
                                  <w:rPr>
                                    <w:smallCaps/>
                                    <w:color w:val="404040" w:themeColor="text1" w:themeTint="BF"/>
                                    <w:sz w:val="36"/>
                                    <w:szCs w:val="36"/>
                                  </w:rPr>
                                </w:pPr>
                                <w:sdt>
                                  <w:sdtPr>
                                    <w:rPr>
                                      <w:sz w:val="28"/>
                                      <w:szCs w:val="28"/>
                                    </w:rPr>
                                    <w:alias w:val="Untertitel"/>
                                    <w:tag w:val=""/>
                                    <w:id w:val="1759551507"/>
                                    <w:showingPlcHdr/>
                                    <w:dataBinding w:prefixMappings="xmlns:ns0='http://purl.org/dc/elements/1.1/' xmlns:ns1='http://schemas.openxmlformats.org/package/2006/metadata/core-properties' " w:xpath="/ns1:coreProperties[1]/ns0:subject[1]" w:storeItemID="{6C3C8BC8-F283-45AE-878A-BAB7291924A1}"/>
                                    <w:text/>
                                  </w:sdtPr>
                                  <w:sdtEndPr/>
                                  <w:sdtContent>
                                    <w:r w:rsidR="002952B9">
                                      <w:rPr>
                                        <w:sz w:val="28"/>
                                        <w:szCs w:val="28"/>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 w14:anchorId="2148F8BA" id="Textfeld 154" o:spid="_x0000_s1028" type="#_x0000_t202" style="position:absolute;margin-left:17.55pt;margin-top:350pt;width:8in;height:232.3pt;z-index:251659264;visibility:visible;mso-wrap-style:square;mso-width-percent:941;mso-height-percent:0;mso-wrap-distance-left:9pt;mso-wrap-distance-top:0;mso-wrap-distance-right:9pt;mso-wrap-distance-bottom:0;mso-position-horizontal:absolute;mso-position-horizontal-relative:page;mso-position-vertical:absolute;mso-position-vertical-relative:page;mso-width-percent:941;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" filled="f" stroked="f" strokeweight=".5pt">
                    <v:textbox inset="126pt,0,54pt,0">
                      <w:txbxContent>
                        <w:p w14:paraId="3991401E" w14:textId="5CEBF6CE" w:rsidR="002952B9" w:rsidRDefault="002952B9" w:rsidP="005C5512">
                          <w:pPr>
                            <w:jc w:val="right"/>
                            <w:rPr>
                              <w:caps/>
                              <w:color w:val="4F81BD" w:themeColor="accent1"/>
                              <w:sz w:val="64"/>
                              <w:szCs w:val="64"/>
                            </w:rPr>
                          </w:pPr>
                          <w:r w:rsidRPr="001E0C1C">
                            <w:rPr>
                              <w:caps/>
                              <w:color w:val="4F81BD" w:themeColor="accent1"/>
                              <w:sz w:val="64"/>
                              <w:szCs w:val="64"/>
                            </w:rPr>
                            <w:t>konzept</w:t>
                          </w:r>
                        </w:p>
                        <w:p w14:paraId="5E428978" w14:textId="46315865" w:rsidR="002952B9" w:rsidRDefault="002952B9" w:rsidP="005C5512">
                          <w:pPr>
                            <w:jc w:val="right"/>
                            <w:rPr>
                              <w:b/>
                              <w:color w:val="4F81BD" w:themeColor="accent1"/>
                              <w:sz w:val="48"/>
                              <w:szCs w:val="64"/>
                            </w:rPr>
                          </w:pPr>
                          <w:r w:rsidRPr="00E343A4">
                            <w:rPr>
                              <w:caps/>
                              <w:color w:val="4F81BD" w:themeColor="accent1"/>
                              <w:sz w:val="48"/>
                              <w:szCs w:val="64"/>
                            </w:rPr>
                            <w:t xml:space="preserve">              </w:t>
                          </w:r>
                          <w:r>
                            <w:rPr>
                              <w:b/>
                              <w:color w:val="4F81BD" w:themeColor="accent1"/>
                              <w:sz w:val="48"/>
                              <w:szCs w:val="64"/>
                            </w:rPr>
                            <w:t xml:space="preserve">Nutzer und </w:t>
                          </w:r>
                          <w:r w:rsidRPr="00E343A4">
                            <w:rPr>
                              <w:b/>
                              <w:color w:val="4F81BD" w:themeColor="accent1"/>
                              <w:sz w:val="48"/>
                              <w:szCs w:val="64"/>
                            </w:rPr>
                            <w:br/>
                            <w:t>Berechtigungsve</w:t>
                          </w:r>
                          <w:r>
                            <w:rPr>
                              <w:b/>
                              <w:color w:val="4F81BD" w:themeColor="accent1"/>
                              <w:sz w:val="48"/>
                              <w:szCs w:val="64"/>
                            </w:rPr>
                            <w:t xml:space="preserve">rwaltung über P20 IAM </w:t>
                          </w:r>
                        </w:p>
                        <w:p w14:paraId="1CE97581" w14:textId="77777777" w:rsidR="002952B9" w:rsidRDefault="002952B9" w:rsidP="005C5512">
                          <w:pPr>
                            <w:jc w:val="right"/>
                            <w:rPr>
                              <w:b/>
                              <w:color w:val="4F81BD" w:themeColor="accent1"/>
                              <w:sz w:val="64"/>
                              <w:szCs w:val="64"/>
                            </w:rPr>
                          </w:pPr>
                        </w:p>
                        <w:p w14:paraId="5C84583F" w14:textId="7A0C6169" w:rsidR="002952B9" w:rsidRDefault="001776B6" w:rsidP="005C5512">
                          <w:pPr>
                            <w:jc w:val="left"/>
                            <w:rPr>
                              <w:smallCaps/>
                              <w:color w:val="404040" w:themeColor="text1" w:themeTint="BF"/>
                              <w:sz w:val="36"/>
                              <w:szCs w:val="36"/>
                            </w:rPr>
                          </w:pPr>
                          <w:sdt>
                            <w:sdtPr>
                              <w:rPr>
                                <w:sz w:val="28"/>
                                <w:szCs w:val="28"/>
                              </w:rPr>
                              <w:alias w:val="Untertitel"/>
                              <w:tag w:val=""/>
                              <w:id w:val="1759551507"/>
                              <w:showingPlcHdr/>
                              <w:dataBinding w:prefixMappings="xmlns:ns0='http://purl.org/dc/elements/1.1/' xmlns:ns1='http://schemas.openxmlformats.org/package/2006/metadata/core-properties' " w:xpath="/ns1:coreProperties[1]/ns0:subject[1]" w:storeItemID="{6C3C8BC8-F283-45AE-878A-BAB7291924A1}"/>
                              <w:text/>
                            </w:sdtPr>
                            <w:sdtEndPr/>
                            <w:sdtContent>
                              <w:r w:rsidR="002952B9">
                                <w:rPr>
                                  <w:sz w:val="28"/>
                                  <w:szCs w:val="28"/>
                                </w:rPr>
                                <w:t xml:space="preserve">     </w:t>
                              </w:r>
                            </w:sdtContent>
                          </w:sdt>
                        </w:p>
                      </w:txbxContent>
                    </v:textbox>
                    <w10:wrap anchorx="page" anchory="page"/>
                  </v:shape>
                </w:pict>
              </mc:Fallback>
            </mc:AlternateContent>
          </w:r>
          <w:r w:rsidR="00FC569B" w:rsidRPr="00EF4A2E">
            <w:rPr>
              <w:rFonts w:asciiTheme="minorHAnsi" w:hAnsiTheme="minorHAnsi" w:cstheme="minorHAnsi"/>
              <w:sz w:val="28"/>
              <w:szCs w:val="28"/>
            </w:rPr>
            <w:br w:type="page"/>
          </w:r>
        </w:p>
      </w:sdtContent>
    </w:sdt>
    <w:p w14:paraId="0C7535B2" w14:textId="77777777" w:rsidR="00052549" w:rsidRPr="00EF4A2E" w:rsidRDefault="00052549">
      <w:pPr>
        <w:jc w:val="left"/>
        <w:rPr>
          <w:rFonts w:asciiTheme="minorHAnsi" w:hAnsiTheme="minorHAnsi" w:cstheme="minorHAnsi"/>
          <w:b/>
        </w:rPr>
      </w:pPr>
    </w:p>
    <w:tbl>
      <w:tblPr>
        <w:tblW w:w="0" w:type="auto"/>
        <w:tblLayout w:type="fixed"/>
        <w:tblCellMar>
          <w:left w:w="71" w:type="dxa"/>
          <w:right w:w="71" w:type="dxa"/>
        </w:tblCellMar>
        <w:tblLook w:val="0000" w:firstRow="0" w:lastRow="0" w:firstColumn="0" w:lastColumn="0" w:noHBand="0" w:noVBand="0"/>
      </w:tblPr>
      <w:tblGrid>
        <w:gridCol w:w="4466"/>
        <w:gridCol w:w="283"/>
        <w:gridCol w:w="4464"/>
      </w:tblGrid>
      <w:tr w:rsidR="00F223A5" w:rsidRPr="00EF4A2E" w14:paraId="0151D8D4" w14:textId="77777777" w:rsidTr="00F223A5">
        <w:tc>
          <w:tcPr>
            <w:tcW w:w="4466" w:type="dxa"/>
            <w:shd w:val="clear" w:color="auto" w:fill="1F4A7F"/>
          </w:tcPr>
          <w:p w14:paraId="0799A9D6" w14:textId="77777777" w:rsidR="00052549" w:rsidRPr="00EF4A2E" w:rsidRDefault="00820485">
            <w:pPr>
              <w:rPr>
                <w:rFonts w:asciiTheme="minorHAnsi" w:hAnsiTheme="minorHAnsi" w:cstheme="minorHAnsi"/>
                <w:color w:val="FFFFFF" w:themeColor="background1"/>
              </w:rPr>
            </w:pPr>
            <w:r w:rsidRPr="00EF4A2E">
              <w:rPr>
                <w:rFonts w:asciiTheme="minorHAnsi" w:hAnsiTheme="minorHAnsi" w:cstheme="minorHAnsi"/>
                <w:color w:val="FFFFFF" w:themeColor="background1"/>
              </w:rPr>
              <w:t>Stand Datum</w:t>
            </w:r>
          </w:p>
        </w:tc>
        <w:tc>
          <w:tcPr>
            <w:tcW w:w="283" w:type="dxa"/>
            <w:shd w:val="clear" w:color="auto" w:fill="1F4A7F"/>
          </w:tcPr>
          <w:p w14:paraId="2D1524C0" w14:textId="77777777" w:rsidR="00052549" w:rsidRPr="00EF4A2E" w:rsidRDefault="00052549">
            <w:pPr>
              <w:rPr>
                <w:rFonts w:asciiTheme="minorHAnsi" w:hAnsiTheme="minorHAnsi" w:cstheme="minorHAnsi"/>
                <w:color w:val="FFFFFF" w:themeColor="background1"/>
              </w:rPr>
            </w:pPr>
          </w:p>
        </w:tc>
        <w:tc>
          <w:tcPr>
            <w:tcW w:w="4464" w:type="dxa"/>
            <w:shd w:val="clear" w:color="auto" w:fill="1F4A7F"/>
          </w:tcPr>
          <w:p w14:paraId="1F2FA175" w14:textId="0FAB85D8" w:rsidR="00052549" w:rsidRPr="00EF4A2E" w:rsidRDefault="002A2E8D" w:rsidP="00947AC8">
            <w:pPr>
              <w:tabs>
                <w:tab w:val="left" w:pos="559"/>
              </w:tabs>
              <w:rPr>
                <w:rFonts w:asciiTheme="minorHAnsi" w:hAnsiTheme="minorHAnsi" w:cstheme="minorHAnsi"/>
                <w:color w:val="FFFFFF" w:themeColor="background1"/>
              </w:rPr>
            </w:pPr>
            <w:r>
              <w:rPr>
                <w:rFonts w:asciiTheme="minorHAnsi" w:hAnsiTheme="minorHAnsi" w:cstheme="minorHAnsi"/>
                <w:color w:val="FFFFFF" w:themeColor="background1"/>
              </w:rPr>
              <w:t>10</w:t>
            </w:r>
            <w:r w:rsidR="00A53F83">
              <w:rPr>
                <w:rFonts w:asciiTheme="minorHAnsi" w:hAnsiTheme="minorHAnsi" w:cstheme="minorHAnsi"/>
                <w:color w:val="FFFFFF" w:themeColor="background1"/>
              </w:rPr>
              <w:t>.</w:t>
            </w:r>
            <w:r w:rsidR="00245673">
              <w:rPr>
                <w:rFonts w:asciiTheme="minorHAnsi" w:hAnsiTheme="minorHAnsi" w:cstheme="minorHAnsi"/>
                <w:color w:val="FFFFFF" w:themeColor="background1"/>
              </w:rPr>
              <w:t>0</w:t>
            </w:r>
            <w:r>
              <w:rPr>
                <w:rFonts w:asciiTheme="minorHAnsi" w:hAnsiTheme="minorHAnsi" w:cstheme="minorHAnsi"/>
                <w:color w:val="FFFFFF" w:themeColor="background1"/>
              </w:rPr>
              <w:t>6</w:t>
            </w:r>
            <w:r w:rsidR="00AC7002">
              <w:rPr>
                <w:rFonts w:asciiTheme="minorHAnsi" w:hAnsiTheme="minorHAnsi" w:cstheme="minorHAnsi"/>
                <w:color w:val="FFFFFF" w:themeColor="background1"/>
              </w:rPr>
              <w:t>.202</w:t>
            </w:r>
            <w:r w:rsidR="00245673">
              <w:rPr>
                <w:rFonts w:asciiTheme="minorHAnsi" w:hAnsiTheme="minorHAnsi" w:cstheme="minorHAnsi"/>
                <w:color w:val="FFFFFF" w:themeColor="background1"/>
              </w:rPr>
              <w:t>4</w:t>
            </w:r>
            <w:r w:rsidR="002F614F" w:rsidRPr="00EF4A2E">
              <w:rPr>
                <w:rFonts w:asciiTheme="minorHAnsi" w:hAnsiTheme="minorHAnsi" w:cstheme="minorHAnsi"/>
                <w:color w:val="FFFFFF" w:themeColor="background1"/>
              </w:rPr>
              <w:fldChar w:fldCharType="begin"/>
            </w:r>
            <w:r w:rsidR="002F614F" w:rsidRPr="00EF4A2E">
              <w:rPr>
                <w:rFonts w:asciiTheme="minorHAnsi" w:hAnsiTheme="minorHAnsi" w:cstheme="minorHAnsi"/>
                <w:color w:val="FFFFFF" w:themeColor="background1"/>
              </w:rPr>
              <w:instrText xml:space="preserve"> MAX(Stand) \# "#.##0,00 €;(#.##0,00 €)" </w:instrText>
            </w:r>
            <w:r w:rsidR="002F614F" w:rsidRPr="00EF4A2E">
              <w:rPr>
                <w:rFonts w:asciiTheme="minorHAnsi" w:hAnsiTheme="minorHAnsi" w:cstheme="minorHAnsi"/>
                <w:color w:val="FFFFFF" w:themeColor="background1"/>
              </w:rPr>
              <w:fldChar w:fldCharType="end"/>
            </w:r>
          </w:p>
        </w:tc>
      </w:tr>
      <w:tr w:rsidR="00052549" w:rsidRPr="00EF4A2E" w14:paraId="3D16A8A7" w14:textId="77777777">
        <w:tc>
          <w:tcPr>
            <w:tcW w:w="4466" w:type="dxa"/>
            <w:shd w:val="clear" w:color="auto" w:fill="FFFFFF"/>
          </w:tcPr>
          <w:p w14:paraId="3BF7EFE4" w14:textId="77777777" w:rsidR="00052549" w:rsidRPr="00EF4A2E" w:rsidRDefault="00820485">
            <w:pPr>
              <w:rPr>
                <w:rFonts w:asciiTheme="minorHAnsi" w:hAnsiTheme="minorHAnsi" w:cstheme="minorHAnsi"/>
              </w:rPr>
            </w:pPr>
            <w:r w:rsidRPr="00EF4A2E">
              <w:rPr>
                <w:rFonts w:asciiTheme="minorHAnsi" w:hAnsiTheme="minorHAnsi" w:cstheme="minorHAnsi"/>
              </w:rPr>
              <w:t>Version</w:t>
            </w:r>
          </w:p>
        </w:tc>
        <w:tc>
          <w:tcPr>
            <w:tcW w:w="283" w:type="dxa"/>
            <w:shd w:val="clear" w:color="auto" w:fill="FFFFFF"/>
          </w:tcPr>
          <w:p w14:paraId="31BAE47B" w14:textId="77777777" w:rsidR="00052549" w:rsidRPr="00EF4A2E" w:rsidRDefault="00052549">
            <w:pPr>
              <w:rPr>
                <w:rFonts w:asciiTheme="minorHAnsi" w:hAnsiTheme="minorHAnsi" w:cstheme="minorHAnsi"/>
              </w:rPr>
            </w:pPr>
          </w:p>
        </w:tc>
        <w:tc>
          <w:tcPr>
            <w:tcW w:w="4464" w:type="dxa"/>
            <w:shd w:val="clear" w:color="auto" w:fill="FFFFFF"/>
          </w:tcPr>
          <w:p w14:paraId="69DC2224" w14:textId="27B4154F" w:rsidR="00052549" w:rsidRPr="00EF4A2E" w:rsidRDefault="006B04D5" w:rsidP="006B04D5">
            <w:pPr>
              <w:rPr>
                <w:rFonts w:asciiTheme="minorHAnsi" w:hAnsiTheme="minorHAnsi" w:cstheme="minorHAnsi"/>
              </w:rPr>
            </w:pPr>
            <w:r w:rsidRPr="00EF4A2E">
              <w:rPr>
                <w:rFonts w:asciiTheme="minorHAnsi" w:hAnsiTheme="minorHAnsi" w:cstheme="minorHAnsi"/>
              </w:rPr>
              <w:t>0</w:t>
            </w:r>
            <w:r w:rsidR="00661E75" w:rsidRPr="00EF4A2E">
              <w:rPr>
                <w:rFonts w:asciiTheme="minorHAnsi" w:hAnsiTheme="minorHAnsi" w:cstheme="minorHAnsi"/>
              </w:rPr>
              <w:t>.</w:t>
            </w:r>
            <w:r w:rsidR="00933B28">
              <w:rPr>
                <w:rFonts w:asciiTheme="minorHAnsi" w:hAnsiTheme="minorHAnsi" w:cstheme="minorHAnsi"/>
              </w:rPr>
              <w:t>7</w:t>
            </w:r>
          </w:p>
        </w:tc>
      </w:tr>
      <w:tr w:rsidR="00F223A5" w:rsidRPr="00EF4A2E" w14:paraId="221E5F0B" w14:textId="77777777" w:rsidTr="00F223A5">
        <w:trPr>
          <w:cantSplit/>
        </w:trPr>
        <w:tc>
          <w:tcPr>
            <w:tcW w:w="4466" w:type="dxa"/>
            <w:shd w:val="clear" w:color="auto" w:fill="1F4A7F"/>
          </w:tcPr>
          <w:p w14:paraId="2950E5E3" w14:textId="77777777" w:rsidR="00052549" w:rsidRPr="00EF4A2E" w:rsidRDefault="00DB28C7">
            <w:pPr>
              <w:rPr>
                <w:rFonts w:asciiTheme="minorHAnsi" w:hAnsiTheme="minorHAnsi" w:cstheme="minorHAnsi"/>
                <w:color w:val="FFFFFF" w:themeColor="background1"/>
              </w:rPr>
            </w:pPr>
            <w:r w:rsidRPr="00EF4A2E">
              <w:rPr>
                <w:rFonts w:asciiTheme="minorHAnsi" w:hAnsiTheme="minorHAnsi" w:cstheme="minorHAnsi"/>
                <w:color w:val="FFFFFF" w:themeColor="background1"/>
              </w:rPr>
              <w:t>Konzeptverantwortlich</w:t>
            </w:r>
          </w:p>
        </w:tc>
        <w:tc>
          <w:tcPr>
            <w:tcW w:w="283" w:type="dxa"/>
            <w:shd w:val="clear" w:color="auto" w:fill="1F4A7F"/>
          </w:tcPr>
          <w:p w14:paraId="1F8FF96D" w14:textId="77777777" w:rsidR="00052549" w:rsidRPr="00EF4A2E" w:rsidRDefault="00052549">
            <w:pPr>
              <w:rPr>
                <w:rFonts w:asciiTheme="minorHAnsi" w:hAnsiTheme="minorHAnsi" w:cstheme="minorHAnsi"/>
                <w:color w:val="FFFFFF" w:themeColor="background1"/>
              </w:rPr>
            </w:pPr>
          </w:p>
        </w:tc>
        <w:tc>
          <w:tcPr>
            <w:tcW w:w="4464" w:type="dxa"/>
            <w:shd w:val="clear" w:color="auto" w:fill="1F4A7F"/>
          </w:tcPr>
          <w:p w14:paraId="71609AC5" w14:textId="77777777" w:rsidR="00052549" w:rsidRPr="00EF4A2E" w:rsidRDefault="00052549">
            <w:pPr>
              <w:rPr>
                <w:rFonts w:asciiTheme="minorHAnsi" w:hAnsiTheme="minorHAnsi" w:cstheme="minorHAnsi"/>
                <w:color w:val="FFFFFF" w:themeColor="background1"/>
              </w:rPr>
            </w:pPr>
          </w:p>
        </w:tc>
      </w:tr>
      <w:tr w:rsidR="00BC2399" w:rsidRPr="00EF4A2E" w14:paraId="087B20F9" w14:textId="77777777" w:rsidTr="00BC2399">
        <w:trPr>
          <w:cantSplit/>
        </w:trPr>
        <w:tc>
          <w:tcPr>
            <w:tcW w:w="4466" w:type="dxa"/>
            <w:shd w:val="clear" w:color="auto" w:fill="auto"/>
          </w:tcPr>
          <w:p w14:paraId="0230FCFF" w14:textId="77777777" w:rsidR="00BC2399" w:rsidRPr="00EF4A2E" w:rsidRDefault="00BC2399" w:rsidP="00754F9D">
            <w:pPr>
              <w:rPr>
                <w:rFonts w:asciiTheme="minorHAnsi" w:hAnsiTheme="minorHAnsi" w:cstheme="minorHAnsi"/>
              </w:rPr>
            </w:pPr>
            <w:r w:rsidRPr="00EF4A2E">
              <w:rPr>
                <w:rFonts w:asciiTheme="minorHAnsi" w:hAnsiTheme="minorHAnsi" w:cstheme="minorHAnsi"/>
              </w:rPr>
              <w:t>Status</w:t>
            </w:r>
          </w:p>
        </w:tc>
        <w:tc>
          <w:tcPr>
            <w:tcW w:w="283" w:type="dxa"/>
            <w:shd w:val="clear" w:color="auto" w:fill="auto"/>
          </w:tcPr>
          <w:p w14:paraId="2C666781" w14:textId="77777777" w:rsidR="00BC2399" w:rsidRPr="00EF4A2E" w:rsidRDefault="00BC2399" w:rsidP="00754F9D">
            <w:pPr>
              <w:rPr>
                <w:rFonts w:asciiTheme="minorHAnsi" w:hAnsiTheme="minorHAnsi" w:cstheme="minorHAnsi"/>
              </w:rPr>
            </w:pPr>
          </w:p>
        </w:tc>
        <w:tc>
          <w:tcPr>
            <w:tcW w:w="4464" w:type="dxa"/>
            <w:shd w:val="clear" w:color="auto" w:fill="auto"/>
          </w:tcPr>
          <w:p w14:paraId="6F9D816D" w14:textId="77777777" w:rsidR="00BC2399" w:rsidRPr="00EF4A2E" w:rsidRDefault="003C2969" w:rsidP="0017528C">
            <w:pPr>
              <w:rPr>
                <w:rFonts w:asciiTheme="minorHAnsi" w:hAnsiTheme="minorHAnsi" w:cstheme="minorHAnsi"/>
              </w:rPr>
            </w:pPr>
            <w:r>
              <w:rPr>
                <w:rFonts w:asciiTheme="minorHAnsi" w:hAnsiTheme="minorHAnsi" w:cstheme="minorHAnsi"/>
              </w:rPr>
              <w:t>In Bearbeitung</w:t>
            </w:r>
          </w:p>
        </w:tc>
      </w:tr>
      <w:tr w:rsidR="00816F09" w:rsidRPr="00EF4A2E" w14:paraId="703D5971" w14:textId="77777777" w:rsidTr="006E6D9A">
        <w:trPr>
          <w:cantSplit/>
        </w:trPr>
        <w:tc>
          <w:tcPr>
            <w:tcW w:w="4466" w:type="dxa"/>
            <w:shd w:val="clear" w:color="auto" w:fill="1F4A7F"/>
          </w:tcPr>
          <w:p w14:paraId="76AC92FF" w14:textId="77777777" w:rsidR="00816F09" w:rsidRPr="00EF4A2E" w:rsidRDefault="000F6174" w:rsidP="006E6D9A">
            <w:pPr>
              <w:rPr>
                <w:rFonts w:asciiTheme="minorHAnsi" w:hAnsiTheme="minorHAnsi" w:cstheme="minorHAnsi"/>
                <w:color w:val="FFFFFF" w:themeColor="background1"/>
              </w:rPr>
            </w:pPr>
            <w:r>
              <w:rPr>
                <w:rFonts w:asciiTheme="minorHAnsi" w:hAnsiTheme="minorHAnsi" w:cstheme="minorHAnsi"/>
                <w:color w:val="FFFFFF" w:themeColor="background1"/>
              </w:rPr>
              <w:t>Jira-Ticketnummer</w:t>
            </w:r>
          </w:p>
        </w:tc>
        <w:tc>
          <w:tcPr>
            <w:tcW w:w="283" w:type="dxa"/>
            <w:shd w:val="clear" w:color="auto" w:fill="1F4A7F"/>
          </w:tcPr>
          <w:p w14:paraId="559036B9" w14:textId="77777777" w:rsidR="00816F09" w:rsidRPr="00EF4A2E" w:rsidRDefault="00816F09" w:rsidP="006E6D9A">
            <w:pPr>
              <w:rPr>
                <w:rFonts w:asciiTheme="minorHAnsi" w:hAnsiTheme="minorHAnsi" w:cstheme="minorHAnsi"/>
                <w:color w:val="FFFFFF" w:themeColor="background1"/>
              </w:rPr>
            </w:pPr>
          </w:p>
        </w:tc>
        <w:tc>
          <w:tcPr>
            <w:tcW w:w="4464" w:type="dxa"/>
            <w:shd w:val="clear" w:color="auto" w:fill="1F4A7F"/>
          </w:tcPr>
          <w:p w14:paraId="18903B3D" w14:textId="77777777" w:rsidR="00816F09" w:rsidRPr="00EF4A2E" w:rsidRDefault="00816F09" w:rsidP="006E6D9A">
            <w:pPr>
              <w:rPr>
                <w:rFonts w:asciiTheme="minorHAnsi" w:hAnsiTheme="minorHAnsi" w:cstheme="minorHAnsi"/>
                <w:color w:val="FFFFFF" w:themeColor="background1"/>
              </w:rPr>
            </w:pPr>
          </w:p>
        </w:tc>
      </w:tr>
      <w:tr w:rsidR="00123946" w:rsidRPr="00123946" w14:paraId="73B909D0" w14:textId="77777777" w:rsidTr="00604D83">
        <w:trPr>
          <w:cantSplit/>
        </w:trPr>
        <w:tc>
          <w:tcPr>
            <w:tcW w:w="9213" w:type="dxa"/>
            <w:gridSpan w:val="3"/>
            <w:shd w:val="clear" w:color="auto" w:fill="auto"/>
          </w:tcPr>
          <w:p w14:paraId="7C9D2C6C" w14:textId="77777777" w:rsidR="00123946" w:rsidRDefault="00123946" w:rsidP="006E6D9A">
            <w:pPr>
              <w:rPr>
                <w:rFonts w:asciiTheme="minorHAnsi" w:hAnsiTheme="minorHAnsi" w:cstheme="minorHAnsi"/>
              </w:rPr>
            </w:pPr>
            <w:r w:rsidRPr="00123946">
              <w:rPr>
                <w:rFonts w:asciiTheme="minorHAnsi" w:hAnsiTheme="minorHAnsi" w:cstheme="minorHAnsi"/>
              </w:rPr>
              <w:t>Beteiligte Akteure</w:t>
            </w:r>
          </w:p>
          <w:tbl>
            <w:tblPr>
              <w:tblStyle w:val="EinfacheTabelle1"/>
              <w:tblW w:w="8992" w:type="dxa"/>
              <w:tblLayout w:type="fixed"/>
              <w:tblLook w:val="04A0" w:firstRow="1" w:lastRow="0" w:firstColumn="1" w:lastColumn="0" w:noHBand="0" w:noVBand="1"/>
            </w:tblPr>
            <w:tblGrid>
              <w:gridCol w:w="3181"/>
              <w:gridCol w:w="3543"/>
              <w:gridCol w:w="2268"/>
            </w:tblGrid>
            <w:tr w:rsidR="00983E34" w14:paraId="19966185" w14:textId="77777777" w:rsidTr="00983E34">
              <w:trPr>
                <w:cnfStyle w:val="100000000000" w:firstRow="1" w:lastRow="0" w:firstColumn="0" w:lastColumn="0" w:oddVBand="0" w:evenVBand="0" w:oddHBand="0" w:evenHBand="0" w:firstRowFirstColumn="0" w:firstRowLastColumn="0" w:lastRowFirstColumn="0" w:lastRowLastColumn="0"/>
                <w:trHeight w:val="344"/>
              </w:trPr>
              <w:tc>
                <w:tcPr>
                  <w:cnfStyle w:val="001000000000" w:firstRow="0" w:lastRow="0" w:firstColumn="1" w:lastColumn="0" w:oddVBand="0" w:evenVBand="0" w:oddHBand="0" w:evenHBand="0" w:firstRowFirstColumn="0" w:firstRowLastColumn="0" w:lastRowFirstColumn="0" w:lastRowLastColumn="0"/>
                  <w:tcW w:w="3181" w:type="dxa"/>
                  <w:shd w:val="clear" w:color="auto" w:fill="244061" w:themeFill="accent1" w:themeFillShade="80"/>
                </w:tcPr>
                <w:p w14:paraId="34BE2C7D" w14:textId="77777777" w:rsidR="00983E34" w:rsidRPr="00123946" w:rsidRDefault="00983E34" w:rsidP="00123946">
                  <w:pPr>
                    <w:rPr>
                      <w:sz w:val="18"/>
                      <w:szCs w:val="18"/>
                    </w:rPr>
                  </w:pPr>
                  <w:r w:rsidRPr="00123946">
                    <w:rPr>
                      <w:sz w:val="18"/>
                      <w:szCs w:val="18"/>
                    </w:rPr>
                    <w:t>Rolle</w:t>
                  </w:r>
                </w:p>
              </w:tc>
              <w:tc>
                <w:tcPr>
                  <w:tcW w:w="3543" w:type="dxa"/>
                  <w:shd w:val="clear" w:color="auto" w:fill="244061" w:themeFill="accent1" w:themeFillShade="80"/>
                </w:tcPr>
                <w:p w14:paraId="7EBD779F" w14:textId="77777777" w:rsidR="00983E34" w:rsidRPr="00123946" w:rsidRDefault="00983E34" w:rsidP="003149AC">
                  <w:pPr>
                    <w:jc w:val="left"/>
                    <w:cnfStyle w:val="100000000000" w:firstRow="1" w:lastRow="0" w:firstColumn="0" w:lastColumn="0" w:oddVBand="0" w:evenVBand="0" w:oddHBand="0" w:evenHBand="0" w:firstRowFirstColumn="0" w:firstRowLastColumn="0" w:lastRowFirstColumn="0" w:lastRowLastColumn="0"/>
                    <w:rPr>
                      <w:sz w:val="20"/>
                    </w:rPr>
                  </w:pPr>
                  <w:r w:rsidRPr="00123946">
                    <w:rPr>
                      <w:sz w:val="20"/>
                    </w:rPr>
                    <w:t>Name</w:t>
                  </w:r>
                </w:p>
              </w:tc>
              <w:tc>
                <w:tcPr>
                  <w:tcW w:w="2268" w:type="dxa"/>
                  <w:shd w:val="clear" w:color="auto" w:fill="244061" w:themeFill="accent1" w:themeFillShade="80"/>
                </w:tcPr>
                <w:p w14:paraId="45A30227" w14:textId="77777777" w:rsidR="00983E34" w:rsidRPr="00123946" w:rsidRDefault="00983E34" w:rsidP="00123946">
                  <w:pPr>
                    <w:cnfStyle w:val="100000000000" w:firstRow="1" w:lastRow="0" w:firstColumn="0" w:lastColumn="0" w:oddVBand="0" w:evenVBand="0" w:oddHBand="0" w:evenHBand="0" w:firstRowFirstColumn="0" w:firstRowLastColumn="0" w:lastRowFirstColumn="0" w:lastRowLastColumn="0"/>
                    <w:rPr>
                      <w:sz w:val="20"/>
                    </w:rPr>
                  </w:pPr>
                  <w:r w:rsidRPr="00123946">
                    <w:rPr>
                      <w:sz w:val="20"/>
                    </w:rPr>
                    <w:t>Organisation</w:t>
                  </w:r>
                </w:p>
              </w:tc>
            </w:tr>
            <w:tr w:rsidR="00983E34" w14:paraId="1AE182AC" w14:textId="77777777" w:rsidTr="00983E34">
              <w:trPr>
                <w:cnfStyle w:val="000000100000" w:firstRow="0" w:lastRow="0" w:firstColumn="0" w:lastColumn="0" w:oddVBand="0" w:evenVBand="0" w:oddHBand="1" w:evenHBand="0" w:firstRowFirstColumn="0" w:firstRowLastColumn="0" w:lastRowFirstColumn="0" w:lastRowLastColumn="0"/>
                <w:trHeight w:val="355"/>
              </w:trPr>
              <w:tc>
                <w:tcPr>
                  <w:cnfStyle w:val="001000000000" w:firstRow="0" w:lastRow="0" w:firstColumn="1" w:lastColumn="0" w:oddVBand="0" w:evenVBand="0" w:oddHBand="0" w:evenHBand="0" w:firstRowFirstColumn="0" w:firstRowLastColumn="0" w:lastRowFirstColumn="0" w:lastRowLastColumn="0"/>
                  <w:tcW w:w="3181" w:type="dxa"/>
                </w:tcPr>
                <w:p w14:paraId="3927EC81" w14:textId="77777777" w:rsidR="00983E34" w:rsidRPr="00123946" w:rsidRDefault="00983E34" w:rsidP="00123946">
                  <w:pPr>
                    <w:rPr>
                      <w:sz w:val="18"/>
                      <w:szCs w:val="18"/>
                    </w:rPr>
                  </w:pPr>
                  <w:r w:rsidRPr="00123946">
                    <w:rPr>
                      <w:sz w:val="18"/>
                      <w:szCs w:val="18"/>
                    </w:rPr>
                    <w:t>Weitere Konzeption</w:t>
                  </w:r>
                </w:p>
              </w:tc>
              <w:tc>
                <w:tcPr>
                  <w:tcW w:w="3543" w:type="dxa"/>
                </w:tcPr>
                <w:p w14:paraId="4BA8EBC0" w14:textId="2B56085E" w:rsidR="00983E34" w:rsidRPr="00123946" w:rsidRDefault="004C33BE" w:rsidP="003149AC">
                  <w:pPr>
                    <w:jc w:val="left"/>
                    <w:cnfStyle w:val="000000100000" w:firstRow="0" w:lastRow="0" w:firstColumn="0" w:lastColumn="0" w:oddVBand="0" w:evenVBand="0" w:oddHBand="1" w:evenHBand="0" w:firstRowFirstColumn="0" w:firstRowLastColumn="0" w:lastRowFirstColumn="0" w:lastRowLastColumn="0"/>
                    <w:rPr>
                      <w:sz w:val="20"/>
                    </w:rPr>
                  </w:pPr>
                  <w:r>
                    <w:rPr>
                      <w:sz w:val="20"/>
                    </w:rPr>
                    <w:t>Jan Rüth</w:t>
                  </w:r>
                </w:p>
              </w:tc>
              <w:tc>
                <w:tcPr>
                  <w:tcW w:w="2268" w:type="dxa"/>
                </w:tcPr>
                <w:p w14:paraId="2A690B41" w14:textId="79A8DD96" w:rsidR="00983E34" w:rsidRPr="00123946" w:rsidRDefault="004C33BE" w:rsidP="00123946">
                  <w:pPr>
                    <w:cnfStyle w:val="000000100000" w:firstRow="0" w:lastRow="0" w:firstColumn="0" w:lastColumn="0" w:oddVBand="0" w:evenVBand="0" w:oddHBand="1" w:evenHBand="0" w:firstRowFirstColumn="0" w:firstRowLastColumn="0" w:lastRowFirstColumn="0" w:lastRowLastColumn="0"/>
                    <w:rPr>
                      <w:sz w:val="20"/>
                    </w:rPr>
                  </w:pPr>
                  <w:r>
                    <w:rPr>
                      <w:sz w:val="20"/>
                    </w:rPr>
                    <w:t>Dataport</w:t>
                  </w:r>
                </w:p>
              </w:tc>
            </w:tr>
            <w:tr w:rsidR="00983E34" w14:paraId="68AAB5FC" w14:textId="77777777" w:rsidTr="00983E34">
              <w:trPr>
                <w:trHeight w:val="366"/>
              </w:trPr>
              <w:tc>
                <w:tcPr>
                  <w:cnfStyle w:val="001000000000" w:firstRow="0" w:lastRow="0" w:firstColumn="1" w:lastColumn="0" w:oddVBand="0" w:evenVBand="0" w:oddHBand="0" w:evenHBand="0" w:firstRowFirstColumn="0" w:firstRowLastColumn="0" w:lastRowFirstColumn="0" w:lastRowLastColumn="0"/>
                  <w:tcW w:w="3181" w:type="dxa"/>
                </w:tcPr>
                <w:p w14:paraId="585ED3F4" w14:textId="77777777" w:rsidR="00983E34" w:rsidRPr="00123946" w:rsidRDefault="00983E34" w:rsidP="00123946">
                  <w:pPr>
                    <w:rPr>
                      <w:sz w:val="18"/>
                      <w:szCs w:val="18"/>
                    </w:rPr>
                  </w:pPr>
                  <w:r w:rsidRPr="00123946">
                    <w:rPr>
                      <w:sz w:val="18"/>
                      <w:szCs w:val="18"/>
                    </w:rPr>
                    <w:t>Verantwortlich Formulare</w:t>
                  </w:r>
                </w:p>
              </w:tc>
              <w:tc>
                <w:tcPr>
                  <w:tcW w:w="3543" w:type="dxa"/>
                </w:tcPr>
                <w:p w14:paraId="48F61ED1" w14:textId="64DEE7D6" w:rsidR="00983E34" w:rsidRPr="00123946" w:rsidRDefault="003149AC" w:rsidP="003149AC">
                  <w:pPr>
                    <w:jc w:val="left"/>
                    <w:cnfStyle w:val="000000000000" w:firstRow="0" w:lastRow="0" w:firstColumn="0" w:lastColumn="0" w:oddVBand="0" w:evenVBand="0" w:oddHBand="0" w:evenHBand="0" w:firstRowFirstColumn="0" w:firstRowLastColumn="0" w:lastRowFirstColumn="0" w:lastRowLastColumn="0"/>
                    <w:rPr>
                      <w:sz w:val="20"/>
                    </w:rPr>
                  </w:pPr>
                  <w:r>
                    <w:rPr>
                      <w:sz w:val="20"/>
                    </w:rPr>
                    <w:t>-</w:t>
                  </w:r>
                </w:p>
              </w:tc>
              <w:tc>
                <w:tcPr>
                  <w:tcW w:w="2268" w:type="dxa"/>
                </w:tcPr>
                <w:p w14:paraId="25091656" w14:textId="25DBC5D9" w:rsidR="00983E34" w:rsidRPr="00123946" w:rsidRDefault="003149AC" w:rsidP="00123946">
                  <w:pPr>
                    <w:cnfStyle w:val="000000000000" w:firstRow="0" w:lastRow="0" w:firstColumn="0" w:lastColumn="0" w:oddVBand="0" w:evenVBand="0" w:oddHBand="0" w:evenHBand="0" w:firstRowFirstColumn="0" w:firstRowLastColumn="0" w:lastRowFirstColumn="0" w:lastRowLastColumn="0"/>
                    <w:rPr>
                      <w:sz w:val="20"/>
                    </w:rPr>
                  </w:pPr>
                  <w:r>
                    <w:rPr>
                      <w:sz w:val="20"/>
                    </w:rPr>
                    <w:t>-</w:t>
                  </w:r>
                </w:p>
              </w:tc>
            </w:tr>
            <w:tr w:rsidR="00983E34" w14:paraId="6766289F" w14:textId="77777777" w:rsidTr="00983E34">
              <w:trPr>
                <w:cnfStyle w:val="000000100000" w:firstRow="0" w:lastRow="0" w:firstColumn="0" w:lastColumn="0" w:oddVBand="0" w:evenVBand="0" w:oddHBand="1" w:evenHBand="0" w:firstRowFirstColumn="0" w:firstRowLastColumn="0" w:lastRowFirstColumn="0" w:lastRowLastColumn="0"/>
                <w:trHeight w:val="271"/>
              </w:trPr>
              <w:tc>
                <w:tcPr>
                  <w:cnfStyle w:val="001000000000" w:firstRow="0" w:lastRow="0" w:firstColumn="1" w:lastColumn="0" w:oddVBand="0" w:evenVBand="0" w:oddHBand="0" w:evenHBand="0" w:firstRowFirstColumn="0" w:firstRowLastColumn="0" w:lastRowFirstColumn="0" w:lastRowLastColumn="0"/>
                  <w:tcW w:w="3181" w:type="dxa"/>
                </w:tcPr>
                <w:p w14:paraId="78146F18" w14:textId="77777777" w:rsidR="00983E34" w:rsidRPr="00123946" w:rsidRDefault="00983E34" w:rsidP="00123946">
                  <w:pPr>
                    <w:rPr>
                      <w:sz w:val="18"/>
                      <w:szCs w:val="18"/>
                    </w:rPr>
                  </w:pPr>
                  <w:r w:rsidRPr="00123946">
                    <w:rPr>
                      <w:sz w:val="18"/>
                      <w:szCs w:val="18"/>
                    </w:rPr>
                    <w:t>Verantwortlich Kataloge</w:t>
                  </w:r>
                </w:p>
              </w:tc>
              <w:tc>
                <w:tcPr>
                  <w:tcW w:w="3543" w:type="dxa"/>
                </w:tcPr>
                <w:p w14:paraId="42F6D0CC" w14:textId="65255947" w:rsidR="00983E34" w:rsidRPr="00123946" w:rsidRDefault="003149AC" w:rsidP="003149AC">
                  <w:pPr>
                    <w:jc w:val="left"/>
                    <w:cnfStyle w:val="000000100000" w:firstRow="0" w:lastRow="0" w:firstColumn="0" w:lastColumn="0" w:oddVBand="0" w:evenVBand="0" w:oddHBand="1" w:evenHBand="0" w:firstRowFirstColumn="0" w:firstRowLastColumn="0" w:lastRowFirstColumn="0" w:lastRowLastColumn="0"/>
                    <w:rPr>
                      <w:sz w:val="20"/>
                    </w:rPr>
                  </w:pPr>
                  <w:r>
                    <w:rPr>
                      <w:sz w:val="20"/>
                    </w:rPr>
                    <w:t>-</w:t>
                  </w:r>
                </w:p>
              </w:tc>
              <w:tc>
                <w:tcPr>
                  <w:tcW w:w="2268" w:type="dxa"/>
                </w:tcPr>
                <w:p w14:paraId="11B4FD4D" w14:textId="7B41EC4C" w:rsidR="00983E34" w:rsidRPr="00123946" w:rsidRDefault="003149AC" w:rsidP="00123946">
                  <w:pPr>
                    <w:cnfStyle w:val="000000100000" w:firstRow="0" w:lastRow="0" w:firstColumn="0" w:lastColumn="0" w:oddVBand="0" w:evenVBand="0" w:oddHBand="1" w:evenHBand="0" w:firstRowFirstColumn="0" w:firstRowLastColumn="0" w:lastRowFirstColumn="0" w:lastRowLastColumn="0"/>
                    <w:rPr>
                      <w:sz w:val="20"/>
                    </w:rPr>
                  </w:pPr>
                  <w:r>
                    <w:rPr>
                      <w:sz w:val="20"/>
                    </w:rPr>
                    <w:t>-</w:t>
                  </w:r>
                </w:p>
              </w:tc>
            </w:tr>
            <w:tr w:rsidR="00983E34" w14:paraId="344A5D49" w14:textId="77777777" w:rsidTr="00983E34">
              <w:trPr>
                <w:trHeight w:val="334"/>
              </w:trPr>
              <w:tc>
                <w:tcPr>
                  <w:cnfStyle w:val="001000000000" w:firstRow="0" w:lastRow="0" w:firstColumn="1" w:lastColumn="0" w:oddVBand="0" w:evenVBand="0" w:oddHBand="0" w:evenHBand="0" w:firstRowFirstColumn="0" w:firstRowLastColumn="0" w:lastRowFirstColumn="0" w:lastRowLastColumn="0"/>
                  <w:tcW w:w="3181" w:type="dxa"/>
                </w:tcPr>
                <w:p w14:paraId="553137B3" w14:textId="77777777" w:rsidR="00983E34" w:rsidRPr="00123946" w:rsidRDefault="00983E34" w:rsidP="00983E34">
                  <w:pPr>
                    <w:rPr>
                      <w:sz w:val="18"/>
                      <w:szCs w:val="18"/>
                    </w:rPr>
                  </w:pPr>
                  <w:r w:rsidRPr="00123946">
                    <w:rPr>
                      <w:sz w:val="18"/>
                      <w:szCs w:val="18"/>
                    </w:rPr>
                    <w:t>Verantwortlich</w:t>
                  </w:r>
                  <w:r>
                    <w:rPr>
                      <w:sz w:val="18"/>
                      <w:szCs w:val="18"/>
                    </w:rPr>
                    <w:t xml:space="preserve"> Dataport</w:t>
                  </w:r>
                </w:p>
              </w:tc>
              <w:tc>
                <w:tcPr>
                  <w:tcW w:w="3543" w:type="dxa"/>
                </w:tcPr>
                <w:p w14:paraId="1F675307" w14:textId="77777777" w:rsidR="00983E34" w:rsidRDefault="003149AC" w:rsidP="003149AC">
                  <w:pPr>
                    <w:jc w:val="left"/>
                    <w:cnfStyle w:val="000000000000" w:firstRow="0" w:lastRow="0" w:firstColumn="0" w:lastColumn="0" w:oddVBand="0" w:evenVBand="0" w:oddHBand="0" w:evenHBand="0" w:firstRowFirstColumn="0" w:firstRowLastColumn="0" w:lastRowFirstColumn="0" w:lastRowLastColumn="0"/>
                    <w:rPr>
                      <w:sz w:val="20"/>
                    </w:rPr>
                  </w:pPr>
                  <w:r>
                    <w:rPr>
                      <w:sz w:val="20"/>
                    </w:rPr>
                    <w:t>Jan Rüth</w:t>
                  </w:r>
                </w:p>
                <w:p w14:paraId="5C32A2FF" w14:textId="391E9420" w:rsidR="003149AC" w:rsidRPr="00123946" w:rsidRDefault="003149AC" w:rsidP="003149AC">
                  <w:pPr>
                    <w:jc w:val="left"/>
                    <w:cnfStyle w:val="000000000000" w:firstRow="0" w:lastRow="0" w:firstColumn="0" w:lastColumn="0" w:oddVBand="0" w:evenVBand="0" w:oddHBand="0" w:evenHBand="0" w:firstRowFirstColumn="0" w:firstRowLastColumn="0" w:lastRowFirstColumn="0" w:lastRowLastColumn="0"/>
                    <w:rPr>
                      <w:sz w:val="20"/>
                    </w:rPr>
                  </w:pPr>
                  <w:r>
                    <w:rPr>
                      <w:sz w:val="20"/>
                    </w:rPr>
                    <w:t>Matthias Oppermann</w:t>
                  </w:r>
                </w:p>
              </w:tc>
              <w:tc>
                <w:tcPr>
                  <w:tcW w:w="2268" w:type="dxa"/>
                </w:tcPr>
                <w:p w14:paraId="1DA3E9BB" w14:textId="1C0E432F" w:rsidR="00983E34" w:rsidRPr="00123946" w:rsidRDefault="003149AC" w:rsidP="00123946">
                  <w:pPr>
                    <w:cnfStyle w:val="000000000000" w:firstRow="0" w:lastRow="0" w:firstColumn="0" w:lastColumn="0" w:oddVBand="0" w:evenVBand="0" w:oddHBand="0" w:evenHBand="0" w:firstRowFirstColumn="0" w:firstRowLastColumn="0" w:lastRowFirstColumn="0" w:lastRowLastColumn="0"/>
                    <w:rPr>
                      <w:sz w:val="20"/>
                    </w:rPr>
                  </w:pPr>
                  <w:r>
                    <w:rPr>
                      <w:sz w:val="20"/>
                    </w:rPr>
                    <w:t>Dataport</w:t>
                  </w:r>
                </w:p>
              </w:tc>
            </w:tr>
            <w:tr w:rsidR="00983E34" w14:paraId="333B02E3" w14:textId="77777777" w:rsidTr="00983E34">
              <w:trPr>
                <w:cnfStyle w:val="000000100000" w:firstRow="0" w:lastRow="0" w:firstColumn="0" w:lastColumn="0" w:oddVBand="0" w:evenVBand="0" w:oddHBand="1" w:evenHBand="0" w:firstRowFirstColumn="0" w:firstRowLastColumn="0" w:lastRowFirstColumn="0" w:lastRowLastColumn="0"/>
                <w:trHeight w:val="268"/>
              </w:trPr>
              <w:tc>
                <w:tcPr>
                  <w:cnfStyle w:val="001000000000" w:firstRow="0" w:lastRow="0" w:firstColumn="1" w:lastColumn="0" w:oddVBand="0" w:evenVBand="0" w:oddHBand="0" w:evenHBand="0" w:firstRowFirstColumn="0" w:firstRowLastColumn="0" w:lastRowFirstColumn="0" w:lastRowLastColumn="0"/>
                  <w:tcW w:w="3181" w:type="dxa"/>
                </w:tcPr>
                <w:p w14:paraId="23E995C2" w14:textId="77777777" w:rsidR="00983E34" w:rsidRPr="00123946" w:rsidRDefault="00983E34" w:rsidP="00123946">
                  <w:pPr>
                    <w:rPr>
                      <w:sz w:val="18"/>
                      <w:szCs w:val="18"/>
                    </w:rPr>
                  </w:pPr>
                  <w:r w:rsidRPr="00123946">
                    <w:rPr>
                      <w:sz w:val="18"/>
                      <w:szCs w:val="18"/>
                    </w:rPr>
                    <w:t>V</w:t>
                  </w:r>
                  <w:r>
                    <w:rPr>
                      <w:sz w:val="18"/>
                      <w:szCs w:val="18"/>
                    </w:rPr>
                    <w:t xml:space="preserve">erantwortlich </w:t>
                  </w:r>
                  <w:r w:rsidRPr="00123946">
                    <w:rPr>
                      <w:sz w:val="18"/>
                      <w:szCs w:val="18"/>
                    </w:rPr>
                    <w:t>Fachlichkeit @</w:t>
                  </w:r>
                  <w:proofErr w:type="spellStart"/>
                  <w:r w:rsidRPr="00123946">
                    <w:rPr>
                      <w:sz w:val="18"/>
                      <w:szCs w:val="18"/>
                    </w:rPr>
                    <w:t>rtus</w:t>
                  </w:r>
                  <w:proofErr w:type="spellEnd"/>
                </w:p>
              </w:tc>
              <w:tc>
                <w:tcPr>
                  <w:tcW w:w="3543" w:type="dxa"/>
                </w:tcPr>
                <w:p w14:paraId="5322FDF4" w14:textId="48AD0EB4" w:rsidR="00983E34" w:rsidRPr="00123946" w:rsidRDefault="003149AC" w:rsidP="003149AC">
                  <w:pPr>
                    <w:jc w:val="left"/>
                    <w:cnfStyle w:val="000000100000" w:firstRow="0" w:lastRow="0" w:firstColumn="0" w:lastColumn="0" w:oddVBand="0" w:evenVBand="0" w:oddHBand="1" w:evenHBand="0" w:firstRowFirstColumn="0" w:firstRowLastColumn="0" w:lastRowFirstColumn="0" w:lastRowLastColumn="0"/>
                    <w:rPr>
                      <w:sz w:val="20"/>
                    </w:rPr>
                  </w:pPr>
                  <w:r>
                    <w:rPr>
                      <w:sz w:val="20"/>
                    </w:rPr>
                    <w:t>Maren Tietgen (SH)</w:t>
                  </w:r>
                </w:p>
              </w:tc>
              <w:tc>
                <w:tcPr>
                  <w:tcW w:w="2268" w:type="dxa"/>
                </w:tcPr>
                <w:p w14:paraId="0075689D" w14:textId="6942F48F" w:rsidR="00983E34" w:rsidRPr="00123946" w:rsidRDefault="003149AC" w:rsidP="00123946">
                  <w:pPr>
                    <w:cnfStyle w:val="000000100000" w:firstRow="0" w:lastRow="0" w:firstColumn="0" w:lastColumn="0" w:oddVBand="0" w:evenVBand="0" w:oddHBand="1" w:evenHBand="0" w:firstRowFirstColumn="0" w:firstRowLastColumn="0" w:lastRowFirstColumn="0" w:lastRowLastColumn="0"/>
                    <w:rPr>
                      <w:sz w:val="20"/>
                    </w:rPr>
                  </w:pPr>
                  <w:r>
                    <w:rPr>
                      <w:sz w:val="20"/>
                    </w:rPr>
                    <w:t>Dataport</w:t>
                  </w:r>
                </w:p>
              </w:tc>
            </w:tr>
            <w:tr w:rsidR="00983E34" w:rsidRPr="001776B6" w14:paraId="4BC233A5" w14:textId="77777777" w:rsidTr="00983E34">
              <w:trPr>
                <w:trHeight w:val="344"/>
              </w:trPr>
              <w:tc>
                <w:tcPr>
                  <w:cnfStyle w:val="001000000000" w:firstRow="0" w:lastRow="0" w:firstColumn="1" w:lastColumn="0" w:oddVBand="0" w:evenVBand="0" w:oddHBand="0" w:evenHBand="0" w:firstRowFirstColumn="0" w:firstRowLastColumn="0" w:lastRowFirstColumn="0" w:lastRowLastColumn="0"/>
                  <w:tcW w:w="3181" w:type="dxa"/>
                </w:tcPr>
                <w:p w14:paraId="79EA8C9D" w14:textId="77777777" w:rsidR="00983E34" w:rsidRPr="00123946" w:rsidRDefault="00983E34" w:rsidP="00123946">
                  <w:pPr>
                    <w:rPr>
                      <w:sz w:val="18"/>
                      <w:szCs w:val="18"/>
                    </w:rPr>
                  </w:pPr>
                  <w:r w:rsidRPr="00123946">
                    <w:rPr>
                      <w:sz w:val="18"/>
                      <w:szCs w:val="18"/>
                    </w:rPr>
                    <w:t>Fachlichkeit extern</w:t>
                  </w:r>
                </w:p>
              </w:tc>
              <w:tc>
                <w:tcPr>
                  <w:tcW w:w="3543" w:type="dxa"/>
                </w:tcPr>
                <w:p w14:paraId="0E5DED12" w14:textId="7B619F43" w:rsidR="00983E34" w:rsidRDefault="003149AC" w:rsidP="003149AC">
                  <w:pPr>
                    <w:jc w:val="left"/>
                    <w:cnfStyle w:val="000000000000" w:firstRow="0" w:lastRow="0" w:firstColumn="0" w:lastColumn="0" w:oddVBand="0" w:evenVBand="0" w:oddHBand="0" w:evenHBand="0" w:firstRowFirstColumn="0" w:firstRowLastColumn="0" w:lastRowFirstColumn="0" w:lastRowLastColumn="0"/>
                    <w:rPr>
                      <w:sz w:val="20"/>
                    </w:rPr>
                  </w:pPr>
                  <w:r w:rsidRPr="003149AC">
                    <w:rPr>
                      <w:sz w:val="20"/>
                    </w:rPr>
                    <w:t>Alberto Blinckmann</w:t>
                  </w:r>
                  <w:r>
                    <w:rPr>
                      <w:sz w:val="20"/>
                    </w:rPr>
                    <w:t xml:space="preserve"> (HH)</w:t>
                  </w:r>
                </w:p>
                <w:p w14:paraId="6B27B530" w14:textId="4F00427F" w:rsidR="003149AC" w:rsidRDefault="003149AC" w:rsidP="003149AC">
                  <w:pPr>
                    <w:jc w:val="left"/>
                    <w:cnfStyle w:val="000000000000" w:firstRow="0" w:lastRow="0" w:firstColumn="0" w:lastColumn="0" w:oddVBand="0" w:evenVBand="0" w:oddHBand="0" w:evenHBand="0" w:firstRowFirstColumn="0" w:firstRowLastColumn="0" w:lastRowFirstColumn="0" w:lastRowLastColumn="0"/>
                    <w:rPr>
                      <w:sz w:val="20"/>
                    </w:rPr>
                  </w:pPr>
                  <w:r w:rsidRPr="003149AC">
                    <w:rPr>
                      <w:sz w:val="20"/>
                    </w:rPr>
                    <w:t>Denis Völkers</w:t>
                  </w:r>
                  <w:r>
                    <w:rPr>
                      <w:sz w:val="20"/>
                    </w:rPr>
                    <w:t xml:space="preserve"> (HH)</w:t>
                  </w:r>
                </w:p>
                <w:p w14:paraId="7E403695" w14:textId="21479A66" w:rsidR="003149AC" w:rsidRDefault="003149AC" w:rsidP="003149AC">
                  <w:pPr>
                    <w:jc w:val="left"/>
                    <w:cnfStyle w:val="000000000000" w:firstRow="0" w:lastRow="0" w:firstColumn="0" w:lastColumn="0" w:oddVBand="0" w:evenVBand="0" w:oddHBand="0" w:evenHBand="0" w:firstRowFirstColumn="0" w:firstRowLastColumn="0" w:lastRowFirstColumn="0" w:lastRowLastColumn="0"/>
                    <w:rPr>
                      <w:sz w:val="20"/>
                    </w:rPr>
                  </w:pPr>
                  <w:r w:rsidRPr="003149AC">
                    <w:rPr>
                      <w:sz w:val="20"/>
                    </w:rPr>
                    <w:t>Torben Busse</w:t>
                  </w:r>
                  <w:r>
                    <w:rPr>
                      <w:sz w:val="20"/>
                    </w:rPr>
                    <w:t xml:space="preserve"> (HB)</w:t>
                  </w:r>
                </w:p>
                <w:p w14:paraId="66E16C44" w14:textId="60736116" w:rsidR="003149AC" w:rsidRDefault="003149AC" w:rsidP="003149AC">
                  <w:pPr>
                    <w:jc w:val="left"/>
                    <w:cnfStyle w:val="000000000000" w:firstRow="0" w:lastRow="0" w:firstColumn="0" w:lastColumn="0" w:oddVBand="0" w:evenVBand="0" w:oddHBand="0" w:evenHBand="0" w:firstRowFirstColumn="0" w:firstRowLastColumn="0" w:lastRowFirstColumn="0" w:lastRowLastColumn="0"/>
                    <w:rPr>
                      <w:sz w:val="20"/>
                    </w:rPr>
                  </w:pPr>
                  <w:r w:rsidRPr="003149AC">
                    <w:rPr>
                      <w:sz w:val="20"/>
                    </w:rPr>
                    <w:t>Carsten Bauck</w:t>
                  </w:r>
                  <w:r>
                    <w:rPr>
                      <w:sz w:val="20"/>
                    </w:rPr>
                    <w:t xml:space="preserve"> (NI)</w:t>
                  </w:r>
                </w:p>
                <w:p w14:paraId="1BC76A90" w14:textId="23564191" w:rsidR="003149AC" w:rsidRDefault="003149AC" w:rsidP="003149AC">
                  <w:pPr>
                    <w:jc w:val="left"/>
                    <w:cnfStyle w:val="000000000000" w:firstRow="0" w:lastRow="0" w:firstColumn="0" w:lastColumn="0" w:oddVBand="0" w:evenVBand="0" w:oddHBand="0" w:evenHBand="0" w:firstRowFirstColumn="0" w:firstRowLastColumn="0" w:lastRowFirstColumn="0" w:lastRowLastColumn="0"/>
                    <w:rPr>
                      <w:sz w:val="20"/>
                    </w:rPr>
                  </w:pPr>
                  <w:r w:rsidRPr="003149AC">
                    <w:rPr>
                      <w:sz w:val="20"/>
                    </w:rPr>
                    <w:t>Jens Häupl</w:t>
                  </w:r>
                  <w:r>
                    <w:rPr>
                      <w:sz w:val="20"/>
                    </w:rPr>
                    <w:t xml:space="preserve"> (AN)</w:t>
                  </w:r>
                </w:p>
                <w:p w14:paraId="27EA9A45" w14:textId="77777777" w:rsidR="003149AC" w:rsidRDefault="003149AC" w:rsidP="003149AC">
                  <w:pPr>
                    <w:jc w:val="left"/>
                    <w:cnfStyle w:val="000000000000" w:firstRow="0" w:lastRow="0" w:firstColumn="0" w:lastColumn="0" w:oddVBand="0" w:evenVBand="0" w:oddHBand="0" w:evenHBand="0" w:firstRowFirstColumn="0" w:firstRowLastColumn="0" w:lastRowFirstColumn="0" w:lastRowLastColumn="0"/>
                    <w:rPr>
                      <w:sz w:val="20"/>
                    </w:rPr>
                  </w:pPr>
                  <w:r w:rsidRPr="003149AC">
                    <w:rPr>
                      <w:sz w:val="20"/>
                    </w:rPr>
                    <w:t>Thomas Reiser</w:t>
                  </w:r>
                  <w:r>
                    <w:rPr>
                      <w:sz w:val="20"/>
                    </w:rPr>
                    <w:t xml:space="preserve"> (AN)</w:t>
                  </w:r>
                </w:p>
                <w:p w14:paraId="20E8D2F2" w14:textId="108E948D" w:rsidR="003149AC" w:rsidRDefault="003149AC" w:rsidP="003149AC">
                  <w:pPr>
                    <w:jc w:val="left"/>
                    <w:cnfStyle w:val="000000000000" w:firstRow="0" w:lastRow="0" w:firstColumn="0" w:lastColumn="0" w:oddVBand="0" w:evenVBand="0" w:oddHBand="0" w:evenHBand="0" w:firstRowFirstColumn="0" w:firstRowLastColumn="0" w:lastRowFirstColumn="0" w:lastRowLastColumn="0"/>
                    <w:rPr>
                      <w:sz w:val="20"/>
                      <w:lang w:val="en-US"/>
                    </w:rPr>
                  </w:pPr>
                  <w:r w:rsidRPr="003149AC">
                    <w:rPr>
                      <w:sz w:val="20"/>
                      <w:lang w:val="en-US"/>
                    </w:rPr>
                    <w:t xml:space="preserve">Matthias </w:t>
                  </w:r>
                  <w:proofErr w:type="spellStart"/>
                  <w:r w:rsidRPr="003149AC">
                    <w:rPr>
                      <w:sz w:val="20"/>
                      <w:lang w:val="en-US"/>
                    </w:rPr>
                    <w:t>Voltmer</w:t>
                  </w:r>
                  <w:proofErr w:type="spellEnd"/>
                  <w:r w:rsidRPr="003149AC">
                    <w:rPr>
                      <w:sz w:val="20"/>
                      <w:lang w:val="en-US"/>
                    </w:rPr>
                    <w:t xml:space="preserve"> (</w:t>
                  </w:r>
                  <w:r>
                    <w:rPr>
                      <w:sz w:val="20"/>
                      <w:lang w:val="en-US"/>
                    </w:rPr>
                    <w:t>SL</w:t>
                  </w:r>
                  <w:r w:rsidRPr="003149AC">
                    <w:rPr>
                      <w:sz w:val="20"/>
                      <w:lang w:val="en-US"/>
                    </w:rPr>
                    <w:t>)</w:t>
                  </w:r>
                </w:p>
                <w:p w14:paraId="1089ACA3" w14:textId="14222FB3" w:rsidR="003149AC" w:rsidRDefault="003149AC" w:rsidP="003149AC">
                  <w:pPr>
                    <w:jc w:val="left"/>
                    <w:cnfStyle w:val="000000000000" w:firstRow="0" w:lastRow="0" w:firstColumn="0" w:lastColumn="0" w:oddVBand="0" w:evenVBand="0" w:oddHBand="0" w:evenHBand="0" w:firstRowFirstColumn="0" w:firstRowLastColumn="0" w:lastRowFirstColumn="0" w:lastRowLastColumn="0"/>
                    <w:rPr>
                      <w:sz w:val="20"/>
                      <w:lang w:val="en-US"/>
                    </w:rPr>
                  </w:pPr>
                  <w:r w:rsidRPr="003149AC">
                    <w:rPr>
                      <w:sz w:val="20"/>
                      <w:lang w:val="en-US"/>
                    </w:rPr>
                    <w:t>Christian Grim</w:t>
                  </w:r>
                  <w:r>
                    <w:rPr>
                      <w:sz w:val="20"/>
                      <w:lang w:val="en-US"/>
                    </w:rPr>
                    <w:t xml:space="preserve"> (SL)</w:t>
                  </w:r>
                </w:p>
                <w:p w14:paraId="09ADAF89" w14:textId="616B0D9E" w:rsidR="003149AC" w:rsidRPr="003149AC" w:rsidRDefault="003149AC" w:rsidP="003149AC">
                  <w:pPr>
                    <w:jc w:val="left"/>
                    <w:cnfStyle w:val="000000000000" w:firstRow="0" w:lastRow="0" w:firstColumn="0" w:lastColumn="0" w:oddVBand="0" w:evenVBand="0" w:oddHBand="0" w:evenHBand="0" w:firstRowFirstColumn="0" w:firstRowLastColumn="0" w:lastRowFirstColumn="0" w:lastRowLastColumn="0"/>
                    <w:rPr>
                      <w:sz w:val="20"/>
                      <w:lang w:val="en-US"/>
                    </w:rPr>
                  </w:pPr>
                  <w:r w:rsidRPr="003149AC">
                    <w:rPr>
                      <w:sz w:val="20"/>
                      <w:lang w:val="en-US"/>
                    </w:rPr>
                    <w:t>Paul Klemm (RP)</w:t>
                  </w:r>
                </w:p>
                <w:p w14:paraId="7E65056D" w14:textId="17AEB6A3" w:rsidR="003149AC" w:rsidRPr="003149AC" w:rsidRDefault="003149AC" w:rsidP="003149AC">
                  <w:pPr>
                    <w:jc w:val="left"/>
                    <w:cnfStyle w:val="000000000000" w:firstRow="0" w:lastRow="0" w:firstColumn="0" w:lastColumn="0" w:oddVBand="0" w:evenVBand="0" w:oddHBand="0" w:evenHBand="0" w:firstRowFirstColumn="0" w:firstRowLastColumn="0" w:lastRowFirstColumn="0" w:lastRowLastColumn="0"/>
                    <w:rPr>
                      <w:sz w:val="20"/>
                      <w:lang w:val="en-US"/>
                    </w:rPr>
                  </w:pPr>
                  <w:r w:rsidRPr="003149AC">
                    <w:rPr>
                      <w:sz w:val="20"/>
                      <w:lang w:val="en-US"/>
                    </w:rPr>
                    <w:t>Christian Schwan (RP)</w:t>
                  </w:r>
                </w:p>
                <w:p w14:paraId="0940A100" w14:textId="77777777" w:rsidR="003149AC" w:rsidRPr="003149AC" w:rsidRDefault="003149AC" w:rsidP="003149AC">
                  <w:pPr>
                    <w:jc w:val="left"/>
                    <w:cnfStyle w:val="000000000000" w:firstRow="0" w:lastRow="0" w:firstColumn="0" w:lastColumn="0" w:oddVBand="0" w:evenVBand="0" w:oddHBand="0" w:evenHBand="0" w:firstRowFirstColumn="0" w:firstRowLastColumn="0" w:lastRowFirstColumn="0" w:lastRowLastColumn="0"/>
                    <w:rPr>
                      <w:sz w:val="20"/>
                      <w:lang w:val="en-US"/>
                    </w:rPr>
                  </w:pPr>
                  <w:r w:rsidRPr="003149AC">
                    <w:rPr>
                      <w:sz w:val="20"/>
                      <w:lang w:val="en-US"/>
                    </w:rPr>
                    <w:t>Moritz Rubel (RP)</w:t>
                  </w:r>
                </w:p>
                <w:p w14:paraId="1B17729A" w14:textId="6E5A0EE1" w:rsidR="003149AC" w:rsidRPr="003149AC" w:rsidRDefault="003149AC" w:rsidP="003149AC">
                  <w:pPr>
                    <w:jc w:val="left"/>
                    <w:cnfStyle w:val="000000000000" w:firstRow="0" w:lastRow="0" w:firstColumn="0" w:lastColumn="0" w:oddVBand="0" w:evenVBand="0" w:oddHBand="0" w:evenHBand="0" w:firstRowFirstColumn="0" w:firstRowLastColumn="0" w:lastRowFirstColumn="0" w:lastRowLastColumn="0"/>
                    <w:rPr>
                      <w:sz w:val="20"/>
                      <w:lang w:val="en-US"/>
                    </w:rPr>
                  </w:pPr>
                  <w:r w:rsidRPr="003149AC">
                    <w:rPr>
                      <w:sz w:val="20"/>
                      <w:lang w:val="en-US"/>
                    </w:rPr>
                    <w:t>Thomas Müller (BPOL)</w:t>
                  </w:r>
                </w:p>
                <w:p w14:paraId="362159AF" w14:textId="714FC454" w:rsidR="003149AC" w:rsidRPr="003149AC" w:rsidRDefault="003149AC" w:rsidP="003149AC">
                  <w:pPr>
                    <w:jc w:val="left"/>
                    <w:cnfStyle w:val="000000000000" w:firstRow="0" w:lastRow="0" w:firstColumn="0" w:lastColumn="0" w:oddVBand="0" w:evenVBand="0" w:oddHBand="0" w:evenHBand="0" w:firstRowFirstColumn="0" w:firstRowLastColumn="0" w:lastRowFirstColumn="0" w:lastRowLastColumn="0"/>
                    <w:rPr>
                      <w:sz w:val="20"/>
                      <w:lang w:val="en-US"/>
                    </w:rPr>
                  </w:pPr>
                  <w:proofErr w:type="spellStart"/>
                  <w:r w:rsidRPr="003149AC">
                    <w:rPr>
                      <w:sz w:val="20"/>
                      <w:lang w:val="en-US"/>
                    </w:rPr>
                    <w:t>Grischa</w:t>
                  </w:r>
                  <w:proofErr w:type="spellEnd"/>
                  <w:r w:rsidRPr="003149AC">
                    <w:rPr>
                      <w:sz w:val="20"/>
                      <w:lang w:val="en-US"/>
                    </w:rPr>
                    <w:t xml:space="preserve"> Wilke (BPOL)</w:t>
                  </w:r>
                </w:p>
              </w:tc>
              <w:tc>
                <w:tcPr>
                  <w:tcW w:w="2268" w:type="dxa"/>
                </w:tcPr>
                <w:p w14:paraId="387A6D5C" w14:textId="77777777" w:rsidR="00983E34" w:rsidRPr="003149AC" w:rsidRDefault="00983E34" w:rsidP="00123946">
                  <w:pPr>
                    <w:cnfStyle w:val="000000000000" w:firstRow="0" w:lastRow="0" w:firstColumn="0" w:lastColumn="0" w:oddVBand="0" w:evenVBand="0" w:oddHBand="0" w:evenHBand="0" w:firstRowFirstColumn="0" w:firstRowLastColumn="0" w:lastRowFirstColumn="0" w:lastRowLastColumn="0"/>
                    <w:rPr>
                      <w:sz w:val="20"/>
                      <w:lang w:val="en-US"/>
                    </w:rPr>
                  </w:pPr>
                </w:p>
              </w:tc>
            </w:tr>
            <w:tr w:rsidR="00083CCD" w:rsidRPr="001776B6" w14:paraId="17CB76C8" w14:textId="77777777" w:rsidTr="00983E34">
              <w:trPr>
                <w:cnfStyle w:val="000000100000" w:firstRow="0" w:lastRow="0" w:firstColumn="0" w:lastColumn="0" w:oddVBand="0" w:evenVBand="0" w:oddHBand="1" w:evenHBand="0" w:firstRowFirstColumn="0" w:firstRowLastColumn="0" w:lastRowFirstColumn="0" w:lastRowLastColumn="0"/>
                <w:trHeight w:val="344"/>
              </w:trPr>
              <w:tc>
                <w:tcPr>
                  <w:cnfStyle w:val="001000000000" w:firstRow="0" w:lastRow="0" w:firstColumn="1" w:lastColumn="0" w:oddVBand="0" w:evenVBand="0" w:oddHBand="0" w:evenHBand="0" w:firstRowFirstColumn="0" w:firstRowLastColumn="0" w:lastRowFirstColumn="0" w:lastRowLastColumn="0"/>
                  <w:tcW w:w="3181" w:type="dxa"/>
                </w:tcPr>
                <w:p w14:paraId="744416E2" w14:textId="77777777" w:rsidR="00083CCD" w:rsidRPr="003149AC" w:rsidRDefault="00083CCD" w:rsidP="00123946">
                  <w:pPr>
                    <w:rPr>
                      <w:sz w:val="18"/>
                      <w:szCs w:val="18"/>
                      <w:lang w:val="en-US"/>
                    </w:rPr>
                  </w:pPr>
                </w:p>
              </w:tc>
              <w:tc>
                <w:tcPr>
                  <w:tcW w:w="3543" w:type="dxa"/>
                </w:tcPr>
                <w:p w14:paraId="732EC30D" w14:textId="2D40E0CA" w:rsidR="00083CCD" w:rsidRPr="003149AC" w:rsidRDefault="00083CCD" w:rsidP="003149AC">
                  <w:pPr>
                    <w:jc w:val="left"/>
                    <w:cnfStyle w:val="000000100000" w:firstRow="0" w:lastRow="0" w:firstColumn="0" w:lastColumn="0" w:oddVBand="0" w:evenVBand="0" w:oddHBand="1" w:evenHBand="0" w:firstRowFirstColumn="0" w:firstRowLastColumn="0" w:lastRowFirstColumn="0" w:lastRowLastColumn="0"/>
                    <w:rPr>
                      <w:sz w:val="20"/>
                      <w:lang w:val="en-US"/>
                    </w:rPr>
                  </w:pPr>
                </w:p>
              </w:tc>
              <w:tc>
                <w:tcPr>
                  <w:tcW w:w="2268" w:type="dxa"/>
                </w:tcPr>
                <w:p w14:paraId="63FDB9BD" w14:textId="77777777" w:rsidR="00083CCD" w:rsidRPr="003149AC" w:rsidRDefault="00083CCD" w:rsidP="00123946">
                  <w:pPr>
                    <w:cnfStyle w:val="000000100000" w:firstRow="0" w:lastRow="0" w:firstColumn="0" w:lastColumn="0" w:oddVBand="0" w:evenVBand="0" w:oddHBand="1" w:evenHBand="0" w:firstRowFirstColumn="0" w:firstRowLastColumn="0" w:lastRowFirstColumn="0" w:lastRowLastColumn="0"/>
                    <w:rPr>
                      <w:sz w:val="20"/>
                      <w:lang w:val="en-US"/>
                    </w:rPr>
                  </w:pPr>
                </w:p>
              </w:tc>
            </w:tr>
            <w:tr w:rsidR="00983E34" w14:paraId="2C0B34DD" w14:textId="77777777" w:rsidTr="00983E34">
              <w:trPr>
                <w:trHeight w:val="355"/>
              </w:trPr>
              <w:tc>
                <w:tcPr>
                  <w:cnfStyle w:val="001000000000" w:firstRow="0" w:lastRow="0" w:firstColumn="1" w:lastColumn="0" w:oddVBand="0" w:evenVBand="0" w:oddHBand="0" w:evenHBand="0" w:firstRowFirstColumn="0" w:firstRowLastColumn="0" w:lastRowFirstColumn="0" w:lastRowLastColumn="0"/>
                  <w:tcW w:w="3181" w:type="dxa"/>
                </w:tcPr>
                <w:p w14:paraId="73989871" w14:textId="77777777" w:rsidR="00983E34" w:rsidRPr="00123946" w:rsidRDefault="00983E34" w:rsidP="00123946">
                  <w:pPr>
                    <w:rPr>
                      <w:sz w:val="18"/>
                      <w:szCs w:val="18"/>
                    </w:rPr>
                  </w:pPr>
                  <w:r w:rsidRPr="00123946">
                    <w:rPr>
                      <w:sz w:val="18"/>
                      <w:szCs w:val="18"/>
                    </w:rPr>
                    <w:t>Weitere</w:t>
                  </w:r>
                </w:p>
              </w:tc>
              <w:tc>
                <w:tcPr>
                  <w:tcW w:w="3543" w:type="dxa"/>
                </w:tcPr>
                <w:p w14:paraId="401D1353" w14:textId="150FB0B8" w:rsidR="00983E34" w:rsidRPr="00123946" w:rsidRDefault="003149AC" w:rsidP="003149AC">
                  <w:pPr>
                    <w:jc w:val="left"/>
                    <w:cnfStyle w:val="000000000000" w:firstRow="0" w:lastRow="0" w:firstColumn="0" w:lastColumn="0" w:oddVBand="0" w:evenVBand="0" w:oddHBand="0" w:evenHBand="0" w:firstRowFirstColumn="0" w:firstRowLastColumn="0" w:lastRowFirstColumn="0" w:lastRowLastColumn="0"/>
                    <w:rPr>
                      <w:sz w:val="20"/>
                    </w:rPr>
                  </w:pPr>
                  <w:r>
                    <w:rPr>
                      <w:sz w:val="20"/>
                    </w:rPr>
                    <w:t>Fachbereiche der Teilnehmer im Kontext Identity &amp; Access Management</w:t>
                  </w:r>
                </w:p>
              </w:tc>
              <w:tc>
                <w:tcPr>
                  <w:tcW w:w="2268" w:type="dxa"/>
                </w:tcPr>
                <w:p w14:paraId="367B1CC3" w14:textId="2B1310FA" w:rsidR="00983E34" w:rsidRPr="00123946" w:rsidRDefault="00983E34" w:rsidP="00123946">
                  <w:pPr>
                    <w:cnfStyle w:val="000000000000" w:firstRow="0" w:lastRow="0" w:firstColumn="0" w:lastColumn="0" w:oddVBand="0" w:evenVBand="0" w:oddHBand="0" w:evenHBand="0" w:firstRowFirstColumn="0" w:firstRowLastColumn="0" w:lastRowFirstColumn="0" w:lastRowLastColumn="0"/>
                    <w:rPr>
                      <w:sz w:val="20"/>
                    </w:rPr>
                  </w:pPr>
                </w:p>
              </w:tc>
            </w:tr>
          </w:tbl>
          <w:p w14:paraId="44F7DBD3" w14:textId="77777777" w:rsidR="00123946" w:rsidRPr="00123946" w:rsidRDefault="00123946" w:rsidP="006E6D9A">
            <w:pPr>
              <w:rPr>
                <w:rFonts w:asciiTheme="minorHAnsi" w:hAnsiTheme="minorHAnsi" w:cstheme="minorHAnsi"/>
              </w:rPr>
            </w:pPr>
          </w:p>
        </w:tc>
      </w:tr>
    </w:tbl>
    <w:p w14:paraId="1CBA5A70" w14:textId="77777777" w:rsidR="0088671F" w:rsidRPr="00EF4A2E" w:rsidRDefault="001D314F">
      <w:pPr>
        <w:rPr>
          <w:rFonts w:asciiTheme="minorHAnsi" w:hAnsiTheme="minorHAnsi" w:cstheme="minorHAnsi"/>
          <w:b/>
        </w:rPr>
      </w:pPr>
      <w:r w:rsidRPr="00EF4A2E">
        <w:rPr>
          <w:rFonts w:asciiTheme="minorHAnsi" w:hAnsiTheme="minorHAnsi" w:cstheme="minorHAnsi"/>
          <w:b/>
        </w:rPr>
        <w:t xml:space="preserve"> </w:t>
      </w:r>
    </w:p>
    <w:p w14:paraId="3E7AD6F5" w14:textId="41C4F6C8" w:rsidR="00652C13" w:rsidRDefault="00652C13">
      <w:pPr>
        <w:overflowPunct/>
        <w:autoSpaceDE/>
        <w:autoSpaceDN/>
        <w:adjustRightInd/>
        <w:spacing w:before="0" w:after="0"/>
        <w:jc w:val="left"/>
        <w:textAlignment w:val="auto"/>
        <w:rPr>
          <w:rFonts w:asciiTheme="minorHAnsi" w:hAnsiTheme="minorHAnsi" w:cstheme="minorHAnsi"/>
          <w:b/>
          <w:bCs/>
          <w:sz w:val="24"/>
          <w:szCs w:val="24"/>
        </w:rPr>
      </w:pPr>
      <w:r>
        <w:rPr>
          <w:rFonts w:asciiTheme="minorHAnsi" w:hAnsiTheme="minorHAnsi" w:cstheme="minorHAnsi"/>
          <w:caps/>
        </w:rPr>
        <w:br w:type="page"/>
      </w:r>
    </w:p>
    <w:p w14:paraId="3C3C20B0" w14:textId="77777777" w:rsidR="00052549" w:rsidRPr="00EF4A2E" w:rsidRDefault="00052549">
      <w:pPr>
        <w:pStyle w:val="Verzeichnis1"/>
        <w:spacing w:before="60"/>
        <w:rPr>
          <w:rFonts w:asciiTheme="minorHAnsi" w:hAnsiTheme="minorHAnsi" w:cstheme="minorHAnsi"/>
          <w:caps w:val="0"/>
        </w:rPr>
      </w:pPr>
    </w:p>
    <w:tbl>
      <w:tblPr>
        <w:tblW w:w="0" w:type="auto"/>
        <w:tblInd w:w="70" w:type="dxa"/>
        <w:tblBorders>
          <w:top w:val="single" w:sz="6" w:space="0" w:color="auto"/>
          <w:left w:val="single" w:sz="6" w:space="0" w:color="auto"/>
          <w:bottom w:val="single" w:sz="6" w:space="0" w:color="auto"/>
          <w:right w:val="single" w:sz="6" w:space="0" w:color="auto"/>
        </w:tblBorders>
        <w:tblLayout w:type="fixed"/>
        <w:tblCellMar>
          <w:left w:w="70" w:type="dxa"/>
          <w:right w:w="70" w:type="dxa"/>
        </w:tblCellMar>
        <w:tblLook w:val="0000" w:firstRow="0" w:lastRow="0" w:firstColumn="0" w:lastColumn="0" w:noHBand="0" w:noVBand="0"/>
      </w:tblPr>
      <w:tblGrid>
        <w:gridCol w:w="1340"/>
        <w:gridCol w:w="1070"/>
        <w:gridCol w:w="4742"/>
        <w:gridCol w:w="928"/>
        <w:gridCol w:w="1134"/>
      </w:tblGrid>
      <w:tr w:rsidR="00F223A5" w:rsidRPr="00EF4A2E" w14:paraId="3DB9E044" w14:textId="77777777" w:rsidTr="00F223A5">
        <w:trPr>
          <w:cantSplit/>
        </w:trPr>
        <w:tc>
          <w:tcPr>
            <w:tcW w:w="9214" w:type="dxa"/>
            <w:gridSpan w:val="5"/>
            <w:tcBorders>
              <w:top w:val="single" w:sz="6" w:space="0" w:color="auto"/>
              <w:left w:val="single" w:sz="6" w:space="0" w:color="auto"/>
              <w:bottom w:val="nil"/>
              <w:right w:val="single" w:sz="6" w:space="0" w:color="auto"/>
            </w:tcBorders>
            <w:shd w:val="clear" w:color="auto" w:fill="1F4A7F"/>
          </w:tcPr>
          <w:p w14:paraId="09953FB6" w14:textId="77777777" w:rsidR="00052549" w:rsidRPr="00EF4A2E" w:rsidRDefault="00820485">
            <w:pPr>
              <w:pStyle w:val="Tabelle"/>
              <w:jc w:val="center"/>
              <w:rPr>
                <w:rFonts w:asciiTheme="minorHAnsi" w:hAnsiTheme="minorHAnsi" w:cstheme="minorHAnsi"/>
                <w:b/>
                <w:color w:val="FFFFFF" w:themeColor="background1"/>
                <w:sz w:val="22"/>
              </w:rPr>
            </w:pPr>
            <w:r w:rsidRPr="00EF4A2E">
              <w:rPr>
                <w:rFonts w:asciiTheme="minorHAnsi" w:hAnsiTheme="minorHAnsi" w:cstheme="minorHAnsi"/>
                <w:b/>
                <w:color w:val="FFFFFF" w:themeColor="background1"/>
                <w:sz w:val="22"/>
              </w:rPr>
              <w:t>Dokumentenhistorie/Änderungsnachweis</w:t>
            </w:r>
          </w:p>
        </w:tc>
      </w:tr>
      <w:tr w:rsidR="00F223A5" w:rsidRPr="00EF4A2E" w14:paraId="0025DAA9" w14:textId="77777777" w:rsidTr="006C2C52">
        <w:tblPrEx>
          <w:tblBorders>
            <w:top w:val="none" w:sz="0" w:space="0" w:color="auto"/>
            <w:left w:val="none" w:sz="0" w:space="0" w:color="auto"/>
            <w:bottom w:val="none" w:sz="0" w:space="0" w:color="auto"/>
            <w:right w:val="none" w:sz="0" w:space="0" w:color="auto"/>
          </w:tblBorders>
        </w:tblPrEx>
        <w:trPr>
          <w:cantSplit/>
        </w:trPr>
        <w:tc>
          <w:tcPr>
            <w:tcW w:w="1340" w:type="dxa"/>
            <w:tcBorders>
              <w:top w:val="single" w:sz="6" w:space="0" w:color="auto"/>
              <w:left w:val="single" w:sz="6" w:space="0" w:color="auto"/>
              <w:bottom w:val="single" w:sz="6" w:space="0" w:color="auto"/>
              <w:right w:val="single" w:sz="6" w:space="0" w:color="auto"/>
            </w:tcBorders>
            <w:shd w:val="clear" w:color="auto" w:fill="1F4A7F"/>
          </w:tcPr>
          <w:p w14:paraId="1EDD5E8E" w14:textId="77777777" w:rsidR="0056505D" w:rsidRPr="00EF4A2E" w:rsidRDefault="0056505D">
            <w:pPr>
              <w:pStyle w:val="Tabelle"/>
              <w:jc w:val="center"/>
              <w:rPr>
                <w:rFonts w:asciiTheme="minorHAnsi" w:hAnsiTheme="minorHAnsi" w:cstheme="minorHAnsi"/>
                <w:b/>
                <w:color w:val="FFFFFF" w:themeColor="background1"/>
              </w:rPr>
            </w:pPr>
            <w:r w:rsidRPr="00EF4A2E">
              <w:rPr>
                <w:rFonts w:asciiTheme="minorHAnsi" w:hAnsiTheme="minorHAnsi" w:cstheme="minorHAnsi"/>
                <w:b/>
                <w:color w:val="FFFFFF" w:themeColor="background1"/>
              </w:rPr>
              <w:t xml:space="preserve">Von </w:t>
            </w:r>
          </w:p>
        </w:tc>
        <w:tc>
          <w:tcPr>
            <w:tcW w:w="1070" w:type="dxa"/>
            <w:tcBorders>
              <w:top w:val="single" w:sz="6" w:space="0" w:color="auto"/>
              <w:left w:val="single" w:sz="6" w:space="0" w:color="auto"/>
              <w:bottom w:val="single" w:sz="6" w:space="0" w:color="auto"/>
              <w:right w:val="single" w:sz="6" w:space="0" w:color="auto"/>
            </w:tcBorders>
            <w:shd w:val="clear" w:color="auto" w:fill="1F4A7F"/>
          </w:tcPr>
          <w:p w14:paraId="2D813CDD" w14:textId="77777777" w:rsidR="0056505D" w:rsidRPr="00EF4A2E" w:rsidRDefault="0056505D">
            <w:pPr>
              <w:pStyle w:val="Tabelle"/>
              <w:jc w:val="center"/>
              <w:rPr>
                <w:rFonts w:asciiTheme="minorHAnsi" w:hAnsiTheme="minorHAnsi" w:cstheme="minorHAnsi"/>
                <w:b/>
                <w:color w:val="FFFFFF" w:themeColor="background1"/>
              </w:rPr>
            </w:pPr>
            <w:r w:rsidRPr="00EF4A2E">
              <w:rPr>
                <w:rFonts w:asciiTheme="minorHAnsi" w:hAnsiTheme="minorHAnsi" w:cstheme="minorHAnsi"/>
                <w:b/>
                <w:color w:val="FFFFFF" w:themeColor="background1"/>
              </w:rPr>
              <w:t>Kapitel</w:t>
            </w:r>
          </w:p>
        </w:tc>
        <w:tc>
          <w:tcPr>
            <w:tcW w:w="4742" w:type="dxa"/>
            <w:tcBorders>
              <w:top w:val="single" w:sz="6" w:space="0" w:color="auto"/>
              <w:left w:val="single" w:sz="6" w:space="0" w:color="auto"/>
              <w:bottom w:val="single" w:sz="6" w:space="0" w:color="auto"/>
              <w:right w:val="single" w:sz="6" w:space="0" w:color="auto"/>
            </w:tcBorders>
            <w:shd w:val="clear" w:color="auto" w:fill="1F4A7F"/>
          </w:tcPr>
          <w:p w14:paraId="5208A481" w14:textId="77777777" w:rsidR="0056505D" w:rsidRPr="00EF4A2E" w:rsidRDefault="0056505D">
            <w:pPr>
              <w:pStyle w:val="Tabelle"/>
              <w:jc w:val="center"/>
              <w:rPr>
                <w:rFonts w:asciiTheme="minorHAnsi" w:hAnsiTheme="minorHAnsi" w:cstheme="minorHAnsi"/>
                <w:b/>
                <w:color w:val="FFFFFF" w:themeColor="background1"/>
              </w:rPr>
            </w:pPr>
            <w:r w:rsidRPr="00EF4A2E">
              <w:rPr>
                <w:rFonts w:asciiTheme="minorHAnsi" w:hAnsiTheme="minorHAnsi" w:cstheme="minorHAnsi"/>
                <w:b/>
                <w:color w:val="FFFFFF" w:themeColor="background1"/>
              </w:rPr>
              <w:t>Grund für Zustandsübergang/ Änderungsnachweis</w:t>
            </w:r>
          </w:p>
        </w:tc>
        <w:tc>
          <w:tcPr>
            <w:tcW w:w="928" w:type="dxa"/>
            <w:tcBorders>
              <w:top w:val="single" w:sz="6" w:space="0" w:color="auto"/>
              <w:left w:val="single" w:sz="6" w:space="0" w:color="auto"/>
              <w:bottom w:val="single" w:sz="6" w:space="0" w:color="auto"/>
              <w:right w:val="single" w:sz="6" w:space="0" w:color="auto"/>
            </w:tcBorders>
            <w:shd w:val="clear" w:color="auto" w:fill="1F4A7F"/>
          </w:tcPr>
          <w:p w14:paraId="309BC7E0" w14:textId="77777777" w:rsidR="0056505D" w:rsidRPr="00EF4A2E" w:rsidRDefault="0056505D">
            <w:pPr>
              <w:pStyle w:val="Tabelle"/>
              <w:jc w:val="center"/>
              <w:rPr>
                <w:rFonts w:asciiTheme="minorHAnsi" w:hAnsiTheme="minorHAnsi" w:cstheme="minorHAnsi"/>
                <w:b/>
                <w:color w:val="FFFFFF" w:themeColor="background1"/>
              </w:rPr>
            </w:pPr>
            <w:r w:rsidRPr="00EF4A2E">
              <w:rPr>
                <w:rFonts w:asciiTheme="minorHAnsi" w:hAnsiTheme="minorHAnsi" w:cstheme="minorHAnsi"/>
                <w:b/>
                <w:color w:val="FFFFFF" w:themeColor="background1"/>
              </w:rPr>
              <w:t>Version</w:t>
            </w:r>
          </w:p>
        </w:tc>
        <w:tc>
          <w:tcPr>
            <w:tcW w:w="1134" w:type="dxa"/>
            <w:tcBorders>
              <w:top w:val="single" w:sz="6" w:space="0" w:color="auto"/>
              <w:left w:val="single" w:sz="6" w:space="0" w:color="auto"/>
              <w:bottom w:val="single" w:sz="6" w:space="0" w:color="auto"/>
              <w:right w:val="single" w:sz="6" w:space="0" w:color="auto"/>
            </w:tcBorders>
            <w:shd w:val="clear" w:color="auto" w:fill="1F4A7F"/>
          </w:tcPr>
          <w:p w14:paraId="634F9C23" w14:textId="77777777" w:rsidR="0056505D" w:rsidRPr="00EF4A2E" w:rsidRDefault="0056505D">
            <w:pPr>
              <w:pStyle w:val="Tabelle"/>
              <w:jc w:val="center"/>
              <w:rPr>
                <w:rFonts w:asciiTheme="minorHAnsi" w:hAnsiTheme="minorHAnsi" w:cstheme="minorHAnsi"/>
                <w:b/>
                <w:color w:val="FFFFFF" w:themeColor="background1"/>
              </w:rPr>
            </w:pPr>
            <w:r w:rsidRPr="00EF4A2E">
              <w:rPr>
                <w:rFonts w:asciiTheme="minorHAnsi" w:hAnsiTheme="minorHAnsi" w:cstheme="minorHAnsi"/>
                <w:b/>
                <w:color w:val="FFFFFF" w:themeColor="background1"/>
              </w:rPr>
              <w:t>Datum</w:t>
            </w:r>
          </w:p>
        </w:tc>
      </w:tr>
      <w:tr w:rsidR="0056505D" w:rsidRPr="00EF4A2E" w14:paraId="0162EA39" w14:textId="77777777" w:rsidTr="006C2C52">
        <w:tblPrEx>
          <w:tblBorders>
            <w:top w:val="none" w:sz="0" w:space="0" w:color="auto"/>
            <w:left w:val="none" w:sz="0" w:space="0" w:color="auto"/>
            <w:bottom w:val="none" w:sz="0" w:space="0" w:color="auto"/>
            <w:right w:val="none" w:sz="0" w:space="0" w:color="auto"/>
          </w:tblBorders>
        </w:tblPrEx>
        <w:trPr>
          <w:cantSplit/>
        </w:trPr>
        <w:tc>
          <w:tcPr>
            <w:tcW w:w="1340" w:type="dxa"/>
            <w:tcBorders>
              <w:top w:val="single" w:sz="6" w:space="0" w:color="auto"/>
              <w:left w:val="single" w:sz="6" w:space="0" w:color="auto"/>
              <w:bottom w:val="single" w:sz="6" w:space="0" w:color="auto"/>
              <w:right w:val="single" w:sz="6" w:space="0" w:color="auto"/>
            </w:tcBorders>
          </w:tcPr>
          <w:p w14:paraId="54AEBC1D" w14:textId="28737C5E" w:rsidR="0056505D" w:rsidRPr="00EF4A2E" w:rsidRDefault="004C33BE" w:rsidP="003C2969">
            <w:pPr>
              <w:pStyle w:val="Tabelle"/>
              <w:jc w:val="center"/>
              <w:rPr>
                <w:rStyle w:val="Kommentarzeichen"/>
                <w:rFonts w:asciiTheme="minorHAnsi" w:hAnsiTheme="minorHAnsi" w:cstheme="minorHAnsi"/>
              </w:rPr>
            </w:pPr>
            <w:bookmarkStart w:id="0" w:name="Datum" w:colFirst="4" w:colLast="4"/>
            <w:bookmarkStart w:id="1" w:name="Stand" w:colFirst="4" w:colLast="4"/>
            <w:r>
              <w:rPr>
                <w:rStyle w:val="Kommentarzeichen"/>
                <w:rFonts w:asciiTheme="minorHAnsi" w:hAnsiTheme="minorHAnsi" w:cstheme="minorHAnsi"/>
              </w:rPr>
              <w:t>Jan Rüth</w:t>
            </w:r>
          </w:p>
        </w:tc>
        <w:tc>
          <w:tcPr>
            <w:tcW w:w="1070" w:type="dxa"/>
            <w:tcBorders>
              <w:top w:val="single" w:sz="6" w:space="0" w:color="auto"/>
              <w:left w:val="single" w:sz="6" w:space="0" w:color="auto"/>
              <w:bottom w:val="single" w:sz="6" w:space="0" w:color="auto"/>
              <w:right w:val="single" w:sz="6" w:space="0" w:color="auto"/>
            </w:tcBorders>
          </w:tcPr>
          <w:p w14:paraId="4E737C93" w14:textId="7176F29E" w:rsidR="0056505D" w:rsidRPr="00EF4A2E" w:rsidRDefault="0056505D" w:rsidP="003F23FF">
            <w:pPr>
              <w:pStyle w:val="Tabelle"/>
              <w:jc w:val="left"/>
              <w:rPr>
                <w:rStyle w:val="Kommentarzeichen"/>
                <w:rFonts w:asciiTheme="minorHAnsi" w:hAnsiTheme="minorHAnsi" w:cstheme="minorHAnsi"/>
              </w:rPr>
            </w:pPr>
          </w:p>
        </w:tc>
        <w:tc>
          <w:tcPr>
            <w:tcW w:w="4742" w:type="dxa"/>
            <w:tcBorders>
              <w:top w:val="single" w:sz="6" w:space="0" w:color="auto"/>
              <w:left w:val="single" w:sz="6" w:space="0" w:color="auto"/>
              <w:bottom w:val="single" w:sz="6" w:space="0" w:color="auto"/>
              <w:right w:val="single" w:sz="6" w:space="0" w:color="auto"/>
            </w:tcBorders>
          </w:tcPr>
          <w:p w14:paraId="3F7EFDA7" w14:textId="77777777" w:rsidR="0056505D" w:rsidRPr="00EF4A2E" w:rsidRDefault="003C2969" w:rsidP="003F23FF">
            <w:pPr>
              <w:pStyle w:val="Tabelle"/>
              <w:jc w:val="left"/>
              <w:rPr>
                <w:rStyle w:val="Kommentarzeichen"/>
                <w:rFonts w:asciiTheme="minorHAnsi" w:hAnsiTheme="minorHAnsi" w:cstheme="minorHAnsi"/>
              </w:rPr>
            </w:pPr>
            <w:r>
              <w:rPr>
                <w:rStyle w:val="Kommentarzeichen"/>
                <w:rFonts w:asciiTheme="minorHAnsi" w:hAnsiTheme="minorHAnsi" w:cstheme="minorHAnsi"/>
              </w:rPr>
              <w:t>Initiale Erstellung</w:t>
            </w:r>
          </w:p>
        </w:tc>
        <w:tc>
          <w:tcPr>
            <w:tcW w:w="928" w:type="dxa"/>
            <w:tcBorders>
              <w:top w:val="single" w:sz="6" w:space="0" w:color="auto"/>
              <w:left w:val="single" w:sz="6" w:space="0" w:color="auto"/>
              <w:bottom w:val="single" w:sz="6" w:space="0" w:color="auto"/>
              <w:right w:val="single" w:sz="6" w:space="0" w:color="auto"/>
            </w:tcBorders>
          </w:tcPr>
          <w:p w14:paraId="05D5B8E0" w14:textId="02D3CC91" w:rsidR="0056505D" w:rsidRPr="00EF4A2E" w:rsidRDefault="003C2969" w:rsidP="003F23FF">
            <w:pPr>
              <w:pStyle w:val="Tabelle"/>
              <w:jc w:val="center"/>
              <w:rPr>
                <w:rStyle w:val="Kommentarzeichen"/>
                <w:rFonts w:asciiTheme="minorHAnsi" w:hAnsiTheme="minorHAnsi" w:cstheme="minorHAnsi"/>
              </w:rPr>
            </w:pPr>
            <w:r>
              <w:rPr>
                <w:rStyle w:val="Kommentarzeichen"/>
                <w:rFonts w:asciiTheme="minorHAnsi" w:hAnsiTheme="minorHAnsi" w:cstheme="minorHAnsi"/>
              </w:rPr>
              <w:t>0.</w:t>
            </w:r>
            <w:r w:rsidR="005D3BA4">
              <w:rPr>
                <w:rStyle w:val="Kommentarzeichen"/>
                <w:rFonts w:asciiTheme="minorHAnsi" w:hAnsiTheme="minorHAnsi" w:cstheme="minorHAnsi"/>
              </w:rPr>
              <w:t>2</w:t>
            </w:r>
          </w:p>
        </w:tc>
        <w:tc>
          <w:tcPr>
            <w:tcW w:w="1134" w:type="dxa"/>
            <w:tcBorders>
              <w:top w:val="single" w:sz="6" w:space="0" w:color="auto"/>
              <w:left w:val="single" w:sz="6" w:space="0" w:color="auto"/>
              <w:bottom w:val="single" w:sz="6" w:space="0" w:color="auto"/>
              <w:right w:val="single" w:sz="6" w:space="0" w:color="auto"/>
            </w:tcBorders>
          </w:tcPr>
          <w:p w14:paraId="73222E9B" w14:textId="2AF24316" w:rsidR="008525E0" w:rsidRPr="00EF4A2E" w:rsidRDefault="005D3BA4" w:rsidP="008525E0">
            <w:pPr>
              <w:pStyle w:val="Tabelle"/>
              <w:rPr>
                <w:rStyle w:val="Kommentarzeichen"/>
                <w:rFonts w:asciiTheme="minorHAnsi" w:hAnsiTheme="minorHAnsi" w:cstheme="minorHAnsi"/>
              </w:rPr>
            </w:pPr>
            <w:r>
              <w:rPr>
                <w:rStyle w:val="Kommentarzeichen"/>
                <w:rFonts w:asciiTheme="minorHAnsi" w:hAnsiTheme="minorHAnsi" w:cstheme="minorHAnsi"/>
              </w:rPr>
              <w:t>12</w:t>
            </w:r>
            <w:r w:rsidR="003C2969">
              <w:rPr>
                <w:rStyle w:val="Kommentarzeichen"/>
                <w:rFonts w:asciiTheme="minorHAnsi" w:hAnsiTheme="minorHAnsi" w:cstheme="minorHAnsi"/>
              </w:rPr>
              <w:t>.</w:t>
            </w:r>
            <w:r>
              <w:rPr>
                <w:rStyle w:val="Kommentarzeichen"/>
                <w:rFonts w:asciiTheme="minorHAnsi" w:hAnsiTheme="minorHAnsi" w:cstheme="minorHAnsi"/>
              </w:rPr>
              <w:t>01</w:t>
            </w:r>
            <w:r w:rsidR="003C2969">
              <w:rPr>
                <w:rStyle w:val="Kommentarzeichen"/>
                <w:rFonts w:asciiTheme="minorHAnsi" w:hAnsiTheme="minorHAnsi" w:cstheme="minorHAnsi"/>
              </w:rPr>
              <w:t>.202</w:t>
            </w:r>
            <w:r>
              <w:rPr>
                <w:rStyle w:val="Kommentarzeichen"/>
                <w:rFonts w:asciiTheme="minorHAnsi" w:hAnsiTheme="minorHAnsi" w:cstheme="minorHAnsi"/>
              </w:rPr>
              <w:t>4</w:t>
            </w:r>
          </w:p>
        </w:tc>
      </w:tr>
      <w:tr w:rsidR="0017528C" w:rsidRPr="00EF4A2E" w14:paraId="682919FE" w14:textId="77777777" w:rsidTr="006C2C52">
        <w:tblPrEx>
          <w:tblBorders>
            <w:top w:val="none" w:sz="0" w:space="0" w:color="auto"/>
            <w:left w:val="none" w:sz="0" w:space="0" w:color="auto"/>
            <w:bottom w:val="none" w:sz="0" w:space="0" w:color="auto"/>
            <w:right w:val="none" w:sz="0" w:space="0" w:color="auto"/>
          </w:tblBorders>
        </w:tblPrEx>
        <w:trPr>
          <w:cantSplit/>
        </w:trPr>
        <w:tc>
          <w:tcPr>
            <w:tcW w:w="1340" w:type="dxa"/>
            <w:tcBorders>
              <w:top w:val="single" w:sz="6" w:space="0" w:color="auto"/>
              <w:left w:val="single" w:sz="6" w:space="0" w:color="auto"/>
              <w:bottom w:val="single" w:sz="6" w:space="0" w:color="auto"/>
              <w:right w:val="single" w:sz="6" w:space="0" w:color="auto"/>
            </w:tcBorders>
          </w:tcPr>
          <w:p w14:paraId="4AC02E33" w14:textId="7AD58552" w:rsidR="0017528C" w:rsidRPr="00EF4A2E" w:rsidRDefault="005D3BA4" w:rsidP="00754F9D">
            <w:pPr>
              <w:pStyle w:val="Tabelle"/>
              <w:jc w:val="center"/>
              <w:rPr>
                <w:rStyle w:val="Kommentarzeichen"/>
                <w:rFonts w:asciiTheme="minorHAnsi" w:hAnsiTheme="minorHAnsi" w:cstheme="minorHAnsi"/>
              </w:rPr>
            </w:pPr>
            <w:r>
              <w:rPr>
                <w:rStyle w:val="Kommentarzeichen"/>
                <w:rFonts w:asciiTheme="minorHAnsi" w:hAnsiTheme="minorHAnsi" w:cstheme="minorHAnsi"/>
              </w:rPr>
              <w:t>Jan Rüth</w:t>
            </w:r>
          </w:p>
        </w:tc>
        <w:tc>
          <w:tcPr>
            <w:tcW w:w="1070" w:type="dxa"/>
            <w:tcBorders>
              <w:top w:val="single" w:sz="6" w:space="0" w:color="auto"/>
              <w:left w:val="single" w:sz="6" w:space="0" w:color="auto"/>
              <w:bottom w:val="single" w:sz="6" w:space="0" w:color="auto"/>
              <w:right w:val="single" w:sz="6" w:space="0" w:color="auto"/>
            </w:tcBorders>
          </w:tcPr>
          <w:p w14:paraId="66A3A17A" w14:textId="501FD536" w:rsidR="00917DBF" w:rsidRDefault="00917DBF" w:rsidP="00917DBF">
            <w:pPr>
              <w:pStyle w:val="Tabelle"/>
              <w:jc w:val="left"/>
              <w:rPr>
                <w:rStyle w:val="Kommentarzeichen"/>
                <w:rFonts w:asciiTheme="minorHAnsi" w:hAnsiTheme="minorHAnsi" w:cstheme="minorHAnsi"/>
              </w:rPr>
            </w:pPr>
            <w:r>
              <w:rPr>
                <w:rStyle w:val="Kommentarzeichen"/>
                <w:rFonts w:asciiTheme="minorHAnsi" w:hAnsiTheme="minorHAnsi" w:cstheme="minorHAnsi"/>
              </w:rPr>
              <w:t>3.x</w:t>
            </w:r>
          </w:p>
          <w:p w14:paraId="49B93BC9" w14:textId="663AF580" w:rsidR="0017528C" w:rsidRPr="00EF4A2E" w:rsidRDefault="0017528C" w:rsidP="00754F9D">
            <w:pPr>
              <w:pStyle w:val="Tabelle"/>
              <w:jc w:val="left"/>
              <w:rPr>
                <w:rStyle w:val="Kommentarzeichen"/>
                <w:rFonts w:asciiTheme="minorHAnsi" w:hAnsiTheme="minorHAnsi" w:cstheme="minorHAnsi"/>
              </w:rPr>
            </w:pPr>
          </w:p>
        </w:tc>
        <w:tc>
          <w:tcPr>
            <w:tcW w:w="4742" w:type="dxa"/>
            <w:tcBorders>
              <w:top w:val="single" w:sz="6" w:space="0" w:color="auto"/>
              <w:left w:val="single" w:sz="6" w:space="0" w:color="auto"/>
              <w:bottom w:val="single" w:sz="6" w:space="0" w:color="auto"/>
              <w:right w:val="single" w:sz="6" w:space="0" w:color="auto"/>
            </w:tcBorders>
          </w:tcPr>
          <w:p w14:paraId="68A15CEF" w14:textId="77777777" w:rsidR="0017528C" w:rsidRDefault="005D3BA4" w:rsidP="00754F9D">
            <w:pPr>
              <w:pStyle w:val="Tabelle"/>
              <w:jc w:val="left"/>
              <w:rPr>
                <w:rStyle w:val="Kommentarzeichen"/>
                <w:rFonts w:asciiTheme="minorHAnsi" w:hAnsiTheme="minorHAnsi" w:cstheme="minorHAnsi"/>
              </w:rPr>
            </w:pPr>
            <w:r>
              <w:rPr>
                <w:rStyle w:val="Kommentarzeichen"/>
                <w:rFonts w:asciiTheme="minorHAnsi" w:hAnsiTheme="minorHAnsi" w:cstheme="minorHAnsi"/>
              </w:rPr>
              <w:t>Anpassung nach interner Rückmeldung Patrick Stellmann PG IAM</w:t>
            </w:r>
          </w:p>
          <w:p w14:paraId="62376A7B" w14:textId="6216093B" w:rsidR="005D3BA4" w:rsidRPr="00EF4A2E" w:rsidRDefault="005D3BA4">
            <w:pPr>
              <w:pStyle w:val="Tabelle"/>
              <w:jc w:val="left"/>
              <w:rPr>
                <w:rStyle w:val="Kommentarzeichen"/>
                <w:rFonts w:asciiTheme="minorHAnsi" w:hAnsiTheme="minorHAnsi" w:cstheme="minorHAnsi"/>
              </w:rPr>
            </w:pPr>
            <w:r>
              <w:rPr>
                <w:rStyle w:val="Kommentarzeichen"/>
                <w:rFonts w:asciiTheme="minorHAnsi" w:hAnsiTheme="minorHAnsi" w:cstheme="minorHAnsi"/>
              </w:rPr>
              <w:t xml:space="preserve">- Aufnahme </w:t>
            </w:r>
            <w:r w:rsidRPr="005D3BA4">
              <w:rPr>
                <w:rStyle w:val="Kommentarzeichen"/>
                <w:rFonts w:asciiTheme="minorHAnsi" w:hAnsiTheme="minorHAnsi" w:cstheme="minorHAnsi"/>
              </w:rPr>
              <w:t>[ANF-032] Lesende Zugriffe für F-IAM</w:t>
            </w:r>
            <w:r>
              <w:rPr>
                <w:rStyle w:val="Kommentarzeichen"/>
                <w:rFonts w:asciiTheme="minorHAnsi" w:hAnsiTheme="minorHAnsi" w:cstheme="minorHAnsi"/>
              </w:rPr>
              <w:t xml:space="preserve"> </w:t>
            </w:r>
            <w:r>
              <w:rPr>
                <w:rStyle w:val="Kommentarzeichen"/>
                <w:rFonts w:asciiTheme="minorHAnsi" w:hAnsiTheme="minorHAnsi" w:cstheme="minorHAnsi"/>
              </w:rPr>
              <w:br/>
              <w:t>- Offene Punkte aus Operationen GET und PATCH entfernt</w:t>
            </w:r>
            <w:r>
              <w:rPr>
                <w:rStyle w:val="Kommentarzeichen"/>
                <w:rFonts w:asciiTheme="minorHAnsi" w:hAnsiTheme="minorHAnsi" w:cstheme="minorHAnsi"/>
              </w:rPr>
              <w:br/>
              <w:t>- Beispiel angepasst unter Berücksichtigung von SCIM bei Telefonnummer, Email und Fax</w:t>
            </w:r>
            <w:r>
              <w:rPr>
                <w:rStyle w:val="Kommentarzeichen"/>
                <w:rFonts w:asciiTheme="minorHAnsi" w:hAnsiTheme="minorHAnsi" w:cstheme="minorHAnsi"/>
              </w:rPr>
              <w:br/>
              <w:t xml:space="preserve">- Lösungsansatz zu </w:t>
            </w:r>
            <w:r w:rsidRPr="005D3BA4">
              <w:rPr>
                <w:rStyle w:val="Kommentarzeichen"/>
                <w:rFonts w:asciiTheme="minorHAnsi" w:hAnsiTheme="minorHAnsi" w:cstheme="minorHAnsi"/>
              </w:rPr>
              <w:t>3.1</w:t>
            </w:r>
            <w:r>
              <w:rPr>
                <w:rStyle w:val="Kommentarzeichen"/>
                <w:rFonts w:asciiTheme="minorHAnsi" w:hAnsiTheme="minorHAnsi" w:cstheme="minorHAnsi"/>
              </w:rPr>
              <w:t xml:space="preserve"> „</w:t>
            </w:r>
            <w:r w:rsidRPr="005D3BA4">
              <w:rPr>
                <w:rStyle w:val="Kommentarzeichen"/>
                <w:rFonts w:asciiTheme="minorHAnsi" w:hAnsiTheme="minorHAnsi" w:cstheme="minorHAnsi"/>
              </w:rPr>
              <w:t>[Stufe 2b] Verwaltung von Organisationeinheiten / Dienststellen</w:t>
            </w:r>
            <w:r>
              <w:rPr>
                <w:rStyle w:val="Kommentarzeichen"/>
                <w:rFonts w:asciiTheme="minorHAnsi" w:hAnsiTheme="minorHAnsi" w:cstheme="minorHAnsi"/>
              </w:rPr>
              <w:t xml:space="preserve"> klarer formuliert.</w:t>
            </w:r>
          </w:p>
        </w:tc>
        <w:tc>
          <w:tcPr>
            <w:tcW w:w="928" w:type="dxa"/>
            <w:tcBorders>
              <w:top w:val="single" w:sz="6" w:space="0" w:color="auto"/>
              <w:left w:val="single" w:sz="6" w:space="0" w:color="auto"/>
              <w:bottom w:val="single" w:sz="6" w:space="0" w:color="auto"/>
              <w:right w:val="single" w:sz="6" w:space="0" w:color="auto"/>
            </w:tcBorders>
          </w:tcPr>
          <w:p w14:paraId="02FCD012" w14:textId="6E6EC6A5" w:rsidR="0017528C" w:rsidRPr="00EF4A2E" w:rsidRDefault="005D3BA4" w:rsidP="00754F9D">
            <w:pPr>
              <w:pStyle w:val="Tabelle"/>
              <w:jc w:val="center"/>
              <w:rPr>
                <w:rStyle w:val="Kommentarzeichen"/>
                <w:rFonts w:asciiTheme="minorHAnsi" w:hAnsiTheme="minorHAnsi" w:cstheme="minorHAnsi"/>
              </w:rPr>
            </w:pPr>
            <w:r>
              <w:rPr>
                <w:rStyle w:val="Kommentarzeichen"/>
                <w:rFonts w:asciiTheme="minorHAnsi" w:hAnsiTheme="minorHAnsi" w:cstheme="minorHAnsi"/>
              </w:rPr>
              <w:t>0.3</w:t>
            </w:r>
          </w:p>
        </w:tc>
        <w:tc>
          <w:tcPr>
            <w:tcW w:w="1134" w:type="dxa"/>
            <w:tcBorders>
              <w:top w:val="single" w:sz="6" w:space="0" w:color="auto"/>
              <w:left w:val="single" w:sz="6" w:space="0" w:color="auto"/>
              <w:bottom w:val="single" w:sz="6" w:space="0" w:color="auto"/>
              <w:right w:val="single" w:sz="6" w:space="0" w:color="auto"/>
            </w:tcBorders>
          </w:tcPr>
          <w:p w14:paraId="37C6FEC8" w14:textId="503E45E4" w:rsidR="0017528C" w:rsidRPr="00EF4A2E" w:rsidRDefault="0017528C" w:rsidP="00754F9D">
            <w:pPr>
              <w:pStyle w:val="Tabelle"/>
              <w:rPr>
                <w:rStyle w:val="Kommentarzeichen"/>
                <w:rFonts w:asciiTheme="minorHAnsi" w:hAnsiTheme="minorHAnsi" w:cstheme="minorHAnsi"/>
              </w:rPr>
            </w:pPr>
          </w:p>
        </w:tc>
      </w:tr>
      <w:tr w:rsidR="0056505D" w:rsidRPr="00EF4A2E" w14:paraId="19F9DC04" w14:textId="77777777" w:rsidTr="006C2C52">
        <w:tblPrEx>
          <w:tblBorders>
            <w:top w:val="none" w:sz="0" w:space="0" w:color="auto"/>
            <w:left w:val="none" w:sz="0" w:space="0" w:color="auto"/>
            <w:bottom w:val="none" w:sz="0" w:space="0" w:color="auto"/>
            <w:right w:val="none" w:sz="0" w:space="0" w:color="auto"/>
          </w:tblBorders>
        </w:tblPrEx>
        <w:trPr>
          <w:cantSplit/>
        </w:trPr>
        <w:tc>
          <w:tcPr>
            <w:tcW w:w="1340" w:type="dxa"/>
            <w:tcBorders>
              <w:top w:val="single" w:sz="6" w:space="0" w:color="auto"/>
              <w:left w:val="single" w:sz="6" w:space="0" w:color="auto"/>
              <w:bottom w:val="nil"/>
              <w:right w:val="single" w:sz="6" w:space="0" w:color="auto"/>
            </w:tcBorders>
          </w:tcPr>
          <w:p w14:paraId="0BD7263B" w14:textId="46D735FB" w:rsidR="0056505D" w:rsidRPr="00EF4A2E" w:rsidRDefault="003F3584" w:rsidP="00155358">
            <w:pPr>
              <w:pStyle w:val="Tabelle"/>
              <w:jc w:val="center"/>
              <w:rPr>
                <w:rStyle w:val="Kommentarzeichen"/>
                <w:rFonts w:asciiTheme="minorHAnsi" w:hAnsiTheme="minorHAnsi" w:cstheme="minorHAnsi"/>
              </w:rPr>
            </w:pPr>
            <w:r>
              <w:rPr>
                <w:rStyle w:val="Kommentarzeichen"/>
                <w:rFonts w:asciiTheme="minorHAnsi" w:hAnsiTheme="minorHAnsi" w:cstheme="minorHAnsi"/>
              </w:rPr>
              <w:t xml:space="preserve">Maren Tietgen </w:t>
            </w:r>
          </w:p>
        </w:tc>
        <w:tc>
          <w:tcPr>
            <w:tcW w:w="1070" w:type="dxa"/>
            <w:tcBorders>
              <w:top w:val="single" w:sz="6" w:space="0" w:color="auto"/>
              <w:left w:val="single" w:sz="6" w:space="0" w:color="auto"/>
              <w:bottom w:val="nil"/>
              <w:right w:val="single" w:sz="6" w:space="0" w:color="auto"/>
            </w:tcBorders>
          </w:tcPr>
          <w:p w14:paraId="57E249B3" w14:textId="0FF65D7B" w:rsidR="0056505D" w:rsidRPr="00EF4A2E" w:rsidRDefault="003F3584" w:rsidP="00155358">
            <w:pPr>
              <w:pStyle w:val="Tabelle"/>
              <w:jc w:val="left"/>
              <w:rPr>
                <w:rStyle w:val="Kommentarzeichen"/>
                <w:rFonts w:asciiTheme="minorHAnsi" w:hAnsiTheme="minorHAnsi" w:cstheme="minorHAnsi"/>
              </w:rPr>
            </w:pPr>
            <w:r>
              <w:rPr>
                <w:rStyle w:val="Kommentarzeichen"/>
                <w:rFonts w:asciiTheme="minorHAnsi" w:hAnsiTheme="minorHAnsi" w:cstheme="minorHAnsi"/>
              </w:rPr>
              <w:t>2.4</w:t>
            </w:r>
          </w:p>
        </w:tc>
        <w:tc>
          <w:tcPr>
            <w:tcW w:w="4742" w:type="dxa"/>
            <w:tcBorders>
              <w:top w:val="single" w:sz="6" w:space="0" w:color="auto"/>
              <w:left w:val="single" w:sz="6" w:space="0" w:color="auto"/>
              <w:bottom w:val="nil"/>
              <w:right w:val="single" w:sz="6" w:space="0" w:color="auto"/>
            </w:tcBorders>
          </w:tcPr>
          <w:p w14:paraId="1F322E92" w14:textId="57F6FB7A" w:rsidR="0056505D" w:rsidRPr="00EF4A2E" w:rsidRDefault="003F3584" w:rsidP="00155358">
            <w:pPr>
              <w:pStyle w:val="Tabelle"/>
              <w:jc w:val="left"/>
              <w:rPr>
                <w:rStyle w:val="Kommentarzeichen"/>
                <w:rFonts w:asciiTheme="minorHAnsi" w:hAnsiTheme="minorHAnsi" w:cstheme="minorHAnsi"/>
              </w:rPr>
            </w:pPr>
            <w:r>
              <w:rPr>
                <w:rStyle w:val="Kommentarzeichen"/>
                <w:rFonts w:asciiTheme="minorHAnsi" w:hAnsiTheme="minorHAnsi" w:cstheme="minorHAnsi"/>
              </w:rPr>
              <w:t>Aktualisierung Abb. 6</w:t>
            </w:r>
            <w:r w:rsidR="00ED7EA0">
              <w:rPr>
                <w:rStyle w:val="Kommentarzeichen"/>
                <w:rFonts w:asciiTheme="minorHAnsi" w:hAnsiTheme="minorHAnsi" w:cstheme="minorHAnsi"/>
              </w:rPr>
              <w:t xml:space="preserve"> Stufen RP/SL</w:t>
            </w:r>
          </w:p>
        </w:tc>
        <w:tc>
          <w:tcPr>
            <w:tcW w:w="928" w:type="dxa"/>
            <w:tcBorders>
              <w:top w:val="single" w:sz="6" w:space="0" w:color="auto"/>
              <w:left w:val="single" w:sz="6" w:space="0" w:color="auto"/>
              <w:bottom w:val="nil"/>
              <w:right w:val="single" w:sz="6" w:space="0" w:color="auto"/>
            </w:tcBorders>
          </w:tcPr>
          <w:p w14:paraId="63316902" w14:textId="127E99F1" w:rsidR="0056505D" w:rsidRPr="00EF4A2E" w:rsidRDefault="003F3584" w:rsidP="00155358">
            <w:pPr>
              <w:pStyle w:val="Tabelle"/>
              <w:jc w:val="center"/>
              <w:rPr>
                <w:rStyle w:val="Kommentarzeichen"/>
                <w:rFonts w:asciiTheme="minorHAnsi" w:hAnsiTheme="minorHAnsi" w:cstheme="minorHAnsi"/>
              </w:rPr>
            </w:pPr>
            <w:r>
              <w:rPr>
                <w:rStyle w:val="Kommentarzeichen"/>
                <w:rFonts w:asciiTheme="minorHAnsi" w:hAnsiTheme="minorHAnsi" w:cstheme="minorHAnsi"/>
              </w:rPr>
              <w:t>0.4</w:t>
            </w:r>
          </w:p>
        </w:tc>
        <w:tc>
          <w:tcPr>
            <w:tcW w:w="1134" w:type="dxa"/>
            <w:tcBorders>
              <w:top w:val="single" w:sz="6" w:space="0" w:color="auto"/>
              <w:left w:val="single" w:sz="6" w:space="0" w:color="auto"/>
              <w:bottom w:val="nil"/>
              <w:right w:val="single" w:sz="6" w:space="0" w:color="auto"/>
            </w:tcBorders>
          </w:tcPr>
          <w:p w14:paraId="799666FC" w14:textId="78FAA208" w:rsidR="0056505D" w:rsidRPr="00EF4A2E" w:rsidRDefault="003F3584" w:rsidP="003E559E">
            <w:pPr>
              <w:pStyle w:val="Tabelle"/>
              <w:jc w:val="left"/>
              <w:rPr>
                <w:rStyle w:val="Kommentarzeichen"/>
                <w:rFonts w:asciiTheme="minorHAnsi" w:hAnsiTheme="minorHAnsi" w:cstheme="minorHAnsi"/>
              </w:rPr>
            </w:pPr>
            <w:r>
              <w:rPr>
                <w:rStyle w:val="Kommentarzeichen"/>
                <w:rFonts w:asciiTheme="minorHAnsi" w:hAnsiTheme="minorHAnsi" w:cstheme="minorHAnsi"/>
              </w:rPr>
              <w:t>18.03.2024</w:t>
            </w:r>
          </w:p>
        </w:tc>
      </w:tr>
      <w:tr w:rsidR="0056505D" w:rsidRPr="00EF4A2E" w14:paraId="74C5C30B" w14:textId="77777777" w:rsidTr="006C2C52">
        <w:tblPrEx>
          <w:tblBorders>
            <w:top w:val="none" w:sz="0" w:space="0" w:color="auto"/>
            <w:left w:val="none" w:sz="0" w:space="0" w:color="auto"/>
            <w:bottom w:val="none" w:sz="0" w:space="0" w:color="auto"/>
            <w:right w:val="none" w:sz="0" w:space="0" w:color="auto"/>
          </w:tblBorders>
        </w:tblPrEx>
        <w:trPr>
          <w:cantSplit/>
        </w:trPr>
        <w:tc>
          <w:tcPr>
            <w:tcW w:w="1340" w:type="dxa"/>
            <w:tcBorders>
              <w:top w:val="single" w:sz="6" w:space="0" w:color="auto"/>
              <w:left w:val="single" w:sz="6" w:space="0" w:color="auto"/>
              <w:bottom w:val="single" w:sz="6" w:space="0" w:color="auto"/>
              <w:right w:val="single" w:sz="6" w:space="0" w:color="auto"/>
            </w:tcBorders>
          </w:tcPr>
          <w:p w14:paraId="068FACBD" w14:textId="77777777" w:rsidR="009A4995" w:rsidRDefault="009A4995" w:rsidP="009A4995">
            <w:pPr>
              <w:pStyle w:val="Tabelle"/>
              <w:jc w:val="center"/>
              <w:rPr>
                <w:rStyle w:val="Kommentarzeichen"/>
                <w:rFonts w:asciiTheme="minorHAnsi" w:hAnsiTheme="minorHAnsi" w:cstheme="minorHAnsi"/>
              </w:rPr>
            </w:pPr>
            <w:r>
              <w:rPr>
                <w:rStyle w:val="Kommentarzeichen"/>
                <w:rFonts w:asciiTheme="minorHAnsi" w:hAnsiTheme="minorHAnsi" w:cstheme="minorHAnsi"/>
              </w:rPr>
              <w:t>Maren Tietgen</w:t>
            </w:r>
          </w:p>
          <w:p w14:paraId="217A52B5" w14:textId="35DC2CD3" w:rsidR="0056505D" w:rsidRPr="00EF4A2E" w:rsidRDefault="00B575F7">
            <w:pPr>
              <w:pStyle w:val="Tabelle"/>
              <w:jc w:val="center"/>
              <w:rPr>
                <w:rStyle w:val="Kommentarzeichen"/>
                <w:rFonts w:asciiTheme="minorHAnsi" w:hAnsiTheme="minorHAnsi" w:cstheme="minorHAnsi"/>
              </w:rPr>
            </w:pPr>
            <w:r>
              <w:rPr>
                <w:rStyle w:val="Kommentarzeichen"/>
                <w:rFonts w:asciiTheme="minorHAnsi" w:hAnsiTheme="minorHAnsi" w:cstheme="minorHAnsi"/>
              </w:rPr>
              <w:t>Jan Rüth</w:t>
            </w:r>
          </w:p>
        </w:tc>
        <w:tc>
          <w:tcPr>
            <w:tcW w:w="1070" w:type="dxa"/>
            <w:tcBorders>
              <w:top w:val="single" w:sz="6" w:space="0" w:color="auto"/>
              <w:left w:val="single" w:sz="6" w:space="0" w:color="auto"/>
              <w:bottom w:val="single" w:sz="6" w:space="0" w:color="auto"/>
              <w:right w:val="single" w:sz="6" w:space="0" w:color="auto"/>
            </w:tcBorders>
          </w:tcPr>
          <w:p w14:paraId="7B6C7DC1" w14:textId="77777777" w:rsidR="00ED7EA0" w:rsidRDefault="00ED7EA0" w:rsidP="00AA208B">
            <w:pPr>
              <w:pStyle w:val="Tabelle"/>
              <w:jc w:val="left"/>
              <w:rPr>
                <w:rStyle w:val="Kommentarzeichen"/>
                <w:rFonts w:asciiTheme="minorHAnsi" w:hAnsiTheme="minorHAnsi" w:cstheme="minorHAnsi"/>
              </w:rPr>
            </w:pPr>
            <w:r>
              <w:rPr>
                <w:rStyle w:val="Kommentarzeichen"/>
                <w:rFonts w:asciiTheme="minorHAnsi" w:hAnsiTheme="minorHAnsi" w:cstheme="minorHAnsi"/>
              </w:rPr>
              <w:t>2.3</w:t>
            </w:r>
          </w:p>
          <w:p w14:paraId="793F86D3" w14:textId="576E2225" w:rsidR="00ED7EA0" w:rsidRDefault="00ED7EA0" w:rsidP="00AA208B">
            <w:pPr>
              <w:pStyle w:val="Tabelle"/>
              <w:jc w:val="left"/>
              <w:rPr>
                <w:rStyle w:val="Kommentarzeichen"/>
                <w:rFonts w:asciiTheme="minorHAnsi" w:hAnsiTheme="minorHAnsi" w:cstheme="minorHAnsi"/>
              </w:rPr>
            </w:pPr>
            <w:r>
              <w:rPr>
                <w:rStyle w:val="Kommentarzeichen"/>
                <w:rFonts w:asciiTheme="minorHAnsi" w:hAnsiTheme="minorHAnsi" w:cstheme="minorHAnsi"/>
              </w:rPr>
              <w:t>3.1, 3.4</w:t>
            </w:r>
          </w:p>
          <w:p w14:paraId="6CC3A7A4" w14:textId="0C5A24B9" w:rsidR="0056505D" w:rsidRPr="00EF4A2E" w:rsidRDefault="00ED7EA0" w:rsidP="00AA208B">
            <w:pPr>
              <w:pStyle w:val="Tabelle"/>
              <w:jc w:val="left"/>
              <w:rPr>
                <w:rStyle w:val="Kommentarzeichen"/>
                <w:rFonts w:asciiTheme="minorHAnsi" w:hAnsiTheme="minorHAnsi" w:cstheme="minorHAnsi"/>
              </w:rPr>
            </w:pPr>
            <w:r>
              <w:rPr>
                <w:rStyle w:val="Kommentarzeichen"/>
                <w:rFonts w:asciiTheme="minorHAnsi" w:hAnsiTheme="minorHAnsi" w:cstheme="minorHAnsi"/>
              </w:rPr>
              <w:t>4.x</w:t>
            </w:r>
          </w:p>
        </w:tc>
        <w:tc>
          <w:tcPr>
            <w:tcW w:w="4742" w:type="dxa"/>
            <w:tcBorders>
              <w:top w:val="single" w:sz="6" w:space="0" w:color="auto"/>
              <w:left w:val="single" w:sz="6" w:space="0" w:color="auto"/>
              <w:bottom w:val="single" w:sz="6" w:space="0" w:color="auto"/>
              <w:right w:val="single" w:sz="6" w:space="0" w:color="auto"/>
            </w:tcBorders>
          </w:tcPr>
          <w:p w14:paraId="339C23A4" w14:textId="77777777" w:rsidR="00B575F7" w:rsidRDefault="00B575F7" w:rsidP="006D07E3">
            <w:pPr>
              <w:pStyle w:val="Tabelle"/>
              <w:jc w:val="left"/>
              <w:rPr>
                <w:rStyle w:val="Kommentarzeichen"/>
                <w:rFonts w:asciiTheme="minorHAnsi" w:hAnsiTheme="minorHAnsi" w:cstheme="minorHAnsi"/>
              </w:rPr>
            </w:pPr>
            <w:r>
              <w:rPr>
                <w:rStyle w:val="Kommentarzeichen"/>
                <w:rFonts w:asciiTheme="minorHAnsi" w:hAnsiTheme="minorHAnsi" w:cstheme="minorHAnsi"/>
              </w:rPr>
              <w:t xml:space="preserve">Anmerkungen und Antworten BPOL aufgenommen. </w:t>
            </w:r>
          </w:p>
          <w:p w14:paraId="7447169B" w14:textId="77777777" w:rsidR="0056505D" w:rsidRDefault="00B575F7" w:rsidP="00ED7EA0">
            <w:pPr>
              <w:pStyle w:val="Tabelle"/>
              <w:jc w:val="left"/>
              <w:rPr>
                <w:rStyle w:val="Kommentarzeichen"/>
                <w:rFonts w:asciiTheme="minorHAnsi" w:hAnsiTheme="minorHAnsi" w:cstheme="minorHAnsi"/>
              </w:rPr>
            </w:pPr>
            <w:r>
              <w:rPr>
                <w:rStyle w:val="Kommentarzeichen"/>
                <w:rFonts w:asciiTheme="minorHAnsi" w:hAnsiTheme="minorHAnsi" w:cstheme="minorHAnsi"/>
              </w:rPr>
              <w:t xml:space="preserve">Überarbeitung Abschnitt </w:t>
            </w:r>
            <w:r w:rsidRPr="00B575F7">
              <w:rPr>
                <w:rStyle w:val="Kommentarzeichen"/>
                <w:rFonts w:asciiTheme="minorHAnsi" w:hAnsiTheme="minorHAnsi" w:cstheme="minorHAnsi"/>
              </w:rPr>
              <w:t>2.3</w:t>
            </w:r>
            <w:r>
              <w:rPr>
                <w:rStyle w:val="Kommentarzeichen"/>
                <w:rFonts w:asciiTheme="minorHAnsi" w:hAnsiTheme="minorHAnsi" w:cstheme="minorHAnsi"/>
              </w:rPr>
              <w:t xml:space="preserve"> mit Aufnahme Screenshots zur Rollenverwaltung.</w:t>
            </w:r>
          </w:p>
          <w:p w14:paraId="0A4A5B84" w14:textId="387F6760" w:rsidR="00B575F7" w:rsidRDefault="00B575F7" w:rsidP="00ED7EA0">
            <w:pPr>
              <w:pStyle w:val="Tabelle"/>
              <w:jc w:val="left"/>
              <w:rPr>
                <w:rStyle w:val="Kommentarzeichen"/>
                <w:rFonts w:asciiTheme="minorHAnsi" w:hAnsiTheme="minorHAnsi" w:cstheme="minorHAnsi"/>
              </w:rPr>
            </w:pPr>
            <w:r>
              <w:rPr>
                <w:rStyle w:val="Kommentarzeichen"/>
                <w:rFonts w:asciiTheme="minorHAnsi" w:hAnsiTheme="minorHAnsi" w:cstheme="minorHAnsi"/>
              </w:rPr>
              <w:t xml:space="preserve">Überarbeitung Abschnitt 3.1 und 3.4 </w:t>
            </w:r>
            <w:r w:rsidR="00ED7EA0">
              <w:rPr>
                <w:rStyle w:val="Kommentarzeichen"/>
                <w:rFonts w:asciiTheme="minorHAnsi" w:hAnsiTheme="minorHAnsi" w:cstheme="minorHAnsi"/>
              </w:rPr>
              <w:t>bezüglich neue</w:t>
            </w:r>
            <w:r w:rsidR="00FC3AE4">
              <w:rPr>
                <w:rStyle w:val="Kommentarzeichen"/>
                <w:rFonts w:asciiTheme="minorHAnsi" w:hAnsiTheme="minorHAnsi" w:cstheme="minorHAnsi"/>
              </w:rPr>
              <w:t>r</w:t>
            </w:r>
            <w:r w:rsidR="00ED7EA0">
              <w:rPr>
                <w:rStyle w:val="Kommentarzeichen"/>
                <w:rFonts w:asciiTheme="minorHAnsi" w:hAnsiTheme="minorHAnsi" w:cstheme="minorHAnsi"/>
              </w:rPr>
              <w:t xml:space="preserve"> Vorgaben durch Spezifikation PG IAM (siehe A1.1).</w:t>
            </w:r>
            <w:r>
              <w:rPr>
                <w:rStyle w:val="Kommentarzeichen"/>
                <w:rFonts w:asciiTheme="minorHAnsi" w:hAnsiTheme="minorHAnsi" w:cstheme="minorHAnsi"/>
              </w:rPr>
              <w:t xml:space="preserve"> </w:t>
            </w:r>
          </w:p>
          <w:p w14:paraId="786190A8" w14:textId="2890CB83" w:rsidR="00ED7EA0" w:rsidRDefault="00ED7EA0" w:rsidP="00ED7EA0">
            <w:pPr>
              <w:pStyle w:val="Tabelle"/>
              <w:jc w:val="left"/>
              <w:rPr>
                <w:rStyle w:val="Kommentarzeichen"/>
                <w:rFonts w:asciiTheme="minorHAnsi" w:hAnsiTheme="minorHAnsi" w:cstheme="minorHAnsi"/>
              </w:rPr>
            </w:pPr>
            <w:r>
              <w:rPr>
                <w:rStyle w:val="Kommentarzeichen"/>
                <w:rFonts w:asciiTheme="minorHAnsi" w:hAnsiTheme="minorHAnsi" w:cstheme="minorHAnsi"/>
              </w:rPr>
              <w:t>Anpassung der Szenarien in Bezug auf Aktionen bezüglich der neuen Vorgaben.</w:t>
            </w:r>
          </w:p>
          <w:p w14:paraId="5409A3D9" w14:textId="77777777" w:rsidR="009A4995" w:rsidRDefault="00686857" w:rsidP="00ED7EA0">
            <w:pPr>
              <w:pStyle w:val="Tabelle"/>
              <w:jc w:val="left"/>
              <w:rPr>
                <w:rStyle w:val="Kommentarzeichen"/>
                <w:rFonts w:asciiTheme="minorHAnsi" w:hAnsiTheme="minorHAnsi" w:cstheme="minorHAnsi"/>
              </w:rPr>
            </w:pPr>
            <w:r>
              <w:rPr>
                <w:rStyle w:val="Kommentarzeichen"/>
                <w:rFonts w:asciiTheme="minorHAnsi" w:hAnsiTheme="minorHAnsi" w:cstheme="minorHAnsi"/>
              </w:rPr>
              <w:t>Aufnahme Anmerkungen SL und AN.</w:t>
            </w:r>
            <w:r w:rsidR="009A4995">
              <w:rPr>
                <w:rStyle w:val="Kommentarzeichen"/>
                <w:rFonts w:asciiTheme="minorHAnsi" w:hAnsiTheme="minorHAnsi" w:cstheme="minorHAnsi"/>
              </w:rPr>
              <w:t xml:space="preserve"> </w:t>
            </w:r>
          </w:p>
          <w:p w14:paraId="29034022" w14:textId="13739436" w:rsidR="00EF75D6" w:rsidRPr="00EF4A2E" w:rsidRDefault="00EF75D6" w:rsidP="00ED7EA0">
            <w:pPr>
              <w:pStyle w:val="Tabelle"/>
              <w:jc w:val="left"/>
              <w:rPr>
                <w:rStyle w:val="Kommentarzeichen"/>
                <w:rFonts w:asciiTheme="minorHAnsi" w:hAnsiTheme="minorHAnsi" w:cstheme="minorHAnsi"/>
              </w:rPr>
            </w:pPr>
            <w:r>
              <w:rPr>
                <w:rStyle w:val="Kommentarzeichen"/>
                <w:rFonts w:asciiTheme="minorHAnsi" w:hAnsiTheme="minorHAnsi" w:cstheme="minorHAnsi"/>
              </w:rPr>
              <w:t>Erledigte Kommentare und Anmerkungen entfernt</w:t>
            </w:r>
          </w:p>
        </w:tc>
        <w:tc>
          <w:tcPr>
            <w:tcW w:w="928" w:type="dxa"/>
            <w:tcBorders>
              <w:top w:val="single" w:sz="6" w:space="0" w:color="auto"/>
              <w:left w:val="single" w:sz="6" w:space="0" w:color="auto"/>
              <w:bottom w:val="single" w:sz="6" w:space="0" w:color="auto"/>
              <w:right w:val="single" w:sz="6" w:space="0" w:color="auto"/>
            </w:tcBorders>
          </w:tcPr>
          <w:p w14:paraId="7CC00E12" w14:textId="1E7EE7C8" w:rsidR="0056505D" w:rsidRPr="00EF4A2E" w:rsidRDefault="00B575F7">
            <w:pPr>
              <w:pStyle w:val="Tabelle"/>
              <w:jc w:val="center"/>
              <w:rPr>
                <w:rStyle w:val="Kommentarzeichen"/>
                <w:rFonts w:asciiTheme="minorHAnsi" w:hAnsiTheme="minorHAnsi" w:cstheme="minorHAnsi"/>
              </w:rPr>
            </w:pPr>
            <w:r>
              <w:rPr>
                <w:rStyle w:val="Kommentarzeichen"/>
                <w:rFonts w:asciiTheme="minorHAnsi" w:hAnsiTheme="minorHAnsi" w:cstheme="minorHAnsi"/>
              </w:rPr>
              <w:t>0.4.2</w:t>
            </w:r>
          </w:p>
        </w:tc>
        <w:tc>
          <w:tcPr>
            <w:tcW w:w="1134" w:type="dxa"/>
            <w:tcBorders>
              <w:top w:val="single" w:sz="6" w:space="0" w:color="auto"/>
              <w:left w:val="single" w:sz="6" w:space="0" w:color="auto"/>
              <w:bottom w:val="single" w:sz="6" w:space="0" w:color="auto"/>
              <w:right w:val="single" w:sz="6" w:space="0" w:color="auto"/>
            </w:tcBorders>
          </w:tcPr>
          <w:p w14:paraId="6EE8D1CE" w14:textId="03CD165E" w:rsidR="0056505D" w:rsidRPr="00EF4A2E" w:rsidRDefault="00ED7EA0" w:rsidP="003E559E">
            <w:pPr>
              <w:pStyle w:val="Tabelle"/>
              <w:jc w:val="left"/>
              <w:rPr>
                <w:rStyle w:val="Kommentarzeichen"/>
                <w:rFonts w:asciiTheme="minorHAnsi" w:hAnsiTheme="minorHAnsi" w:cstheme="minorHAnsi"/>
              </w:rPr>
            </w:pPr>
            <w:r>
              <w:rPr>
                <w:rStyle w:val="Kommentarzeichen"/>
                <w:rFonts w:asciiTheme="minorHAnsi" w:hAnsiTheme="minorHAnsi" w:cstheme="minorHAnsi"/>
              </w:rPr>
              <w:t>25.03.2024</w:t>
            </w:r>
          </w:p>
        </w:tc>
      </w:tr>
      <w:tr w:rsidR="009A4995" w:rsidRPr="00EF4A2E" w14:paraId="5F6B1CF6" w14:textId="77777777" w:rsidTr="006C2C52">
        <w:tblPrEx>
          <w:tblBorders>
            <w:top w:val="none" w:sz="0" w:space="0" w:color="auto"/>
            <w:left w:val="none" w:sz="0" w:space="0" w:color="auto"/>
            <w:bottom w:val="none" w:sz="0" w:space="0" w:color="auto"/>
            <w:right w:val="none" w:sz="0" w:space="0" w:color="auto"/>
          </w:tblBorders>
        </w:tblPrEx>
        <w:trPr>
          <w:cantSplit/>
        </w:trPr>
        <w:tc>
          <w:tcPr>
            <w:tcW w:w="1340" w:type="dxa"/>
            <w:tcBorders>
              <w:top w:val="single" w:sz="6" w:space="0" w:color="auto"/>
              <w:left w:val="single" w:sz="6" w:space="0" w:color="auto"/>
              <w:bottom w:val="single" w:sz="6" w:space="0" w:color="auto"/>
              <w:right w:val="single" w:sz="6" w:space="0" w:color="auto"/>
            </w:tcBorders>
          </w:tcPr>
          <w:p w14:paraId="39C6DBE5" w14:textId="77777777" w:rsidR="009A4995" w:rsidRDefault="009A4995" w:rsidP="009A4995">
            <w:pPr>
              <w:pStyle w:val="Tabelle"/>
              <w:jc w:val="center"/>
              <w:rPr>
                <w:rStyle w:val="Kommentarzeichen"/>
                <w:rFonts w:asciiTheme="minorHAnsi" w:hAnsiTheme="minorHAnsi" w:cstheme="minorHAnsi"/>
              </w:rPr>
            </w:pPr>
            <w:r>
              <w:rPr>
                <w:rStyle w:val="Kommentarzeichen"/>
                <w:rFonts w:asciiTheme="minorHAnsi" w:hAnsiTheme="minorHAnsi" w:cstheme="minorHAnsi"/>
              </w:rPr>
              <w:t>Maren Tietgen</w:t>
            </w:r>
          </w:p>
          <w:p w14:paraId="61D87CE6" w14:textId="2142F930" w:rsidR="009A4995" w:rsidRPr="00EF4A2E" w:rsidRDefault="009A4995" w:rsidP="009A4995">
            <w:pPr>
              <w:pStyle w:val="Tabelle"/>
              <w:jc w:val="center"/>
              <w:rPr>
                <w:rStyle w:val="Kommentarzeichen"/>
                <w:rFonts w:asciiTheme="minorHAnsi" w:hAnsiTheme="minorHAnsi" w:cstheme="minorHAnsi"/>
              </w:rPr>
            </w:pPr>
            <w:r>
              <w:rPr>
                <w:rStyle w:val="Kommentarzeichen"/>
                <w:rFonts w:asciiTheme="minorHAnsi" w:hAnsiTheme="minorHAnsi" w:cstheme="minorHAnsi"/>
              </w:rPr>
              <w:t>Jan Rüth</w:t>
            </w:r>
          </w:p>
        </w:tc>
        <w:tc>
          <w:tcPr>
            <w:tcW w:w="1070" w:type="dxa"/>
            <w:tcBorders>
              <w:top w:val="single" w:sz="6" w:space="0" w:color="auto"/>
              <w:left w:val="single" w:sz="6" w:space="0" w:color="auto"/>
              <w:bottom w:val="single" w:sz="6" w:space="0" w:color="auto"/>
              <w:right w:val="single" w:sz="6" w:space="0" w:color="auto"/>
            </w:tcBorders>
          </w:tcPr>
          <w:p w14:paraId="7E8FEFAF" w14:textId="77777777" w:rsidR="009A4995" w:rsidRDefault="00B5265B" w:rsidP="009A4995">
            <w:pPr>
              <w:pStyle w:val="Tabelle"/>
              <w:jc w:val="left"/>
              <w:rPr>
                <w:rStyle w:val="Kommentarzeichen"/>
                <w:rFonts w:asciiTheme="minorHAnsi" w:hAnsiTheme="minorHAnsi" w:cstheme="minorHAnsi"/>
              </w:rPr>
            </w:pPr>
            <w:r>
              <w:rPr>
                <w:rStyle w:val="Kommentarzeichen"/>
                <w:rFonts w:asciiTheme="minorHAnsi" w:hAnsiTheme="minorHAnsi" w:cstheme="minorHAnsi"/>
              </w:rPr>
              <w:t>1.2</w:t>
            </w:r>
          </w:p>
          <w:p w14:paraId="493C5FCB" w14:textId="7193CF3F" w:rsidR="00B5265B" w:rsidRPr="00EF4A2E" w:rsidRDefault="00B5265B" w:rsidP="009A4995">
            <w:pPr>
              <w:pStyle w:val="Tabelle"/>
              <w:jc w:val="left"/>
              <w:rPr>
                <w:rStyle w:val="Kommentarzeichen"/>
                <w:rFonts w:asciiTheme="minorHAnsi" w:hAnsiTheme="minorHAnsi" w:cstheme="minorHAnsi"/>
              </w:rPr>
            </w:pPr>
            <w:r>
              <w:rPr>
                <w:rStyle w:val="Kommentarzeichen"/>
                <w:rFonts w:asciiTheme="minorHAnsi" w:hAnsiTheme="minorHAnsi" w:cstheme="minorHAnsi"/>
              </w:rPr>
              <w:t>4.x</w:t>
            </w:r>
          </w:p>
        </w:tc>
        <w:tc>
          <w:tcPr>
            <w:tcW w:w="4742" w:type="dxa"/>
            <w:tcBorders>
              <w:top w:val="single" w:sz="6" w:space="0" w:color="auto"/>
              <w:left w:val="single" w:sz="6" w:space="0" w:color="auto"/>
              <w:bottom w:val="single" w:sz="6" w:space="0" w:color="auto"/>
              <w:right w:val="single" w:sz="6" w:space="0" w:color="auto"/>
            </w:tcBorders>
          </w:tcPr>
          <w:p w14:paraId="6D432935" w14:textId="77777777" w:rsidR="009A4995" w:rsidRDefault="00B5265B" w:rsidP="009A4995">
            <w:pPr>
              <w:pStyle w:val="Tabelle"/>
              <w:jc w:val="left"/>
              <w:rPr>
                <w:rStyle w:val="Kommentarzeichen"/>
                <w:rFonts w:asciiTheme="minorHAnsi" w:hAnsiTheme="minorHAnsi" w:cstheme="minorHAnsi"/>
              </w:rPr>
            </w:pPr>
            <w:r>
              <w:rPr>
                <w:rStyle w:val="Kommentarzeichen"/>
                <w:rFonts w:asciiTheme="minorHAnsi" w:hAnsiTheme="minorHAnsi" w:cstheme="minorHAnsi"/>
              </w:rPr>
              <w:t>Anmerkungen und Rückmeldungen der Teilnehmer übernommen.</w:t>
            </w:r>
          </w:p>
          <w:p w14:paraId="2C33B93A" w14:textId="30B82101" w:rsidR="00B5265B" w:rsidRPr="00EF4A2E" w:rsidRDefault="00B5265B" w:rsidP="009A4995">
            <w:pPr>
              <w:pStyle w:val="Tabelle"/>
              <w:jc w:val="left"/>
              <w:rPr>
                <w:rStyle w:val="Kommentarzeichen"/>
                <w:rFonts w:asciiTheme="minorHAnsi" w:hAnsiTheme="minorHAnsi" w:cstheme="minorHAnsi"/>
              </w:rPr>
            </w:pPr>
            <w:r>
              <w:rPr>
                <w:rStyle w:val="Kommentarzeichen"/>
                <w:rFonts w:asciiTheme="minorHAnsi" w:hAnsiTheme="minorHAnsi" w:cstheme="minorHAnsi"/>
              </w:rPr>
              <w:t>Ergänzungen und Konkretisierungen an den Anforderungen auf Basis der gemeinsamen Sichtung und Diskussion in der FAG.</w:t>
            </w:r>
          </w:p>
        </w:tc>
        <w:tc>
          <w:tcPr>
            <w:tcW w:w="928" w:type="dxa"/>
            <w:tcBorders>
              <w:top w:val="single" w:sz="6" w:space="0" w:color="auto"/>
              <w:left w:val="single" w:sz="6" w:space="0" w:color="auto"/>
              <w:bottom w:val="single" w:sz="6" w:space="0" w:color="auto"/>
              <w:right w:val="single" w:sz="6" w:space="0" w:color="auto"/>
            </w:tcBorders>
          </w:tcPr>
          <w:p w14:paraId="7D93E04D" w14:textId="77777777" w:rsidR="009A4995" w:rsidRDefault="009A4995" w:rsidP="009A4995">
            <w:pPr>
              <w:pStyle w:val="Tabelle"/>
              <w:jc w:val="center"/>
              <w:rPr>
                <w:rStyle w:val="Kommentarzeichen"/>
                <w:rFonts w:asciiTheme="minorHAnsi" w:hAnsiTheme="minorHAnsi" w:cstheme="minorHAnsi"/>
              </w:rPr>
            </w:pPr>
            <w:r>
              <w:rPr>
                <w:rStyle w:val="Kommentarzeichen"/>
                <w:rFonts w:asciiTheme="minorHAnsi" w:hAnsiTheme="minorHAnsi" w:cstheme="minorHAnsi"/>
              </w:rPr>
              <w:t>0.4.</w:t>
            </w:r>
            <w:r w:rsidR="00B5265B">
              <w:rPr>
                <w:rStyle w:val="Kommentarzeichen"/>
                <w:rFonts w:asciiTheme="minorHAnsi" w:hAnsiTheme="minorHAnsi" w:cstheme="minorHAnsi"/>
              </w:rPr>
              <w:t>4</w:t>
            </w:r>
          </w:p>
          <w:p w14:paraId="5755AEAD" w14:textId="7AB409FF" w:rsidR="00B5265B" w:rsidRPr="00EF4A2E" w:rsidRDefault="00B5265B" w:rsidP="009A4995">
            <w:pPr>
              <w:pStyle w:val="Tabelle"/>
              <w:jc w:val="center"/>
              <w:rPr>
                <w:rStyle w:val="Kommentarzeichen"/>
                <w:rFonts w:asciiTheme="minorHAnsi" w:hAnsiTheme="minorHAnsi" w:cstheme="minorHAnsi"/>
              </w:rPr>
            </w:pPr>
            <w:r>
              <w:rPr>
                <w:rStyle w:val="Kommentarzeichen"/>
                <w:rFonts w:asciiTheme="minorHAnsi" w:hAnsiTheme="minorHAnsi" w:cstheme="minorHAnsi"/>
              </w:rPr>
              <w:t>0.4.5</w:t>
            </w:r>
          </w:p>
        </w:tc>
        <w:tc>
          <w:tcPr>
            <w:tcW w:w="1134" w:type="dxa"/>
            <w:tcBorders>
              <w:top w:val="single" w:sz="6" w:space="0" w:color="auto"/>
              <w:left w:val="single" w:sz="6" w:space="0" w:color="auto"/>
              <w:bottom w:val="single" w:sz="6" w:space="0" w:color="auto"/>
              <w:right w:val="single" w:sz="6" w:space="0" w:color="auto"/>
            </w:tcBorders>
          </w:tcPr>
          <w:p w14:paraId="2AA01DE1" w14:textId="77777777" w:rsidR="009A4995" w:rsidRDefault="009A4995" w:rsidP="009A4995">
            <w:pPr>
              <w:pStyle w:val="Tabelle"/>
              <w:jc w:val="left"/>
              <w:rPr>
                <w:rStyle w:val="Kommentarzeichen"/>
                <w:rFonts w:asciiTheme="minorHAnsi" w:hAnsiTheme="minorHAnsi" w:cstheme="minorHAnsi"/>
              </w:rPr>
            </w:pPr>
            <w:r>
              <w:rPr>
                <w:rStyle w:val="Kommentarzeichen"/>
                <w:rFonts w:asciiTheme="minorHAnsi" w:hAnsiTheme="minorHAnsi" w:cstheme="minorHAnsi"/>
              </w:rPr>
              <w:t>04.05.2024</w:t>
            </w:r>
          </w:p>
          <w:p w14:paraId="5952E549" w14:textId="2E3BDADF" w:rsidR="00B5265B" w:rsidRDefault="00B5265B" w:rsidP="009A4995">
            <w:pPr>
              <w:pStyle w:val="Tabelle"/>
              <w:jc w:val="left"/>
              <w:rPr>
                <w:rStyle w:val="Kommentarzeichen"/>
                <w:rFonts w:asciiTheme="minorHAnsi" w:hAnsiTheme="minorHAnsi" w:cstheme="minorHAnsi"/>
              </w:rPr>
            </w:pPr>
            <w:r>
              <w:rPr>
                <w:rStyle w:val="Kommentarzeichen"/>
                <w:rFonts w:asciiTheme="minorHAnsi" w:hAnsiTheme="minorHAnsi" w:cstheme="minorHAnsi"/>
              </w:rPr>
              <w:t>bis</w:t>
            </w:r>
          </w:p>
          <w:p w14:paraId="0D1AFD11" w14:textId="4867F114" w:rsidR="00B5265B" w:rsidRPr="00EF4A2E" w:rsidRDefault="00B5265B" w:rsidP="009A4995">
            <w:pPr>
              <w:pStyle w:val="Tabelle"/>
              <w:jc w:val="left"/>
              <w:rPr>
                <w:rStyle w:val="Kommentarzeichen"/>
                <w:rFonts w:asciiTheme="minorHAnsi" w:hAnsiTheme="minorHAnsi" w:cstheme="minorHAnsi"/>
              </w:rPr>
            </w:pPr>
            <w:r>
              <w:rPr>
                <w:rStyle w:val="Kommentarzeichen"/>
                <w:rFonts w:asciiTheme="minorHAnsi" w:hAnsiTheme="minorHAnsi" w:cstheme="minorHAnsi"/>
              </w:rPr>
              <w:t>19.04.2024</w:t>
            </w:r>
          </w:p>
        </w:tc>
      </w:tr>
      <w:tr w:rsidR="009A4995" w:rsidRPr="00EF4A2E" w14:paraId="406F9876" w14:textId="77777777" w:rsidTr="006C2C52">
        <w:tblPrEx>
          <w:tblBorders>
            <w:top w:val="none" w:sz="0" w:space="0" w:color="auto"/>
            <w:left w:val="none" w:sz="0" w:space="0" w:color="auto"/>
            <w:bottom w:val="none" w:sz="0" w:space="0" w:color="auto"/>
            <w:right w:val="none" w:sz="0" w:space="0" w:color="auto"/>
          </w:tblBorders>
        </w:tblPrEx>
        <w:trPr>
          <w:cantSplit/>
        </w:trPr>
        <w:tc>
          <w:tcPr>
            <w:tcW w:w="1340" w:type="dxa"/>
            <w:tcBorders>
              <w:top w:val="single" w:sz="6" w:space="0" w:color="auto"/>
              <w:left w:val="single" w:sz="6" w:space="0" w:color="auto"/>
              <w:bottom w:val="single" w:sz="6" w:space="0" w:color="auto"/>
              <w:right w:val="single" w:sz="6" w:space="0" w:color="auto"/>
            </w:tcBorders>
          </w:tcPr>
          <w:p w14:paraId="2B42F484" w14:textId="4D0C9E80" w:rsidR="009A4995" w:rsidRPr="00EF4A2E" w:rsidRDefault="00B5265B" w:rsidP="009A4995">
            <w:pPr>
              <w:pStyle w:val="Tabelle"/>
              <w:jc w:val="center"/>
              <w:rPr>
                <w:rStyle w:val="Kommentarzeichen"/>
                <w:rFonts w:asciiTheme="minorHAnsi" w:hAnsiTheme="minorHAnsi" w:cstheme="minorHAnsi"/>
              </w:rPr>
            </w:pPr>
            <w:r>
              <w:rPr>
                <w:rStyle w:val="Kommentarzeichen"/>
                <w:rFonts w:asciiTheme="minorHAnsi" w:hAnsiTheme="minorHAnsi" w:cstheme="minorHAnsi"/>
              </w:rPr>
              <w:t>Jan Rüth</w:t>
            </w:r>
          </w:p>
        </w:tc>
        <w:tc>
          <w:tcPr>
            <w:tcW w:w="1070" w:type="dxa"/>
            <w:tcBorders>
              <w:top w:val="single" w:sz="6" w:space="0" w:color="auto"/>
              <w:left w:val="single" w:sz="6" w:space="0" w:color="auto"/>
              <w:bottom w:val="single" w:sz="6" w:space="0" w:color="auto"/>
              <w:right w:val="single" w:sz="6" w:space="0" w:color="auto"/>
            </w:tcBorders>
          </w:tcPr>
          <w:p w14:paraId="624BC38C" w14:textId="77777777" w:rsidR="009A4995" w:rsidRDefault="00B5265B" w:rsidP="009A4995">
            <w:pPr>
              <w:pStyle w:val="Tabelle"/>
              <w:jc w:val="left"/>
              <w:rPr>
                <w:rStyle w:val="Kommentarzeichen"/>
                <w:rFonts w:asciiTheme="minorHAnsi" w:hAnsiTheme="minorHAnsi" w:cstheme="minorHAnsi"/>
              </w:rPr>
            </w:pPr>
            <w:r>
              <w:rPr>
                <w:rStyle w:val="Kommentarzeichen"/>
                <w:rFonts w:asciiTheme="minorHAnsi" w:hAnsiTheme="minorHAnsi" w:cstheme="minorHAnsi"/>
              </w:rPr>
              <w:t>Titel</w:t>
            </w:r>
          </w:p>
          <w:p w14:paraId="42AB3C0D" w14:textId="527730D1" w:rsidR="00B5265B" w:rsidRPr="00EF4A2E" w:rsidRDefault="00597E56" w:rsidP="009A4995">
            <w:pPr>
              <w:pStyle w:val="Tabelle"/>
              <w:jc w:val="left"/>
              <w:rPr>
                <w:rStyle w:val="Kommentarzeichen"/>
                <w:rFonts w:asciiTheme="minorHAnsi" w:hAnsiTheme="minorHAnsi" w:cstheme="minorHAnsi"/>
              </w:rPr>
            </w:pPr>
            <w:r>
              <w:rPr>
                <w:rStyle w:val="Kommentarzeichen"/>
                <w:rFonts w:asciiTheme="minorHAnsi" w:hAnsiTheme="minorHAnsi" w:cstheme="minorHAnsi"/>
              </w:rPr>
              <w:t>Gesamtes Dokument</w:t>
            </w:r>
          </w:p>
        </w:tc>
        <w:tc>
          <w:tcPr>
            <w:tcW w:w="4742" w:type="dxa"/>
            <w:tcBorders>
              <w:top w:val="single" w:sz="6" w:space="0" w:color="auto"/>
              <w:left w:val="single" w:sz="6" w:space="0" w:color="auto"/>
              <w:bottom w:val="single" w:sz="6" w:space="0" w:color="auto"/>
              <w:right w:val="single" w:sz="6" w:space="0" w:color="auto"/>
            </w:tcBorders>
          </w:tcPr>
          <w:p w14:paraId="5915BF62" w14:textId="5201C925" w:rsidR="009A4995" w:rsidRDefault="00B5265B" w:rsidP="009A4995">
            <w:pPr>
              <w:pStyle w:val="Tabelle"/>
              <w:jc w:val="left"/>
              <w:rPr>
                <w:rStyle w:val="Kommentarzeichen"/>
                <w:rFonts w:asciiTheme="minorHAnsi" w:hAnsiTheme="minorHAnsi" w:cstheme="minorHAnsi"/>
              </w:rPr>
            </w:pPr>
            <w:r>
              <w:rPr>
                <w:rStyle w:val="Kommentarzeichen"/>
                <w:rFonts w:asciiTheme="minorHAnsi" w:hAnsiTheme="minorHAnsi" w:cstheme="minorHAnsi"/>
              </w:rPr>
              <w:t>Erstellung Zwischenversion (Abschnitte 1-4) zur finalen Abstimmung durch die FAG Teilnehmer bis Ziel 03.05.2024.</w:t>
            </w:r>
          </w:p>
          <w:p w14:paraId="298E700B" w14:textId="44D5A217" w:rsidR="00597E56" w:rsidRDefault="00597E56" w:rsidP="009A4995">
            <w:pPr>
              <w:pStyle w:val="Tabelle"/>
              <w:jc w:val="left"/>
              <w:rPr>
                <w:rStyle w:val="Kommentarzeichen"/>
                <w:rFonts w:asciiTheme="minorHAnsi" w:hAnsiTheme="minorHAnsi" w:cstheme="minorHAnsi"/>
              </w:rPr>
            </w:pPr>
            <w:r>
              <w:rPr>
                <w:rStyle w:val="Kommentarzeichen"/>
                <w:rFonts w:asciiTheme="minorHAnsi" w:hAnsiTheme="minorHAnsi" w:cstheme="minorHAnsi"/>
              </w:rPr>
              <w:t>Beteiligte Akteure eingetragen.</w:t>
            </w:r>
          </w:p>
          <w:p w14:paraId="569C1CA8" w14:textId="77777777" w:rsidR="00B5265B" w:rsidRDefault="00B5265B" w:rsidP="009A4995">
            <w:pPr>
              <w:pStyle w:val="Tabelle"/>
              <w:jc w:val="left"/>
              <w:rPr>
                <w:rStyle w:val="Kommentarzeichen"/>
                <w:rFonts w:asciiTheme="minorHAnsi" w:hAnsiTheme="minorHAnsi" w:cstheme="minorHAnsi"/>
              </w:rPr>
            </w:pPr>
            <w:r>
              <w:rPr>
                <w:rStyle w:val="Kommentarzeichen"/>
                <w:rFonts w:asciiTheme="minorHAnsi" w:hAnsiTheme="minorHAnsi" w:cstheme="minorHAnsi"/>
              </w:rPr>
              <w:t>Änderungen übernommen und erledigte Anmerkungen entfernt.</w:t>
            </w:r>
          </w:p>
          <w:p w14:paraId="3E2B9F3B" w14:textId="17198144" w:rsidR="00652C13" w:rsidRPr="00EF4A2E" w:rsidRDefault="00652C13" w:rsidP="009A4995">
            <w:pPr>
              <w:pStyle w:val="Tabelle"/>
              <w:jc w:val="left"/>
              <w:rPr>
                <w:rStyle w:val="Kommentarzeichen"/>
                <w:rFonts w:asciiTheme="minorHAnsi" w:hAnsiTheme="minorHAnsi" w:cstheme="minorHAnsi"/>
              </w:rPr>
            </w:pPr>
            <w:r>
              <w:rPr>
                <w:rStyle w:val="Kommentarzeichen"/>
                <w:rFonts w:asciiTheme="minorHAnsi" w:hAnsiTheme="minorHAnsi" w:cstheme="minorHAnsi"/>
              </w:rPr>
              <w:t>Ausfüllhinweise aus Dokument entfernt.</w:t>
            </w:r>
          </w:p>
        </w:tc>
        <w:tc>
          <w:tcPr>
            <w:tcW w:w="928" w:type="dxa"/>
            <w:tcBorders>
              <w:top w:val="single" w:sz="6" w:space="0" w:color="auto"/>
              <w:left w:val="single" w:sz="6" w:space="0" w:color="auto"/>
              <w:bottom w:val="single" w:sz="6" w:space="0" w:color="auto"/>
              <w:right w:val="single" w:sz="6" w:space="0" w:color="auto"/>
            </w:tcBorders>
          </w:tcPr>
          <w:p w14:paraId="2A88727A" w14:textId="0E5449CC" w:rsidR="009A4995" w:rsidRPr="00EF4A2E" w:rsidRDefault="00B5265B" w:rsidP="009A4995">
            <w:pPr>
              <w:pStyle w:val="Tabelle"/>
              <w:jc w:val="center"/>
              <w:rPr>
                <w:rStyle w:val="Kommentarzeichen"/>
                <w:rFonts w:asciiTheme="minorHAnsi" w:hAnsiTheme="minorHAnsi" w:cstheme="minorHAnsi"/>
              </w:rPr>
            </w:pPr>
            <w:r>
              <w:rPr>
                <w:rStyle w:val="Kommentarzeichen"/>
                <w:rFonts w:asciiTheme="minorHAnsi" w:hAnsiTheme="minorHAnsi" w:cstheme="minorHAnsi"/>
              </w:rPr>
              <w:t>0.5</w:t>
            </w:r>
          </w:p>
        </w:tc>
        <w:tc>
          <w:tcPr>
            <w:tcW w:w="1134" w:type="dxa"/>
            <w:tcBorders>
              <w:top w:val="single" w:sz="6" w:space="0" w:color="auto"/>
              <w:left w:val="single" w:sz="6" w:space="0" w:color="auto"/>
              <w:bottom w:val="single" w:sz="6" w:space="0" w:color="auto"/>
              <w:right w:val="single" w:sz="6" w:space="0" w:color="auto"/>
            </w:tcBorders>
          </w:tcPr>
          <w:p w14:paraId="4F9C7634" w14:textId="78412782" w:rsidR="009A4995" w:rsidRPr="00EF4A2E" w:rsidRDefault="00B5265B" w:rsidP="009A4995">
            <w:pPr>
              <w:pStyle w:val="Tabelle"/>
              <w:jc w:val="left"/>
              <w:rPr>
                <w:rStyle w:val="Kommentarzeichen"/>
                <w:rFonts w:asciiTheme="minorHAnsi" w:hAnsiTheme="minorHAnsi" w:cstheme="minorHAnsi"/>
              </w:rPr>
            </w:pPr>
            <w:r>
              <w:rPr>
                <w:rStyle w:val="Kommentarzeichen"/>
                <w:rFonts w:asciiTheme="minorHAnsi" w:hAnsiTheme="minorHAnsi" w:cstheme="minorHAnsi"/>
              </w:rPr>
              <w:t>19.04.2024</w:t>
            </w:r>
          </w:p>
        </w:tc>
      </w:tr>
      <w:tr w:rsidR="009A4995" w:rsidRPr="00EF4A2E" w14:paraId="139B8CA2" w14:textId="77777777" w:rsidTr="006C2C52">
        <w:tblPrEx>
          <w:tblBorders>
            <w:top w:val="none" w:sz="0" w:space="0" w:color="auto"/>
            <w:left w:val="none" w:sz="0" w:space="0" w:color="auto"/>
            <w:bottom w:val="none" w:sz="0" w:space="0" w:color="auto"/>
            <w:right w:val="none" w:sz="0" w:space="0" w:color="auto"/>
          </w:tblBorders>
        </w:tblPrEx>
        <w:trPr>
          <w:cantSplit/>
        </w:trPr>
        <w:tc>
          <w:tcPr>
            <w:tcW w:w="1340" w:type="dxa"/>
            <w:tcBorders>
              <w:top w:val="single" w:sz="6" w:space="0" w:color="auto"/>
              <w:left w:val="single" w:sz="6" w:space="0" w:color="auto"/>
              <w:bottom w:val="single" w:sz="6" w:space="0" w:color="auto"/>
              <w:right w:val="single" w:sz="6" w:space="0" w:color="auto"/>
            </w:tcBorders>
          </w:tcPr>
          <w:p w14:paraId="0086C960" w14:textId="3F8C8FDA" w:rsidR="009A4995" w:rsidRPr="00EF4A2E" w:rsidRDefault="009F4249" w:rsidP="009A4995">
            <w:pPr>
              <w:pStyle w:val="Tabelle"/>
              <w:jc w:val="center"/>
              <w:rPr>
                <w:rStyle w:val="Kommentarzeichen"/>
                <w:rFonts w:asciiTheme="minorHAnsi" w:hAnsiTheme="minorHAnsi" w:cstheme="minorHAnsi"/>
              </w:rPr>
            </w:pPr>
            <w:r>
              <w:rPr>
                <w:rStyle w:val="Kommentarzeichen"/>
                <w:rFonts w:asciiTheme="minorHAnsi" w:hAnsiTheme="minorHAnsi" w:cstheme="minorHAnsi"/>
              </w:rPr>
              <w:t>Jan Rüth</w:t>
            </w:r>
          </w:p>
        </w:tc>
        <w:tc>
          <w:tcPr>
            <w:tcW w:w="1070" w:type="dxa"/>
            <w:tcBorders>
              <w:top w:val="single" w:sz="6" w:space="0" w:color="auto"/>
              <w:left w:val="single" w:sz="6" w:space="0" w:color="auto"/>
              <w:bottom w:val="single" w:sz="6" w:space="0" w:color="auto"/>
              <w:right w:val="single" w:sz="6" w:space="0" w:color="auto"/>
            </w:tcBorders>
          </w:tcPr>
          <w:p w14:paraId="1EE2ACD7" w14:textId="73E6DECA" w:rsidR="00C52212" w:rsidRDefault="00C52212" w:rsidP="009A4995">
            <w:pPr>
              <w:pStyle w:val="Tabelle"/>
              <w:jc w:val="left"/>
              <w:rPr>
                <w:rStyle w:val="Kommentarzeichen"/>
                <w:rFonts w:asciiTheme="minorHAnsi" w:hAnsiTheme="minorHAnsi" w:cstheme="minorHAnsi"/>
              </w:rPr>
            </w:pPr>
            <w:r>
              <w:rPr>
                <w:rStyle w:val="Kommentarzeichen"/>
                <w:rFonts w:asciiTheme="minorHAnsi" w:hAnsiTheme="minorHAnsi" w:cstheme="minorHAnsi"/>
              </w:rPr>
              <w:t>3.6</w:t>
            </w:r>
            <w:r>
              <w:rPr>
                <w:rStyle w:val="Kommentarzeichen"/>
                <w:rFonts w:asciiTheme="minorHAnsi" w:hAnsiTheme="minorHAnsi" w:cstheme="minorHAnsi"/>
              </w:rPr>
              <w:br/>
            </w:r>
          </w:p>
          <w:p w14:paraId="7AFDD1A8" w14:textId="7A9B4B0D" w:rsidR="00933B28" w:rsidRDefault="00620EB6" w:rsidP="009A4995">
            <w:pPr>
              <w:pStyle w:val="Tabelle"/>
              <w:jc w:val="left"/>
              <w:rPr>
                <w:rStyle w:val="Kommentarzeichen"/>
                <w:rFonts w:asciiTheme="minorHAnsi" w:hAnsiTheme="minorHAnsi" w:cstheme="minorHAnsi"/>
              </w:rPr>
            </w:pPr>
            <w:r>
              <w:rPr>
                <w:rStyle w:val="Kommentarzeichen"/>
                <w:rFonts w:asciiTheme="minorHAnsi" w:hAnsiTheme="minorHAnsi" w:cstheme="minorHAnsi"/>
              </w:rPr>
              <w:t xml:space="preserve">1.2, </w:t>
            </w:r>
            <w:r w:rsidR="00933B28">
              <w:rPr>
                <w:rStyle w:val="Kommentarzeichen"/>
                <w:rFonts w:asciiTheme="minorHAnsi" w:hAnsiTheme="minorHAnsi" w:cstheme="minorHAnsi"/>
              </w:rPr>
              <w:t>4.16, 4.17</w:t>
            </w:r>
          </w:p>
          <w:p w14:paraId="08FDB028" w14:textId="77777777" w:rsidR="001776B6" w:rsidRDefault="001776B6" w:rsidP="009A4995">
            <w:pPr>
              <w:pStyle w:val="Tabelle"/>
              <w:jc w:val="left"/>
              <w:rPr>
                <w:rStyle w:val="Kommentarzeichen"/>
                <w:rFonts w:asciiTheme="minorHAnsi" w:hAnsiTheme="minorHAnsi" w:cstheme="minorHAnsi"/>
              </w:rPr>
            </w:pPr>
          </w:p>
          <w:p w14:paraId="0FCFE4AE" w14:textId="6C8A1969" w:rsidR="009A4995" w:rsidRDefault="008D7BB0" w:rsidP="009A4995">
            <w:pPr>
              <w:pStyle w:val="Tabelle"/>
              <w:jc w:val="left"/>
              <w:rPr>
                <w:rStyle w:val="Kommentarzeichen"/>
                <w:rFonts w:asciiTheme="minorHAnsi" w:hAnsiTheme="minorHAnsi" w:cstheme="minorHAnsi"/>
              </w:rPr>
            </w:pPr>
            <w:r>
              <w:rPr>
                <w:rStyle w:val="Kommentarzeichen"/>
                <w:rFonts w:asciiTheme="minorHAnsi" w:hAnsiTheme="minorHAnsi" w:cstheme="minorHAnsi"/>
              </w:rPr>
              <w:t>5</w:t>
            </w:r>
            <w:r w:rsidR="006474A5">
              <w:rPr>
                <w:rStyle w:val="Kommentarzeichen"/>
                <w:rFonts w:asciiTheme="minorHAnsi" w:hAnsiTheme="minorHAnsi" w:cstheme="minorHAnsi"/>
              </w:rPr>
              <w:t>-12</w:t>
            </w:r>
          </w:p>
          <w:p w14:paraId="51FC1083" w14:textId="0B956E7A" w:rsidR="001776B6" w:rsidRDefault="00044936" w:rsidP="001776B6">
            <w:pPr>
              <w:pStyle w:val="Tabelle"/>
              <w:jc w:val="left"/>
              <w:rPr>
                <w:rStyle w:val="Kommentarzeichen"/>
                <w:rFonts w:asciiTheme="minorHAnsi" w:hAnsiTheme="minorHAnsi" w:cstheme="minorHAnsi"/>
              </w:rPr>
            </w:pPr>
            <w:r>
              <w:rPr>
                <w:rStyle w:val="Kommentarzeichen"/>
                <w:rFonts w:asciiTheme="minorHAnsi" w:hAnsiTheme="minorHAnsi" w:cstheme="minorHAnsi"/>
              </w:rPr>
              <w:t>14</w:t>
            </w:r>
            <w:r w:rsidR="001776B6">
              <w:rPr>
                <w:rStyle w:val="Kommentarzeichen"/>
                <w:rFonts w:asciiTheme="minorHAnsi" w:hAnsiTheme="minorHAnsi" w:cstheme="minorHAnsi"/>
              </w:rPr>
              <w:t xml:space="preserve">, </w:t>
            </w:r>
            <w:bookmarkStart w:id="2" w:name="_GoBack"/>
            <w:bookmarkEnd w:id="2"/>
            <w:r w:rsidR="001776B6">
              <w:rPr>
                <w:rStyle w:val="Kommentarzeichen"/>
                <w:rFonts w:asciiTheme="minorHAnsi" w:hAnsiTheme="minorHAnsi" w:cstheme="minorHAnsi"/>
              </w:rPr>
              <w:t>15</w:t>
            </w:r>
          </w:p>
          <w:p w14:paraId="73BC93C5" w14:textId="77777777" w:rsidR="00C52212" w:rsidRDefault="00C52212" w:rsidP="001776B6">
            <w:pPr>
              <w:pStyle w:val="Tabelle"/>
              <w:jc w:val="left"/>
              <w:rPr>
                <w:rStyle w:val="Kommentarzeichen"/>
                <w:rFonts w:asciiTheme="minorHAnsi" w:hAnsiTheme="minorHAnsi" w:cstheme="minorHAnsi"/>
              </w:rPr>
            </w:pPr>
            <w:r>
              <w:rPr>
                <w:rStyle w:val="Kommentarzeichen"/>
                <w:rFonts w:asciiTheme="minorHAnsi" w:hAnsiTheme="minorHAnsi" w:cstheme="minorHAnsi"/>
              </w:rPr>
              <w:t>16.4</w:t>
            </w:r>
          </w:p>
          <w:p w14:paraId="4DE8258A" w14:textId="79094582" w:rsidR="001776B6" w:rsidRPr="00EF4A2E" w:rsidRDefault="001776B6" w:rsidP="001776B6">
            <w:pPr>
              <w:pStyle w:val="Tabelle"/>
              <w:jc w:val="left"/>
              <w:rPr>
                <w:rStyle w:val="Kommentarzeichen"/>
                <w:rFonts w:asciiTheme="minorHAnsi" w:hAnsiTheme="minorHAnsi" w:cstheme="minorHAnsi"/>
              </w:rPr>
            </w:pPr>
          </w:p>
        </w:tc>
        <w:tc>
          <w:tcPr>
            <w:tcW w:w="4742" w:type="dxa"/>
            <w:tcBorders>
              <w:top w:val="single" w:sz="6" w:space="0" w:color="auto"/>
              <w:left w:val="single" w:sz="6" w:space="0" w:color="auto"/>
              <w:bottom w:val="single" w:sz="6" w:space="0" w:color="auto"/>
              <w:right w:val="single" w:sz="6" w:space="0" w:color="auto"/>
            </w:tcBorders>
          </w:tcPr>
          <w:p w14:paraId="43327827" w14:textId="66C4D0DB" w:rsidR="00C52212" w:rsidRDefault="00C52212" w:rsidP="009A4995">
            <w:pPr>
              <w:pStyle w:val="Tabelle"/>
              <w:jc w:val="left"/>
              <w:rPr>
                <w:rStyle w:val="Kommentarzeichen"/>
                <w:rFonts w:asciiTheme="minorHAnsi" w:hAnsiTheme="minorHAnsi" w:cstheme="minorHAnsi"/>
              </w:rPr>
            </w:pPr>
            <w:r w:rsidRPr="00C52212">
              <w:rPr>
                <w:rStyle w:val="Kommentarzeichen"/>
                <w:rFonts w:asciiTheme="minorHAnsi" w:hAnsiTheme="minorHAnsi" w:cstheme="minorHAnsi"/>
              </w:rPr>
              <w:t>[Stufe 2a] Vorgehen bei der Transition von interner auf externer Provisionierung für Bestandskunden</w:t>
            </w:r>
          </w:p>
          <w:p w14:paraId="278D5447" w14:textId="5A21320F" w:rsidR="00933B28" w:rsidRDefault="00933B28" w:rsidP="009A4995">
            <w:pPr>
              <w:pStyle w:val="Tabelle"/>
              <w:jc w:val="left"/>
              <w:rPr>
                <w:rStyle w:val="Kommentarzeichen"/>
                <w:rFonts w:asciiTheme="minorHAnsi" w:hAnsiTheme="minorHAnsi" w:cstheme="minorHAnsi"/>
              </w:rPr>
            </w:pPr>
            <w:r>
              <w:rPr>
                <w:rStyle w:val="Kommentarzeichen"/>
                <w:rFonts w:asciiTheme="minorHAnsi" w:hAnsiTheme="minorHAnsi" w:cstheme="minorHAnsi"/>
              </w:rPr>
              <w:t>Anforderung</w:t>
            </w:r>
            <w:r w:rsidR="00620EB6">
              <w:rPr>
                <w:rStyle w:val="Kommentarzeichen"/>
                <w:rFonts w:asciiTheme="minorHAnsi" w:hAnsiTheme="minorHAnsi" w:cstheme="minorHAnsi"/>
              </w:rPr>
              <w:t xml:space="preserve"> [ANF-032] und [ANF-033]</w:t>
            </w:r>
            <w:r>
              <w:rPr>
                <w:rStyle w:val="Kommentarzeichen"/>
                <w:rFonts w:asciiTheme="minorHAnsi" w:hAnsiTheme="minorHAnsi" w:cstheme="minorHAnsi"/>
              </w:rPr>
              <w:t xml:space="preserve"> für Lesende Zugriffe auf IAM ergänzt</w:t>
            </w:r>
            <w:r w:rsidR="00620EB6">
              <w:rPr>
                <w:rStyle w:val="Kommentarzeichen"/>
                <w:rFonts w:asciiTheme="minorHAnsi" w:hAnsiTheme="minorHAnsi" w:cstheme="minorHAnsi"/>
              </w:rPr>
              <w:t xml:space="preserve"> </w:t>
            </w:r>
          </w:p>
          <w:p w14:paraId="21344F21" w14:textId="688B5E03" w:rsidR="009A4995" w:rsidRDefault="008D7BB0" w:rsidP="009A4995">
            <w:pPr>
              <w:pStyle w:val="Tabelle"/>
              <w:jc w:val="left"/>
              <w:rPr>
                <w:rStyle w:val="Kommentarzeichen"/>
                <w:rFonts w:asciiTheme="minorHAnsi" w:hAnsiTheme="minorHAnsi" w:cstheme="minorHAnsi"/>
              </w:rPr>
            </w:pPr>
            <w:r>
              <w:rPr>
                <w:rStyle w:val="Kommentarzeichen"/>
                <w:rFonts w:asciiTheme="minorHAnsi" w:hAnsiTheme="minorHAnsi" w:cstheme="minorHAnsi"/>
              </w:rPr>
              <w:t>Initiale Erstellung vom Abschnitt 5</w:t>
            </w:r>
            <w:r w:rsidR="00C52212">
              <w:rPr>
                <w:rStyle w:val="Kommentarzeichen"/>
                <w:rFonts w:asciiTheme="minorHAnsi" w:hAnsiTheme="minorHAnsi" w:cstheme="minorHAnsi"/>
              </w:rPr>
              <w:t xml:space="preserve">-12 </w:t>
            </w:r>
            <w:r w:rsidR="002A2E8D">
              <w:rPr>
                <w:rStyle w:val="Kommentarzeichen"/>
                <w:rFonts w:asciiTheme="minorHAnsi" w:hAnsiTheme="minorHAnsi" w:cstheme="minorHAnsi"/>
              </w:rPr>
              <w:t>zur</w:t>
            </w:r>
            <w:r w:rsidR="00C52212">
              <w:rPr>
                <w:rStyle w:val="Kommentarzeichen"/>
                <w:rFonts w:asciiTheme="minorHAnsi" w:hAnsiTheme="minorHAnsi" w:cstheme="minorHAnsi"/>
              </w:rPr>
              <w:t xml:space="preserve"> Umsetzung</w:t>
            </w:r>
          </w:p>
          <w:p w14:paraId="355D0DCC" w14:textId="613F6BA8" w:rsidR="00300B86" w:rsidRDefault="00044936" w:rsidP="00300B86">
            <w:pPr>
              <w:pStyle w:val="Tabelle"/>
              <w:jc w:val="left"/>
              <w:rPr>
                <w:rStyle w:val="Kommentarzeichen"/>
                <w:rFonts w:asciiTheme="minorHAnsi" w:hAnsiTheme="minorHAnsi" w:cstheme="minorHAnsi"/>
              </w:rPr>
            </w:pPr>
            <w:r>
              <w:rPr>
                <w:rStyle w:val="Kommentarzeichen"/>
                <w:rFonts w:asciiTheme="minorHAnsi" w:hAnsiTheme="minorHAnsi" w:cstheme="minorHAnsi"/>
              </w:rPr>
              <w:t>Glossar eingefügt</w:t>
            </w:r>
            <w:r w:rsidR="001776B6">
              <w:rPr>
                <w:rStyle w:val="Kommentarzeichen"/>
                <w:rFonts w:asciiTheme="minorHAnsi" w:hAnsiTheme="minorHAnsi" w:cstheme="minorHAnsi"/>
              </w:rPr>
              <w:t>, Links in Anlagen ergänzt</w:t>
            </w:r>
          </w:p>
          <w:p w14:paraId="358D2674" w14:textId="77777777" w:rsidR="00C52212" w:rsidRDefault="00C52212" w:rsidP="00300B86">
            <w:pPr>
              <w:pStyle w:val="Tabelle"/>
              <w:jc w:val="left"/>
              <w:rPr>
                <w:rStyle w:val="Kommentarzeichen"/>
                <w:rFonts w:asciiTheme="minorHAnsi" w:hAnsiTheme="minorHAnsi" w:cstheme="minorHAnsi"/>
              </w:rPr>
            </w:pPr>
            <w:r>
              <w:rPr>
                <w:rStyle w:val="Kommentarzeichen"/>
                <w:rFonts w:asciiTheme="minorHAnsi" w:hAnsiTheme="minorHAnsi" w:cstheme="minorHAnsi"/>
              </w:rPr>
              <w:t xml:space="preserve">Neues </w:t>
            </w:r>
            <w:proofErr w:type="spellStart"/>
            <w:r>
              <w:rPr>
                <w:rStyle w:val="Kommentarzeichen"/>
                <w:rFonts w:asciiTheme="minorHAnsi" w:hAnsiTheme="minorHAnsi" w:cstheme="minorHAnsi"/>
              </w:rPr>
              <w:t>Todo</w:t>
            </w:r>
            <w:proofErr w:type="spellEnd"/>
            <w:r>
              <w:rPr>
                <w:rStyle w:val="Kommentarzeichen"/>
                <w:rFonts w:asciiTheme="minorHAnsi" w:hAnsiTheme="minorHAnsi" w:cstheme="minorHAnsi"/>
              </w:rPr>
              <w:t xml:space="preserve"> </w:t>
            </w:r>
            <w:r w:rsidRPr="00C52212">
              <w:rPr>
                <w:rStyle w:val="Kommentarzeichen"/>
                <w:rFonts w:asciiTheme="minorHAnsi" w:hAnsiTheme="minorHAnsi" w:cstheme="minorHAnsi"/>
              </w:rPr>
              <w:t>Dataport: Spezifikation und Beschreibung für GET bei OE-Permission fehlt</w:t>
            </w:r>
          </w:p>
          <w:p w14:paraId="5DF50BC7" w14:textId="0AF94912" w:rsidR="00300B86" w:rsidRPr="00EF4A2E" w:rsidRDefault="00300B86" w:rsidP="00300B86">
            <w:pPr>
              <w:pStyle w:val="Tabelle"/>
              <w:jc w:val="left"/>
              <w:rPr>
                <w:rStyle w:val="Kommentarzeichen"/>
                <w:rFonts w:asciiTheme="minorHAnsi" w:hAnsiTheme="minorHAnsi" w:cstheme="minorHAnsi"/>
              </w:rPr>
            </w:pPr>
            <w:r>
              <w:rPr>
                <w:rStyle w:val="Kommentarzeichen"/>
                <w:rFonts w:asciiTheme="minorHAnsi" w:hAnsiTheme="minorHAnsi" w:cstheme="minorHAnsi"/>
              </w:rPr>
              <w:t>Abbildungsverzeichnis eingefügt</w:t>
            </w:r>
          </w:p>
        </w:tc>
        <w:tc>
          <w:tcPr>
            <w:tcW w:w="928" w:type="dxa"/>
            <w:tcBorders>
              <w:top w:val="single" w:sz="6" w:space="0" w:color="auto"/>
              <w:left w:val="single" w:sz="6" w:space="0" w:color="auto"/>
              <w:bottom w:val="single" w:sz="6" w:space="0" w:color="auto"/>
              <w:right w:val="single" w:sz="6" w:space="0" w:color="auto"/>
            </w:tcBorders>
          </w:tcPr>
          <w:p w14:paraId="1CD1C522" w14:textId="446A9D29" w:rsidR="009A4995" w:rsidRPr="00EF4A2E" w:rsidRDefault="009F4249" w:rsidP="009A4995">
            <w:pPr>
              <w:pStyle w:val="Tabelle"/>
              <w:jc w:val="center"/>
              <w:rPr>
                <w:rStyle w:val="Kommentarzeichen"/>
                <w:rFonts w:asciiTheme="minorHAnsi" w:hAnsiTheme="minorHAnsi" w:cstheme="minorHAnsi"/>
              </w:rPr>
            </w:pPr>
            <w:r>
              <w:rPr>
                <w:rStyle w:val="Kommentarzeichen"/>
                <w:rFonts w:asciiTheme="minorHAnsi" w:hAnsiTheme="minorHAnsi" w:cstheme="minorHAnsi"/>
              </w:rPr>
              <w:t>0.6</w:t>
            </w:r>
          </w:p>
        </w:tc>
        <w:tc>
          <w:tcPr>
            <w:tcW w:w="1134" w:type="dxa"/>
            <w:tcBorders>
              <w:top w:val="single" w:sz="6" w:space="0" w:color="auto"/>
              <w:left w:val="single" w:sz="6" w:space="0" w:color="auto"/>
              <w:bottom w:val="single" w:sz="6" w:space="0" w:color="auto"/>
              <w:right w:val="single" w:sz="6" w:space="0" w:color="auto"/>
            </w:tcBorders>
          </w:tcPr>
          <w:p w14:paraId="36847C26" w14:textId="6717CA95" w:rsidR="009A4995" w:rsidRPr="00EF4A2E" w:rsidRDefault="00C52212" w:rsidP="009A4995">
            <w:pPr>
              <w:pStyle w:val="Tabelle"/>
              <w:jc w:val="left"/>
              <w:rPr>
                <w:rStyle w:val="Kommentarzeichen"/>
                <w:rFonts w:asciiTheme="minorHAnsi" w:hAnsiTheme="minorHAnsi" w:cstheme="minorHAnsi"/>
              </w:rPr>
            </w:pPr>
            <w:r>
              <w:rPr>
                <w:rStyle w:val="Kommentarzeichen"/>
                <w:rFonts w:asciiTheme="minorHAnsi" w:hAnsiTheme="minorHAnsi" w:cstheme="minorHAnsi"/>
              </w:rPr>
              <w:t>2</w:t>
            </w:r>
            <w:r w:rsidR="00933B28">
              <w:rPr>
                <w:rStyle w:val="Kommentarzeichen"/>
                <w:rFonts w:asciiTheme="minorHAnsi" w:hAnsiTheme="minorHAnsi" w:cstheme="minorHAnsi"/>
              </w:rPr>
              <w:t>4</w:t>
            </w:r>
            <w:r w:rsidR="008D7BB0">
              <w:rPr>
                <w:rStyle w:val="Kommentarzeichen"/>
                <w:rFonts w:asciiTheme="minorHAnsi" w:hAnsiTheme="minorHAnsi" w:cstheme="minorHAnsi"/>
              </w:rPr>
              <w:t>.05.2024</w:t>
            </w:r>
          </w:p>
        </w:tc>
      </w:tr>
      <w:tr w:rsidR="009A4995" w:rsidRPr="00EF4A2E" w14:paraId="190990A8" w14:textId="77777777" w:rsidTr="006C2C52">
        <w:tblPrEx>
          <w:tblBorders>
            <w:top w:val="none" w:sz="0" w:space="0" w:color="auto"/>
            <w:left w:val="none" w:sz="0" w:space="0" w:color="auto"/>
            <w:bottom w:val="none" w:sz="0" w:space="0" w:color="auto"/>
            <w:right w:val="none" w:sz="0" w:space="0" w:color="auto"/>
          </w:tblBorders>
        </w:tblPrEx>
        <w:trPr>
          <w:cantSplit/>
        </w:trPr>
        <w:tc>
          <w:tcPr>
            <w:tcW w:w="1340" w:type="dxa"/>
            <w:tcBorders>
              <w:top w:val="single" w:sz="6" w:space="0" w:color="auto"/>
              <w:left w:val="single" w:sz="6" w:space="0" w:color="auto"/>
              <w:bottom w:val="single" w:sz="6" w:space="0" w:color="auto"/>
              <w:right w:val="single" w:sz="6" w:space="0" w:color="auto"/>
            </w:tcBorders>
          </w:tcPr>
          <w:p w14:paraId="0E255E26" w14:textId="77777777" w:rsidR="009A4995" w:rsidRDefault="00AF1012" w:rsidP="009A4995">
            <w:pPr>
              <w:pStyle w:val="Tabelle"/>
              <w:jc w:val="center"/>
              <w:rPr>
                <w:rStyle w:val="Kommentarzeichen"/>
                <w:rFonts w:asciiTheme="minorHAnsi" w:hAnsiTheme="minorHAnsi" w:cstheme="minorHAnsi"/>
              </w:rPr>
            </w:pPr>
            <w:r>
              <w:rPr>
                <w:rStyle w:val="Kommentarzeichen"/>
                <w:rFonts w:asciiTheme="minorHAnsi" w:hAnsiTheme="minorHAnsi" w:cstheme="minorHAnsi"/>
              </w:rPr>
              <w:t>Maren Tietgen</w:t>
            </w:r>
          </w:p>
          <w:p w14:paraId="354AA04C" w14:textId="77777777" w:rsidR="00AF1012" w:rsidRDefault="00AF1012" w:rsidP="009A4995">
            <w:pPr>
              <w:pStyle w:val="Tabelle"/>
              <w:jc w:val="center"/>
              <w:rPr>
                <w:rStyle w:val="Kommentarzeichen"/>
                <w:rFonts w:asciiTheme="minorHAnsi" w:hAnsiTheme="minorHAnsi" w:cstheme="minorHAnsi"/>
              </w:rPr>
            </w:pPr>
            <w:r>
              <w:rPr>
                <w:rStyle w:val="Kommentarzeichen"/>
                <w:rFonts w:asciiTheme="minorHAnsi" w:hAnsiTheme="minorHAnsi" w:cstheme="minorHAnsi"/>
              </w:rPr>
              <w:t>Matthias Oppermann</w:t>
            </w:r>
          </w:p>
          <w:p w14:paraId="516ED9A0" w14:textId="2D1D5322" w:rsidR="00AF1012" w:rsidRPr="00EF4A2E" w:rsidRDefault="00AF1012" w:rsidP="009A4995">
            <w:pPr>
              <w:pStyle w:val="Tabelle"/>
              <w:jc w:val="center"/>
              <w:rPr>
                <w:rStyle w:val="Kommentarzeichen"/>
                <w:rFonts w:asciiTheme="minorHAnsi" w:hAnsiTheme="minorHAnsi" w:cstheme="minorHAnsi"/>
              </w:rPr>
            </w:pPr>
            <w:r>
              <w:rPr>
                <w:rStyle w:val="Kommentarzeichen"/>
                <w:rFonts w:asciiTheme="minorHAnsi" w:hAnsiTheme="minorHAnsi" w:cstheme="minorHAnsi"/>
              </w:rPr>
              <w:t>Jan Rüth</w:t>
            </w:r>
          </w:p>
        </w:tc>
        <w:tc>
          <w:tcPr>
            <w:tcW w:w="1070" w:type="dxa"/>
            <w:tcBorders>
              <w:top w:val="single" w:sz="6" w:space="0" w:color="auto"/>
              <w:left w:val="single" w:sz="6" w:space="0" w:color="auto"/>
              <w:bottom w:val="single" w:sz="6" w:space="0" w:color="auto"/>
              <w:right w:val="single" w:sz="6" w:space="0" w:color="auto"/>
            </w:tcBorders>
          </w:tcPr>
          <w:p w14:paraId="249FA080" w14:textId="77777777" w:rsidR="009A4995" w:rsidRPr="00EF4A2E" w:rsidRDefault="009A4995" w:rsidP="009A4995">
            <w:pPr>
              <w:pStyle w:val="Tabelle"/>
              <w:jc w:val="left"/>
              <w:rPr>
                <w:rStyle w:val="Kommentarzeichen"/>
                <w:rFonts w:asciiTheme="minorHAnsi" w:hAnsiTheme="minorHAnsi" w:cstheme="minorHAnsi"/>
              </w:rPr>
            </w:pPr>
          </w:p>
        </w:tc>
        <w:tc>
          <w:tcPr>
            <w:tcW w:w="4742" w:type="dxa"/>
            <w:tcBorders>
              <w:top w:val="single" w:sz="6" w:space="0" w:color="auto"/>
              <w:left w:val="single" w:sz="6" w:space="0" w:color="auto"/>
              <w:bottom w:val="single" w:sz="6" w:space="0" w:color="auto"/>
              <w:right w:val="single" w:sz="6" w:space="0" w:color="auto"/>
            </w:tcBorders>
          </w:tcPr>
          <w:p w14:paraId="1CB1E07F" w14:textId="77777777" w:rsidR="009A4995" w:rsidRDefault="00AF1012" w:rsidP="009A4995">
            <w:pPr>
              <w:pStyle w:val="Tabelle"/>
              <w:jc w:val="left"/>
              <w:rPr>
                <w:rStyle w:val="Kommentarzeichen"/>
                <w:rFonts w:asciiTheme="minorHAnsi" w:hAnsiTheme="minorHAnsi" w:cstheme="minorHAnsi"/>
              </w:rPr>
            </w:pPr>
            <w:r>
              <w:rPr>
                <w:rStyle w:val="Kommentarzeichen"/>
                <w:rFonts w:asciiTheme="minorHAnsi" w:hAnsiTheme="minorHAnsi" w:cstheme="minorHAnsi"/>
              </w:rPr>
              <w:t>Review der Änderungen und Ergänzung der Version 0.6.</w:t>
            </w:r>
          </w:p>
          <w:p w14:paraId="1ADD0C05" w14:textId="683CEDA8" w:rsidR="00AF1012" w:rsidRPr="00EF4A2E" w:rsidRDefault="00AF1012" w:rsidP="009A4995">
            <w:pPr>
              <w:pStyle w:val="Tabelle"/>
              <w:jc w:val="left"/>
              <w:rPr>
                <w:rStyle w:val="Kommentarzeichen"/>
                <w:rFonts w:asciiTheme="minorHAnsi" w:hAnsiTheme="minorHAnsi" w:cstheme="minorHAnsi"/>
              </w:rPr>
            </w:pPr>
            <w:r>
              <w:rPr>
                <w:rStyle w:val="Kommentarzeichen"/>
                <w:rFonts w:asciiTheme="minorHAnsi" w:hAnsiTheme="minorHAnsi" w:cstheme="minorHAnsi"/>
              </w:rPr>
              <w:t>Einarbeitung der Korrekteren und Ergänzungen</w:t>
            </w:r>
            <w:r w:rsidR="00C01F3D">
              <w:rPr>
                <w:rStyle w:val="Kommentarzeichen"/>
                <w:rFonts w:asciiTheme="minorHAnsi" w:hAnsiTheme="minorHAnsi" w:cstheme="minorHAnsi"/>
              </w:rPr>
              <w:t>. Korrekturen zur Rechtschreibung wurden ohne Änderungsmodus direkt übernommen, auch in finalen Abschnitten 1 bis 4. Inhaltliche Ergänzungen oder Umformulierungen wurden hingegen im Änderungsmodus durchgeführt.</w:t>
            </w:r>
          </w:p>
        </w:tc>
        <w:tc>
          <w:tcPr>
            <w:tcW w:w="928" w:type="dxa"/>
            <w:tcBorders>
              <w:top w:val="single" w:sz="6" w:space="0" w:color="auto"/>
              <w:left w:val="single" w:sz="6" w:space="0" w:color="auto"/>
              <w:bottom w:val="single" w:sz="6" w:space="0" w:color="auto"/>
              <w:right w:val="single" w:sz="6" w:space="0" w:color="auto"/>
            </w:tcBorders>
          </w:tcPr>
          <w:p w14:paraId="2D22D42A" w14:textId="0E92F698" w:rsidR="009A4995" w:rsidRPr="00EF4A2E" w:rsidRDefault="00AF1012" w:rsidP="009A4995">
            <w:pPr>
              <w:pStyle w:val="Tabelle"/>
              <w:jc w:val="center"/>
              <w:rPr>
                <w:rStyle w:val="Kommentarzeichen"/>
                <w:rFonts w:asciiTheme="minorHAnsi" w:hAnsiTheme="minorHAnsi" w:cstheme="minorHAnsi"/>
              </w:rPr>
            </w:pPr>
            <w:r>
              <w:rPr>
                <w:rStyle w:val="Kommentarzeichen"/>
                <w:rFonts w:asciiTheme="minorHAnsi" w:hAnsiTheme="minorHAnsi" w:cstheme="minorHAnsi"/>
              </w:rPr>
              <w:t>0.7</w:t>
            </w:r>
          </w:p>
        </w:tc>
        <w:tc>
          <w:tcPr>
            <w:tcW w:w="1134" w:type="dxa"/>
            <w:tcBorders>
              <w:top w:val="single" w:sz="6" w:space="0" w:color="auto"/>
              <w:left w:val="single" w:sz="6" w:space="0" w:color="auto"/>
              <w:bottom w:val="single" w:sz="6" w:space="0" w:color="auto"/>
              <w:right w:val="single" w:sz="6" w:space="0" w:color="auto"/>
            </w:tcBorders>
          </w:tcPr>
          <w:p w14:paraId="2C321983" w14:textId="7D92D41F" w:rsidR="009A4995" w:rsidRPr="00EF4A2E" w:rsidRDefault="00AF1012" w:rsidP="009A4995">
            <w:pPr>
              <w:pStyle w:val="Tabelle"/>
              <w:jc w:val="left"/>
              <w:rPr>
                <w:rStyle w:val="Kommentarzeichen"/>
                <w:rFonts w:asciiTheme="minorHAnsi" w:hAnsiTheme="minorHAnsi" w:cstheme="minorHAnsi"/>
              </w:rPr>
            </w:pPr>
            <w:r>
              <w:rPr>
                <w:rStyle w:val="Kommentarzeichen"/>
                <w:rFonts w:asciiTheme="minorHAnsi" w:hAnsiTheme="minorHAnsi" w:cstheme="minorHAnsi"/>
              </w:rPr>
              <w:t>11.06.2024</w:t>
            </w:r>
          </w:p>
        </w:tc>
      </w:tr>
      <w:bookmarkEnd w:id="0"/>
      <w:bookmarkEnd w:id="1"/>
    </w:tbl>
    <w:p w14:paraId="25CEC0AE" w14:textId="77777777" w:rsidR="003C7E83" w:rsidRDefault="00820485">
      <w:pPr>
        <w:pStyle w:val="Verzeichnis1"/>
        <w:tabs>
          <w:tab w:val="left" w:pos="440"/>
          <w:tab w:val="right" w:leader="dot" w:pos="9515"/>
        </w:tabs>
        <w:rPr>
          <w:rFonts w:asciiTheme="minorHAnsi" w:hAnsiTheme="minorHAnsi" w:cstheme="minorHAnsi"/>
        </w:rPr>
      </w:pPr>
      <w:r w:rsidRPr="00EF4A2E">
        <w:rPr>
          <w:rFonts w:asciiTheme="minorHAnsi" w:hAnsiTheme="minorHAnsi" w:cstheme="minorHAnsi"/>
        </w:rPr>
        <w:br w:type="page"/>
      </w:r>
      <w:r w:rsidRPr="00EF4A2E">
        <w:rPr>
          <w:rFonts w:asciiTheme="minorHAnsi" w:hAnsiTheme="minorHAnsi" w:cstheme="minorHAnsi"/>
        </w:rPr>
        <w:lastRenderedPageBreak/>
        <w:t>Inhaltsverzeichnis</w:t>
      </w:r>
    </w:p>
    <w:p w14:paraId="1C8AA8B5" w14:textId="5B7DBEBC" w:rsidR="002952B9" w:rsidRDefault="00EF0BC2">
      <w:pPr>
        <w:pStyle w:val="Verzeichnis1"/>
        <w:tabs>
          <w:tab w:val="left" w:pos="440"/>
          <w:tab w:val="right" w:leader="dot" w:pos="9515"/>
        </w:tabs>
        <w:rPr>
          <w:rFonts w:asciiTheme="minorHAnsi" w:eastAsiaTheme="minorEastAsia" w:hAnsiTheme="minorHAnsi" w:cstheme="minorBidi"/>
          <w:b w:val="0"/>
          <w:bCs w:val="0"/>
          <w:caps w:val="0"/>
          <w:noProof/>
          <w:sz w:val="22"/>
          <w:szCs w:val="22"/>
        </w:rPr>
      </w:pPr>
      <w:r w:rsidRPr="00EF4A2E">
        <w:rPr>
          <w:rFonts w:asciiTheme="minorHAnsi" w:hAnsiTheme="minorHAnsi" w:cstheme="minorHAnsi"/>
          <w:i/>
          <w:iCs/>
          <w:caps w:val="0"/>
          <w:sz w:val="20"/>
          <w:szCs w:val="20"/>
        </w:rPr>
        <w:fldChar w:fldCharType="begin"/>
      </w:r>
      <w:r w:rsidRPr="00EF4A2E">
        <w:rPr>
          <w:rFonts w:asciiTheme="minorHAnsi" w:hAnsiTheme="minorHAnsi" w:cstheme="minorHAnsi"/>
          <w:i/>
          <w:iCs/>
          <w:sz w:val="20"/>
        </w:rPr>
        <w:instrText xml:space="preserve"> TOC \o "1-2" \h \z \u </w:instrText>
      </w:r>
      <w:r w:rsidRPr="00EF4A2E">
        <w:rPr>
          <w:rFonts w:asciiTheme="minorHAnsi" w:hAnsiTheme="minorHAnsi" w:cstheme="minorHAnsi"/>
          <w:i/>
          <w:iCs/>
          <w:caps w:val="0"/>
          <w:sz w:val="20"/>
          <w:szCs w:val="20"/>
        </w:rPr>
        <w:fldChar w:fldCharType="separate"/>
      </w:r>
      <w:hyperlink w:anchor="_Toc168919234" w:history="1">
        <w:r w:rsidR="002952B9" w:rsidRPr="004360AA">
          <w:rPr>
            <w:rStyle w:val="Hyperlink"/>
            <w:rFonts w:cstheme="minorHAnsi"/>
            <w:noProof/>
          </w:rPr>
          <w:t>1</w:t>
        </w:r>
        <w:r w:rsidR="002952B9">
          <w:rPr>
            <w:rFonts w:asciiTheme="minorHAnsi" w:eastAsiaTheme="minorEastAsia" w:hAnsiTheme="minorHAnsi" w:cstheme="minorBidi"/>
            <w:b w:val="0"/>
            <w:bCs w:val="0"/>
            <w:caps w:val="0"/>
            <w:noProof/>
            <w:sz w:val="22"/>
            <w:szCs w:val="22"/>
          </w:rPr>
          <w:tab/>
        </w:r>
        <w:r w:rsidR="002952B9" w:rsidRPr="004360AA">
          <w:rPr>
            <w:rStyle w:val="Hyperlink"/>
            <w:rFonts w:cstheme="minorHAnsi"/>
            <w:noProof/>
          </w:rPr>
          <w:t>Problembeschreibung</w:t>
        </w:r>
        <w:r w:rsidR="002952B9">
          <w:rPr>
            <w:noProof/>
            <w:webHidden/>
          </w:rPr>
          <w:tab/>
        </w:r>
        <w:r w:rsidR="002952B9">
          <w:rPr>
            <w:noProof/>
            <w:webHidden/>
          </w:rPr>
          <w:fldChar w:fldCharType="begin"/>
        </w:r>
        <w:r w:rsidR="002952B9">
          <w:rPr>
            <w:noProof/>
            <w:webHidden/>
          </w:rPr>
          <w:instrText xml:space="preserve"> PAGEREF _Toc168919234 \h </w:instrText>
        </w:r>
        <w:r w:rsidR="002952B9">
          <w:rPr>
            <w:noProof/>
            <w:webHidden/>
          </w:rPr>
        </w:r>
        <w:r w:rsidR="002952B9">
          <w:rPr>
            <w:noProof/>
            <w:webHidden/>
          </w:rPr>
          <w:fldChar w:fldCharType="separate"/>
        </w:r>
        <w:r w:rsidR="002952B9">
          <w:rPr>
            <w:noProof/>
            <w:webHidden/>
          </w:rPr>
          <w:t>7</w:t>
        </w:r>
        <w:r w:rsidR="002952B9">
          <w:rPr>
            <w:noProof/>
            <w:webHidden/>
          </w:rPr>
          <w:fldChar w:fldCharType="end"/>
        </w:r>
      </w:hyperlink>
    </w:p>
    <w:p w14:paraId="0E76E01A" w14:textId="3795A502" w:rsidR="002952B9" w:rsidRDefault="001776B6">
      <w:pPr>
        <w:pStyle w:val="Verzeichnis2"/>
        <w:tabs>
          <w:tab w:val="left" w:pos="660"/>
          <w:tab w:val="right" w:leader="dot" w:pos="9515"/>
        </w:tabs>
        <w:rPr>
          <w:rFonts w:eastAsiaTheme="minorEastAsia" w:cstheme="minorBidi"/>
          <w:b w:val="0"/>
          <w:bCs w:val="0"/>
          <w:noProof/>
          <w:sz w:val="22"/>
          <w:szCs w:val="22"/>
        </w:rPr>
      </w:pPr>
      <w:hyperlink w:anchor="_Toc168919235" w:history="1">
        <w:r w:rsidR="002952B9" w:rsidRPr="004360AA">
          <w:rPr>
            <w:rStyle w:val="Hyperlink"/>
            <w:rFonts w:cstheme="minorHAnsi"/>
            <w:i/>
            <w:iCs/>
            <w:noProof/>
          </w:rPr>
          <w:t>1.1</w:t>
        </w:r>
        <w:r w:rsidR="002952B9">
          <w:rPr>
            <w:rFonts w:eastAsiaTheme="minorEastAsia" w:cstheme="minorBidi"/>
            <w:b w:val="0"/>
            <w:bCs w:val="0"/>
            <w:noProof/>
            <w:sz w:val="22"/>
            <w:szCs w:val="22"/>
          </w:rPr>
          <w:tab/>
        </w:r>
        <w:r w:rsidR="002952B9" w:rsidRPr="004360AA">
          <w:rPr>
            <w:rStyle w:val="Hyperlink"/>
            <w:rFonts w:cstheme="minorHAnsi"/>
            <w:i/>
            <w:iCs/>
            <w:noProof/>
          </w:rPr>
          <w:t>Vorwort</w:t>
        </w:r>
        <w:r w:rsidR="002952B9">
          <w:rPr>
            <w:noProof/>
            <w:webHidden/>
          </w:rPr>
          <w:tab/>
        </w:r>
        <w:r w:rsidR="002952B9">
          <w:rPr>
            <w:noProof/>
            <w:webHidden/>
          </w:rPr>
          <w:fldChar w:fldCharType="begin"/>
        </w:r>
        <w:r w:rsidR="002952B9">
          <w:rPr>
            <w:noProof/>
            <w:webHidden/>
          </w:rPr>
          <w:instrText xml:space="preserve"> PAGEREF _Toc168919235 \h </w:instrText>
        </w:r>
        <w:r w:rsidR="002952B9">
          <w:rPr>
            <w:noProof/>
            <w:webHidden/>
          </w:rPr>
        </w:r>
        <w:r w:rsidR="002952B9">
          <w:rPr>
            <w:noProof/>
            <w:webHidden/>
          </w:rPr>
          <w:fldChar w:fldCharType="separate"/>
        </w:r>
        <w:r w:rsidR="002952B9">
          <w:rPr>
            <w:noProof/>
            <w:webHidden/>
          </w:rPr>
          <w:t>7</w:t>
        </w:r>
        <w:r w:rsidR="002952B9">
          <w:rPr>
            <w:noProof/>
            <w:webHidden/>
          </w:rPr>
          <w:fldChar w:fldCharType="end"/>
        </w:r>
      </w:hyperlink>
    </w:p>
    <w:p w14:paraId="01800FB4" w14:textId="7B44FDA6" w:rsidR="002952B9" w:rsidRDefault="001776B6">
      <w:pPr>
        <w:pStyle w:val="Verzeichnis2"/>
        <w:tabs>
          <w:tab w:val="left" w:pos="660"/>
          <w:tab w:val="right" w:leader="dot" w:pos="9515"/>
        </w:tabs>
        <w:rPr>
          <w:rFonts w:eastAsiaTheme="minorEastAsia" w:cstheme="minorBidi"/>
          <w:b w:val="0"/>
          <w:bCs w:val="0"/>
          <w:noProof/>
          <w:sz w:val="22"/>
          <w:szCs w:val="22"/>
        </w:rPr>
      </w:pPr>
      <w:hyperlink w:anchor="_Toc168919236" w:history="1">
        <w:r w:rsidR="002952B9" w:rsidRPr="004360AA">
          <w:rPr>
            <w:rStyle w:val="Hyperlink"/>
            <w:rFonts w:cstheme="minorHAnsi"/>
            <w:i/>
            <w:iCs/>
            <w:noProof/>
          </w:rPr>
          <w:t>1.2</w:t>
        </w:r>
        <w:r w:rsidR="002952B9">
          <w:rPr>
            <w:rFonts w:eastAsiaTheme="minorEastAsia" w:cstheme="minorBidi"/>
            <w:b w:val="0"/>
            <w:bCs w:val="0"/>
            <w:noProof/>
            <w:sz w:val="22"/>
            <w:szCs w:val="22"/>
          </w:rPr>
          <w:tab/>
        </w:r>
        <w:r w:rsidR="002952B9" w:rsidRPr="004360AA">
          <w:rPr>
            <w:rStyle w:val="Hyperlink"/>
            <w:rFonts w:cstheme="minorHAnsi"/>
            <w:i/>
            <w:iCs/>
            <w:noProof/>
          </w:rPr>
          <w:t>Einleitung und Problemstellung</w:t>
        </w:r>
        <w:r w:rsidR="002952B9">
          <w:rPr>
            <w:noProof/>
            <w:webHidden/>
          </w:rPr>
          <w:tab/>
        </w:r>
        <w:r w:rsidR="002952B9">
          <w:rPr>
            <w:noProof/>
            <w:webHidden/>
          </w:rPr>
          <w:fldChar w:fldCharType="begin"/>
        </w:r>
        <w:r w:rsidR="002952B9">
          <w:rPr>
            <w:noProof/>
            <w:webHidden/>
          </w:rPr>
          <w:instrText xml:space="preserve"> PAGEREF _Toc168919236 \h </w:instrText>
        </w:r>
        <w:r w:rsidR="002952B9">
          <w:rPr>
            <w:noProof/>
            <w:webHidden/>
          </w:rPr>
        </w:r>
        <w:r w:rsidR="002952B9">
          <w:rPr>
            <w:noProof/>
            <w:webHidden/>
          </w:rPr>
          <w:fldChar w:fldCharType="separate"/>
        </w:r>
        <w:r w:rsidR="002952B9">
          <w:rPr>
            <w:noProof/>
            <w:webHidden/>
          </w:rPr>
          <w:t>7</w:t>
        </w:r>
        <w:r w:rsidR="002952B9">
          <w:rPr>
            <w:noProof/>
            <w:webHidden/>
          </w:rPr>
          <w:fldChar w:fldCharType="end"/>
        </w:r>
      </w:hyperlink>
    </w:p>
    <w:p w14:paraId="28E72018" w14:textId="1E5F7A73" w:rsidR="002952B9" w:rsidRDefault="001776B6">
      <w:pPr>
        <w:pStyle w:val="Verzeichnis1"/>
        <w:tabs>
          <w:tab w:val="left" w:pos="440"/>
          <w:tab w:val="right" w:leader="dot" w:pos="9515"/>
        </w:tabs>
        <w:rPr>
          <w:rFonts w:asciiTheme="minorHAnsi" w:eastAsiaTheme="minorEastAsia" w:hAnsiTheme="minorHAnsi" w:cstheme="minorBidi"/>
          <w:b w:val="0"/>
          <w:bCs w:val="0"/>
          <w:caps w:val="0"/>
          <w:noProof/>
          <w:sz w:val="22"/>
          <w:szCs w:val="22"/>
        </w:rPr>
      </w:pPr>
      <w:hyperlink w:anchor="_Toc168919237" w:history="1">
        <w:r w:rsidR="002952B9" w:rsidRPr="004360AA">
          <w:rPr>
            <w:rStyle w:val="Hyperlink"/>
            <w:rFonts w:cstheme="minorHAnsi"/>
            <w:noProof/>
          </w:rPr>
          <w:t>2</w:t>
        </w:r>
        <w:r w:rsidR="002952B9">
          <w:rPr>
            <w:rFonts w:asciiTheme="minorHAnsi" w:eastAsiaTheme="minorEastAsia" w:hAnsiTheme="minorHAnsi" w:cstheme="minorBidi"/>
            <w:b w:val="0"/>
            <w:bCs w:val="0"/>
            <w:caps w:val="0"/>
            <w:noProof/>
            <w:sz w:val="22"/>
            <w:szCs w:val="22"/>
          </w:rPr>
          <w:tab/>
        </w:r>
        <w:r w:rsidR="002952B9" w:rsidRPr="004360AA">
          <w:rPr>
            <w:rStyle w:val="Hyperlink"/>
            <w:rFonts w:cstheme="minorHAnsi"/>
            <w:noProof/>
          </w:rPr>
          <w:t>Abhängigkeiten / Rahmenbedingungen</w:t>
        </w:r>
        <w:r w:rsidR="002952B9">
          <w:rPr>
            <w:noProof/>
            <w:webHidden/>
          </w:rPr>
          <w:tab/>
        </w:r>
        <w:r w:rsidR="002952B9">
          <w:rPr>
            <w:noProof/>
            <w:webHidden/>
          </w:rPr>
          <w:fldChar w:fldCharType="begin"/>
        </w:r>
        <w:r w:rsidR="002952B9">
          <w:rPr>
            <w:noProof/>
            <w:webHidden/>
          </w:rPr>
          <w:instrText xml:space="preserve"> PAGEREF _Toc168919237 \h </w:instrText>
        </w:r>
        <w:r w:rsidR="002952B9">
          <w:rPr>
            <w:noProof/>
            <w:webHidden/>
          </w:rPr>
        </w:r>
        <w:r w:rsidR="002952B9">
          <w:rPr>
            <w:noProof/>
            <w:webHidden/>
          </w:rPr>
          <w:fldChar w:fldCharType="separate"/>
        </w:r>
        <w:r w:rsidR="002952B9">
          <w:rPr>
            <w:noProof/>
            <w:webHidden/>
          </w:rPr>
          <w:t>9</w:t>
        </w:r>
        <w:r w:rsidR="002952B9">
          <w:rPr>
            <w:noProof/>
            <w:webHidden/>
          </w:rPr>
          <w:fldChar w:fldCharType="end"/>
        </w:r>
      </w:hyperlink>
    </w:p>
    <w:p w14:paraId="45C6F8EF" w14:textId="7FC522B2" w:rsidR="002952B9" w:rsidRDefault="001776B6">
      <w:pPr>
        <w:pStyle w:val="Verzeichnis2"/>
        <w:tabs>
          <w:tab w:val="left" w:pos="660"/>
          <w:tab w:val="right" w:leader="dot" w:pos="9515"/>
        </w:tabs>
        <w:rPr>
          <w:rFonts w:eastAsiaTheme="minorEastAsia" w:cstheme="minorBidi"/>
          <w:b w:val="0"/>
          <w:bCs w:val="0"/>
          <w:noProof/>
          <w:sz w:val="22"/>
          <w:szCs w:val="22"/>
        </w:rPr>
      </w:pPr>
      <w:hyperlink w:anchor="_Toc168919238" w:history="1">
        <w:r w:rsidR="002952B9" w:rsidRPr="004360AA">
          <w:rPr>
            <w:rStyle w:val="Hyperlink"/>
            <w:rFonts w:cstheme="minorHAnsi"/>
            <w:i/>
            <w:iCs/>
            <w:noProof/>
          </w:rPr>
          <w:t>2.1</w:t>
        </w:r>
        <w:r w:rsidR="002952B9">
          <w:rPr>
            <w:rFonts w:eastAsiaTheme="minorEastAsia" w:cstheme="minorBidi"/>
            <w:b w:val="0"/>
            <w:bCs w:val="0"/>
            <w:noProof/>
            <w:sz w:val="22"/>
            <w:szCs w:val="22"/>
          </w:rPr>
          <w:tab/>
        </w:r>
        <w:r w:rsidR="002952B9" w:rsidRPr="004360AA">
          <w:rPr>
            <w:rStyle w:val="Hyperlink"/>
            <w:rFonts w:cstheme="minorHAnsi"/>
            <w:i/>
            <w:iCs/>
            <w:noProof/>
          </w:rPr>
          <w:t>Übersicht Objekt: Anwender</w:t>
        </w:r>
        <w:r w:rsidR="002952B9">
          <w:rPr>
            <w:noProof/>
            <w:webHidden/>
          </w:rPr>
          <w:tab/>
        </w:r>
        <w:r w:rsidR="002952B9">
          <w:rPr>
            <w:noProof/>
            <w:webHidden/>
          </w:rPr>
          <w:fldChar w:fldCharType="begin"/>
        </w:r>
        <w:r w:rsidR="002952B9">
          <w:rPr>
            <w:noProof/>
            <w:webHidden/>
          </w:rPr>
          <w:instrText xml:space="preserve"> PAGEREF _Toc168919238 \h </w:instrText>
        </w:r>
        <w:r w:rsidR="002952B9">
          <w:rPr>
            <w:noProof/>
            <w:webHidden/>
          </w:rPr>
        </w:r>
        <w:r w:rsidR="002952B9">
          <w:rPr>
            <w:noProof/>
            <w:webHidden/>
          </w:rPr>
          <w:fldChar w:fldCharType="separate"/>
        </w:r>
        <w:r w:rsidR="002952B9">
          <w:rPr>
            <w:noProof/>
            <w:webHidden/>
          </w:rPr>
          <w:t>9</w:t>
        </w:r>
        <w:r w:rsidR="002952B9">
          <w:rPr>
            <w:noProof/>
            <w:webHidden/>
          </w:rPr>
          <w:fldChar w:fldCharType="end"/>
        </w:r>
      </w:hyperlink>
    </w:p>
    <w:p w14:paraId="7D48C159" w14:textId="1F402D5D" w:rsidR="002952B9" w:rsidRDefault="001776B6">
      <w:pPr>
        <w:pStyle w:val="Verzeichnis2"/>
        <w:tabs>
          <w:tab w:val="left" w:pos="660"/>
          <w:tab w:val="right" w:leader="dot" w:pos="9515"/>
        </w:tabs>
        <w:rPr>
          <w:rFonts w:eastAsiaTheme="minorEastAsia" w:cstheme="minorBidi"/>
          <w:b w:val="0"/>
          <w:bCs w:val="0"/>
          <w:noProof/>
          <w:sz w:val="22"/>
          <w:szCs w:val="22"/>
        </w:rPr>
      </w:pPr>
      <w:hyperlink w:anchor="_Toc168919239" w:history="1">
        <w:r w:rsidR="002952B9" w:rsidRPr="004360AA">
          <w:rPr>
            <w:rStyle w:val="Hyperlink"/>
            <w:rFonts w:cstheme="minorHAnsi"/>
            <w:i/>
            <w:iCs/>
            <w:noProof/>
          </w:rPr>
          <w:t>2.2</w:t>
        </w:r>
        <w:r w:rsidR="002952B9">
          <w:rPr>
            <w:rFonts w:eastAsiaTheme="minorEastAsia" w:cstheme="minorBidi"/>
            <w:b w:val="0"/>
            <w:bCs w:val="0"/>
            <w:noProof/>
            <w:sz w:val="22"/>
            <w:szCs w:val="22"/>
          </w:rPr>
          <w:tab/>
        </w:r>
        <w:r w:rsidR="002952B9" w:rsidRPr="004360AA">
          <w:rPr>
            <w:rStyle w:val="Hyperlink"/>
            <w:rFonts w:cstheme="minorHAnsi"/>
            <w:i/>
            <w:iCs/>
            <w:noProof/>
          </w:rPr>
          <w:t>Übersicht Objekt: Dienststelle</w:t>
        </w:r>
        <w:r w:rsidR="002952B9">
          <w:rPr>
            <w:noProof/>
            <w:webHidden/>
          </w:rPr>
          <w:tab/>
        </w:r>
        <w:r w:rsidR="002952B9">
          <w:rPr>
            <w:noProof/>
            <w:webHidden/>
          </w:rPr>
          <w:fldChar w:fldCharType="begin"/>
        </w:r>
        <w:r w:rsidR="002952B9">
          <w:rPr>
            <w:noProof/>
            <w:webHidden/>
          </w:rPr>
          <w:instrText xml:space="preserve"> PAGEREF _Toc168919239 \h </w:instrText>
        </w:r>
        <w:r w:rsidR="002952B9">
          <w:rPr>
            <w:noProof/>
            <w:webHidden/>
          </w:rPr>
        </w:r>
        <w:r w:rsidR="002952B9">
          <w:rPr>
            <w:noProof/>
            <w:webHidden/>
          </w:rPr>
          <w:fldChar w:fldCharType="separate"/>
        </w:r>
        <w:r w:rsidR="002952B9">
          <w:rPr>
            <w:noProof/>
            <w:webHidden/>
          </w:rPr>
          <w:t>12</w:t>
        </w:r>
        <w:r w:rsidR="002952B9">
          <w:rPr>
            <w:noProof/>
            <w:webHidden/>
          </w:rPr>
          <w:fldChar w:fldCharType="end"/>
        </w:r>
      </w:hyperlink>
    </w:p>
    <w:p w14:paraId="6B2E77A7" w14:textId="2AC4338D" w:rsidR="002952B9" w:rsidRDefault="001776B6">
      <w:pPr>
        <w:pStyle w:val="Verzeichnis2"/>
        <w:tabs>
          <w:tab w:val="left" w:pos="660"/>
          <w:tab w:val="right" w:leader="dot" w:pos="9515"/>
        </w:tabs>
        <w:rPr>
          <w:rFonts w:eastAsiaTheme="minorEastAsia" w:cstheme="minorBidi"/>
          <w:b w:val="0"/>
          <w:bCs w:val="0"/>
          <w:noProof/>
          <w:sz w:val="22"/>
          <w:szCs w:val="22"/>
        </w:rPr>
      </w:pPr>
      <w:hyperlink w:anchor="_Toc168919240" w:history="1">
        <w:r w:rsidR="002952B9" w:rsidRPr="004360AA">
          <w:rPr>
            <w:rStyle w:val="Hyperlink"/>
            <w:rFonts w:cstheme="minorHAnsi"/>
            <w:i/>
            <w:iCs/>
            <w:noProof/>
          </w:rPr>
          <w:t>2.3</w:t>
        </w:r>
        <w:r w:rsidR="002952B9">
          <w:rPr>
            <w:rFonts w:eastAsiaTheme="minorEastAsia" w:cstheme="minorBidi"/>
            <w:b w:val="0"/>
            <w:bCs w:val="0"/>
            <w:noProof/>
            <w:sz w:val="22"/>
            <w:szCs w:val="22"/>
          </w:rPr>
          <w:tab/>
        </w:r>
        <w:r w:rsidR="002952B9" w:rsidRPr="004360AA">
          <w:rPr>
            <w:rStyle w:val="Hyperlink"/>
            <w:rFonts w:cstheme="minorHAnsi"/>
            <w:i/>
            <w:iCs/>
            <w:noProof/>
          </w:rPr>
          <w:t>Übersicht Objekt: Rollen- und Funktionsberechtigung</w:t>
        </w:r>
        <w:r w:rsidR="002952B9">
          <w:rPr>
            <w:noProof/>
            <w:webHidden/>
          </w:rPr>
          <w:tab/>
        </w:r>
        <w:r w:rsidR="002952B9">
          <w:rPr>
            <w:noProof/>
            <w:webHidden/>
          </w:rPr>
          <w:fldChar w:fldCharType="begin"/>
        </w:r>
        <w:r w:rsidR="002952B9">
          <w:rPr>
            <w:noProof/>
            <w:webHidden/>
          </w:rPr>
          <w:instrText xml:space="preserve"> PAGEREF _Toc168919240 \h </w:instrText>
        </w:r>
        <w:r w:rsidR="002952B9">
          <w:rPr>
            <w:noProof/>
            <w:webHidden/>
          </w:rPr>
        </w:r>
        <w:r w:rsidR="002952B9">
          <w:rPr>
            <w:noProof/>
            <w:webHidden/>
          </w:rPr>
          <w:fldChar w:fldCharType="separate"/>
        </w:r>
        <w:r w:rsidR="002952B9">
          <w:rPr>
            <w:noProof/>
            <w:webHidden/>
          </w:rPr>
          <w:t>15</w:t>
        </w:r>
        <w:r w:rsidR="002952B9">
          <w:rPr>
            <w:noProof/>
            <w:webHidden/>
          </w:rPr>
          <w:fldChar w:fldCharType="end"/>
        </w:r>
      </w:hyperlink>
    </w:p>
    <w:p w14:paraId="70B1397A" w14:textId="7BC98C5A" w:rsidR="002952B9" w:rsidRDefault="001776B6">
      <w:pPr>
        <w:pStyle w:val="Verzeichnis2"/>
        <w:tabs>
          <w:tab w:val="left" w:pos="660"/>
          <w:tab w:val="right" w:leader="dot" w:pos="9515"/>
        </w:tabs>
        <w:rPr>
          <w:rFonts w:eastAsiaTheme="minorEastAsia" w:cstheme="minorBidi"/>
          <w:b w:val="0"/>
          <w:bCs w:val="0"/>
          <w:noProof/>
          <w:sz w:val="22"/>
          <w:szCs w:val="22"/>
        </w:rPr>
      </w:pPr>
      <w:hyperlink w:anchor="_Toc168919241" w:history="1">
        <w:r w:rsidR="002952B9" w:rsidRPr="004360AA">
          <w:rPr>
            <w:rStyle w:val="Hyperlink"/>
            <w:rFonts w:cstheme="minorHAnsi"/>
            <w:i/>
            <w:iCs/>
            <w:noProof/>
          </w:rPr>
          <w:t>2.4</w:t>
        </w:r>
        <w:r w:rsidR="002952B9">
          <w:rPr>
            <w:rFonts w:eastAsiaTheme="minorEastAsia" w:cstheme="minorBidi"/>
            <w:b w:val="0"/>
            <w:bCs w:val="0"/>
            <w:noProof/>
            <w:sz w:val="22"/>
            <w:szCs w:val="22"/>
          </w:rPr>
          <w:tab/>
        </w:r>
        <w:r w:rsidR="002952B9" w:rsidRPr="004360AA">
          <w:rPr>
            <w:rStyle w:val="Hyperlink"/>
            <w:rFonts w:cstheme="minorHAnsi"/>
            <w:i/>
            <w:iCs/>
            <w:noProof/>
          </w:rPr>
          <w:t>Planungsübersicht und stufiges Vorgehen</w:t>
        </w:r>
        <w:r w:rsidR="002952B9">
          <w:rPr>
            <w:noProof/>
            <w:webHidden/>
          </w:rPr>
          <w:tab/>
        </w:r>
        <w:r w:rsidR="002952B9">
          <w:rPr>
            <w:noProof/>
            <w:webHidden/>
          </w:rPr>
          <w:fldChar w:fldCharType="begin"/>
        </w:r>
        <w:r w:rsidR="002952B9">
          <w:rPr>
            <w:noProof/>
            <w:webHidden/>
          </w:rPr>
          <w:instrText xml:space="preserve"> PAGEREF _Toc168919241 \h </w:instrText>
        </w:r>
        <w:r w:rsidR="002952B9">
          <w:rPr>
            <w:noProof/>
            <w:webHidden/>
          </w:rPr>
        </w:r>
        <w:r w:rsidR="002952B9">
          <w:rPr>
            <w:noProof/>
            <w:webHidden/>
          </w:rPr>
          <w:fldChar w:fldCharType="separate"/>
        </w:r>
        <w:r w:rsidR="002952B9">
          <w:rPr>
            <w:noProof/>
            <w:webHidden/>
          </w:rPr>
          <w:t>17</w:t>
        </w:r>
        <w:r w:rsidR="002952B9">
          <w:rPr>
            <w:noProof/>
            <w:webHidden/>
          </w:rPr>
          <w:fldChar w:fldCharType="end"/>
        </w:r>
      </w:hyperlink>
    </w:p>
    <w:p w14:paraId="59F6E83E" w14:textId="62225F66" w:rsidR="002952B9" w:rsidRDefault="001776B6">
      <w:pPr>
        <w:pStyle w:val="Verzeichnis2"/>
        <w:tabs>
          <w:tab w:val="left" w:pos="660"/>
          <w:tab w:val="right" w:leader="dot" w:pos="9515"/>
        </w:tabs>
        <w:rPr>
          <w:rFonts w:eastAsiaTheme="minorEastAsia" w:cstheme="minorBidi"/>
          <w:b w:val="0"/>
          <w:bCs w:val="0"/>
          <w:noProof/>
          <w:sz w:val="22"/>
          <w:szCs w:val="22"/>
        </w:rPr>
      </w:pPr>
      <w:hyperlink w:anchor="_Toc168919242" w:history="1">
        <w:r w:rsidR="002952B9" w:rsidRPr="004360AA">
          <w:rPr>
            <w:rStyle w:val="Hyperlink"/>
            <w:rFonts w:cstheme="minorHAnsi"/>
            <w:i/>
            <w:iCs/>
            <w:noProof/>
          </w:rPr>
          <w:t>2.5</w:t>
        </w:r>
        <w:r w:rsidR="002952B9">
          <w:rPr>
            <w:rFonts w:eastAsiaTheme="minorEastAsia" w:cstheme="minorBidi"/>
            <w:b w:val="0"/>
            <w:bCs w:val="0"/>
            <w:noProof/>
            <w:sz w:val="22"/>
            <w:szCs w:val="22"/>
          </w:rPr>
          <w:tab/>
        </w:r>
        <w:r w:rsidR="002952B9" w:rsidRPr="004360AA">
          <w:rPr>
            <w:rStyle w:val="Hyperlink"/>
            <w:rFonts w:cstheme="minorHAnsi"/>
            <w:i/>
            <w:iCs/>
            <w:noProof/>
          </w:rPr>
          <w:t>Übersicht „P20 F-IAM“ Benutzerverwaltung</w:t>
        </w:r>
        <w:r w:rsidR="002952B9">
          <w:rPr>
            <w:noProof/>
            <w:webHidden/>
          </w:rPr>
          <w:tab/>
        </w:r>
        <w:r w:rsidR="002952B9">
          <w:rPr>
            <w:noProof/>
            <w:webHidden/>
          </w:rPr>
          <w:fldChar w:fldCharType="begin"/>
        </w:r>
        <w:r w:rsidR="002952B9">
          <w:rPr>
            <w:noProof/>
            <w:webHidden/>
          </w:rPr>
          <w:instrText xml:space="preserve"> PAGEREF _Toc168919242 \h </w:instrText>
        </w:r>
        <w:r w:rsidR="002952B9">
          <w:rPr>
            <w:noProof/>
            <w:webHidden/>
          </w:rPr>
        </w:r>
        <w:r w:rsidR="002952B9">
          <w:rPr>
            <w:noProof/>
            <w:webHidden/>
          </w:rPr>
          <w:fldChar w:fldCharType="separate"/>
        </w:r>
        <w:r w:rsidR="002952B9">
          <w:rPr>
            <w:noProof/>
            <w:webHidden/>
          </w:rPr>
          <w:t>17</w:t>
        </w:r>
        <w:r w:rsidR="002952B9">
          <w:rPr>
            <w:noProof/>
            <w:webHidden/>
          </w:rPr>
          <w:fldChar w:fldCharType="end"/>
        </w:r>
      </w:hyperlink>
    </w:p>
    <w:p w14:paraId="70387427" w14:textId="078DB10D" w:rsidR="002952B9" w:rsidRDefault="001776B6">
      <w:pPr>
        <w:pStyle w:val="Verzeichnis2"/>
        <w:tabs>
          <w:tab w:val="left" w:pos="660"/>
          <w:tab w:val="right" w:leader="dot" w:pos="9515"/>
        </w:tabs>
        <w:rPr>
          <w:rFonts w:eastAsiaTheme="minorEastAsia" w:cstheme="minorBidi"/>
          <w:b w:val="0"/>
          <w:bCs w:val="0"/>
          <w:noProof/>
          <w:sz w:val="22"/>
          <w:szCs w:val="22"/>
        </w:rPr>
      </w:pPr>
      <w:hyperlink w:anchor="_Toc168919243" w:history="1">
        <w:r w:rsidR="002952B9" w:rsidRPr="004360AA">
          <w:rPr>
            <w:rStyle w:val="Hyperlink"/>
            <w:rFonts w:cstheme="minorHAnsi"/>
            <w:i/>
            <w:iCs/>
            <w:noProof/>
          </w:rPr>
          <w:t>2.6</w:t>
        </w:r>
        <w:r w:rsidR="002952B9">
          <w:rPr>
            <w:rFonts w:eastAsiaTheme="minorEastAsia" w:cstheme="minorBidi"/>
            <w:b w:val="0"/>
            <w:bCs w:val="0"/>
            <w:noProof/>
            <w:sz w:val="22"/>
            <w:szCs w:val="22"/>
          </w:rPr>
          <w:tab/>
        </w:r>
        <w:r w:rsidR="002952B9" w:rsidRPr="004360AA">
          <w:rPr>
            <w:rStyle w:val="Hyperlink"/>
            <w:rFonts w:cstheme="minorHAnsi"/>
            <w:i/>
            <w:iCs/>
            <w:noProof/>
          </w:rPr>
          <w:t>Übersicht über SCIMv2 (Schnittstellen F-IAM)</w:t>
        </w:r>
        <w:r w:rsidR="002952B9">
          <w:rPr>
            <w:noProof/>
            <w:webHidden/>
          </w:rPr>
          <w:tab/>
        </w:r>
        <w:r w:rsidR="002952B9">
          <w:rPr>
            <w:noProof/>
            <w:webHidden/>
          </w:rPr>
          <w:fldChar w:fldCharType="begin"/>
        </w:r>
        <w:r w:rsidR="002952B9">
          <w:rPr>
            <w:noProof/>
            <w:webHidden/>
          </w:rPr>
          <w:instrText xml:space="preserve"> PAGEREF _Toc168919243 \h </w:instrText>
        </w:r>
        <w:r w:rsidR="002952B9">
          <w:rPr>
            <w:noProof/>
            <w:webHidden/>
          </w:rPr>
        </w:r>
        <w:r w:rsidR="002952B9">
          <w:rPr>
            <w:noProof/>
            <w:webHidden/>
          </w:rPr>
          <w:fldChar w:fldCharType="separate"/>
        </w:r>
        <w:r w:rsidR="002952B9">
          <w:rPr>
            <w:noProof/>
            <w:webHidden/>
          </w:rPr>
          <w:t>19</w:t>
        </w:r>
        <w:r w:rsidR="002952B9">
          <w:rPr>
            <w:noProof/>
            <w:webHidden/>
          </w:rPr>
          <w:fldChar w:fldCharType="end"/>
        </w:r>
      </w:hyperlink>
    </w:p>
    <w:p w14:paraId="40CCF002" w14:textId="06EC7409" w:rsidR="002952B9" w:rsidRDefault="001776B6">
      <w:pPr>
        <w:pStyle w:val="Verzeichnis1"/>
        <w:tabs>
          <w:tab w:val="left" w:pos="440"/>
          <w:tab w:val="right" w:leader="dot" w:pos="9515"/>
        </w:tabs>
        <w:rPr>
          <w:rFonts w:asciiTheme="minorHAnsi" w:eastAsiaTheme="minorEastAsia" w:hAnsiTheme="minorHAnsi" w:cstheme="minorBidi"/>
          <w:b w:val="0"/>
          <w:bCs w:val="0"/>
          <w:caps w:val="0"/>
          <w:noProof/>
          <w:sz w:val="22"/>
          <w:szCs w:val="22"/>
        </w:rPr>
      </w:pPr>
      <w:hyperlink w:anchor="_Toc168919244" w:history="1">
        <w:r w:rsidR="002952B9" w:rsidRPr="004360AA">
          <w:rPr>
            <w:rStyle w:val="Hyperlink"/>
            <w:rFonts w:cstheme="minorHAnsi"/>
            <w:noProof/>
          </w:rPr>
          <w:t>3</w:t>
        </w:r>
        <w:r w:rsidR="002952B9">
          <w:rPr>
            <w:rFonts w:asciiTheme="minorHAnsi" w:eastAsiaTheme="minorEastAsia" w:hAnsiTheme="minorHAnsi" w:cstheme="minorBidi"/>
            <w:b w:val="0"/>
            <w:bCs w:val="0"/>
            <w:caps w:val="0"/>
            <w:noProof/>
            <w:sz w:val="22"/>
            <w:szCs w:val="22"/>
          </w:rPr>
          <w:tab/>
        </w:r>
        <w:r w:rsidR="002952B9" w:rsidRPr="004360AA">
          <w:rPr>
            <w:rStyle w:val="Hyperlink"/>
            <w:rFonts w:cstheme="minorHAnsi"/>
            <w:noProof/>
          </w:rPr>
          <w:t>Lösungsansatz</w:t>
        </w:r>
        <w:r w:rsidR="002952B9">
          <w:rPr>
            <w:noProof/>
            <w:webHidden/>
          </w:rPr>
          <w:tab/>
        </w:r>
        <w:r w:rsidR="002952B9">
          <w:rPr>
            <w:noProof/>
            <w:webHidden/>
          </w:rPr>
          <w:fldChar w:fldCharType="begin"/>
        </w:r>
        <w:r w:rsidR="002952B9">
          <w:rPr>
            <w:noProof/>
            <w:webHidden/>
          </w:rPr>
          <w:instrText xml:space="preserve"> PAGEREF _Toc168919244 \h </w:instrText>
        </w:r>
        <w:r w:rsidR="002952B9">
          <w:rPr>
            <w:noProof/>
            <w:webHidden/>
          </w:rPr>
        </w:r>
        <w:r w:rsidR="002952B9">
          <w:rPr>
            <w:noProof/>
            <w:webHidden/>
          </w:rPr>
          <w:fldChar w:fldCharType="separate"/>
        </w:r>
        <w:r w:rsidR="002952B9">
          <w:rPr>
            <w:noProof/>
            <w:webHidden/>
          </w:rPr>
          <w:t>21</w:t>
        </w:r>
        <w:r w:rsidR="002952B9">
          <w:rPr>
            <w:noProof/>
            <w:webHidden/>
          </w:rPr>
          <w:fldChar w:fldCharType="end"/>
        </w:r>
      </w:hyperlink>
    </w:p>
    <w:p w14:paraId="11204FAD" w14:textId="517E00D5" w:rsidR="002952B9" w:rsidRDefault="001776B6">
      <w:pPr>
        <w:pStyle w:val="Verzeichnis2"/>
        <w:tabs>
          <w:tab w:val="left" w:pos="660"/>
          <w:tab w:val="right" w:leader="dot" w:pos="9515"/>
        </w:tabs>
        <w:rPr>
          <w:rFonts w:eastAsiaTheme="minorEastAsia" w:cstheme="minorBidi"/>
          <w:b w:val="0"/>
          <w:bCs w:val="0"/>
          <w:noProof/>
          <w:sz w:val="22"/>
          <w:szCs w:val="22"/>
        </w:rPr>
      </w:pPr>
      <w:hyperlink w:anchor="_Toc168919245" w:history="1">
        <w:r w:rsidR="002952B9" w:rsidRPr="004360AA">
          <w:rPr>
            <w:rStyle w:val="Hyperlink"/>
            <w:i/>
            <w:iCs/>
            <w:noProof/>
          </w:rPr>
          <w:t>3.1</w:t>
        </w:r>
        <w:r w:rsidR="002952B9">
          <w:rPr>
            <w:rFonts w:eastAsiaTheme="minorEastAsia" w:cstheme="minorBidi"/>
            <w:b w:val="0"/>
            <w:bCs w:val="0"/>
            <w:noProof/>
            <w:sz w:val="22"/>
            <w:szCs w:val="22"/>
          </w:rPr>
          <w:tab/>
        </w:r>
        <w:r w:rsidR="002952B9" w:rsidRPr="004360AA">
          <w:rPr>
            <w:rStyle w:val="Hyperlink"/>
            <w:i/>
            <w:iCs/>
            <w:noProof/>
          </w:rPr>
          <w:t>[Stufe 2b] Verwaltung von Organisationeinheiten / Dienststellen</w:t>
        </w:r>
        <w:r w:rsidR="002952B9">
          <w:rPr>
            <w:noProof/>
            <w:webHidden/>
          </w:rPr>
          <w:tab/>
        </w:r>
        <w:r w:rsidR="002952B9">
          <w:rPr>
            <w:noProof/>
            <w:webHidden/>
          </w:rPr>
          <w:fldChar w:fldCharType="begin"/>
        </w:r>
        <w:r w:rsidR="002952B9">
          <w:rPr>
            <w:noProof/>
            <w:webHidden/>
          </w:rPr>
          <w:instrText xml:space="preserve"> PAGEREF _Toc168919245 \h </w:instrText>
        </w:r>
        <w:r w:rsidR="002952B9">
          <w:rPr>
            <w:noProof/>
            <w:webHidden/>
          </w:rPr>
        </w:r>
        <w:r w:rsidR="002952B9">
          <w:rPr>
            <w:noProof/>
            <w:webHidden/>
          </w:rPr>
          <w:fldChar w:fldCharType="separate"/>
        </w:r>
        <w:r w:rsidR="002952B9">
          <w:rPr>
            <w:noProof/>
            <w:webHidden/>
          </w:rPr>
          <w:t>21</w:t>
        </w:r>
        <w:r w:rsidR="002952B9">
          <w:rPr>
            <w:noProof/>
            <w:webHidden/>
          </w:rPr>
          <w:fldChar w:fldCharType="end"/>
        </w:r>
      </w:hyperlink>
    </w:p>
    <w:p w14:paraId="1F9D563F" w14:textId="2A9C9C98" w:rsidR="002952B9" w:rsidRDefault="001776B6">
      <w:pPr>
        <w:pStyle w:val="Verzeichnis2"/>
        <w:tabs>
          <w:tab w:val="left" w:pos="660"/>
          <w:tab w:val="right" w:leader="dot" w:pos="9515"/>
        </w:tabs>
        <w:rPr>
          <w:rFonts w:eastAsiaTheme="minorEastAsia" w:cstheme="minorBidi"/>
          <w:b w:val="0"/>
          <w:bCs w:val="0"/>
          <w:noProof/>
          <w:sz w:val="22"/>
          <w:szCs w:val="22"/>
        </w:rPr>
      </w:pPr>
      <w:hyperlink w:anchor="_Toc168919246" w:history="1">
        <w:r w:rsidR="002952B9" w:rsidRPr="004360AA">
          <w:rPr>
            <w:rStyle w:val="Hyperlink"/>
            <w:i/>
            <w:iCs/>
            <w:noProof/>
          </w:rPr>
          <w:t>3.2</w:t>
        </w:r>
        <w:r w:rsidR="002952B9">
          <w:rPr>
            <w:rFonts w:eastAsiaTheme="minorEastAsia" w:cstheme="minorBidi"/>
            <w:b w:val="0"/>
            <w:bCs w:val="0"/>
            <w:noProof/>
            <w:sz w:val="22"/>
            <w:szCs w:val="22"/>
          </w:rPr>
          <w:tab/>
        </w:r>
        <w:r w:rsidR="002952B9" w:rsidRPr="004360AA">
          <w:rPr>
            <w:rStyle w:val="Hyperlink"/>
            <w:i/>
            <w:iCs/>
            <w:noProof/>
          </w:rPr>
          <w:t>[Stufe 2a] Verwaltung von Anwendern</w:t>
        </w:r>
        <w:r w:rsidR="002952B9">
          <w:rPr>
            <w:noProof/>
            <w:webHidden/>
          </w:rPr>
          <w:tab/>
        </w:r>
        <w:r w:rsidR="002952B9">
          <w:rPr>
            <w:noProof/>
            <w:webHidden/>
          </w:rPr>
          <w:fldChar w:fldCharType="begin"/>
        </w:r>
        <w:r w:rsidR="002952B9">
          <w:rPr>
            <w:noProof/>
            <w:webHidden/>
          </w:rPr>
          <w:instrText xml:space="preserve"> PAGEREF _Toc168919246 \h </w:instrText>
        </w:r>
        <w:r w:rsidR="002952B9">
          <w:rPr>
            <w:noProof/>
            <w:webHidden/>
          </w:rPr>
        </w:r>
        <w:r w:rsidR="002952B9">
          <w:rPr>
            <w:noProof/>
            <w:webHidden/>
          </w:rPr>
          <w:fldChar w:fldCharType="separate"/>
        </w:r>
        <w:r w:rsidR="002952B9">
          <w:rPr>
            <w:noProof/>
            <w:webHidden/>
          </w:rPr>
          <w:t>22</w:t>
        </w:r>
        <w:r w:rsidR="002952B9">
          <w:rPr>
            <w:noProof/>
            <w:webHidden/>
          </w:rPr>
          <w:fldChar w:fldCharType="end"/>
        </w:r>
      </w:hyperlink>
    </w:p>
    <w:p w14:paraId="720283C7" w14:textId="097F3CB6" w:rsidR="002952B9" w:rsidRDefault="001776B6">
      <w:pPr>
        <w:pStyle w:val="Verzeichnis2"/>
        <w:tabs>
          <w:tab w:val="left" w:pos="660"/>
          <w:tab w:val="right" w:leader="dot" w:pos="9515"/>
        </w:tabs>
        <w:rPr>
          <w:rFonts w:eastAsiaTheme="minorEastAsia" w:cstheme="minorBidi"/>
          <w:b w:val="0"/>
          <w:bCs w:val="0"/>
          <w:noProof/>
          <w:sz w:val="22"/>
          <w:szCs w:val="22"/>
        </w:rPr>
      </w:pPr>
      <w:hyperlink w:anchor="_Toc168919247" w:history="1">
        <w:r w:rsidR="002952B9" w:rsidRPr="004360AA">
          <w:rPr>
            <w:rStyle w:val="Hyperlink"/>
            <w:i/>
            <w:iCs/>
            <w:noProof/>
          </w:rPr>
          <w:t>3.3</w:t>
        </w:r>
        <w:r w:rsidR="002952B9">
          <w:rPr>
            <w:rFonts w:eastAsiaTheme="minorEastAsia" w:cstheme="minorBidi"/>
            <w:b w:val="0"/>
            <w:bCs w:val="0"/>
            <w:noProof/>
            <w:sz w:val="22"/>
            <w:szCs w:val="22"/>
          </w:rPr>
          <w:tab/>
        </w:r>
        <w:r w:rsidR="002952B9" w:rsidRPr="004360AA">
          <w:rPr>
            <w:rStyle w:val="Hyperlink"/>
            <w:i/>
            <w:iCs/>
            <w:noProof/>
          </w:rPr>
          <w:t>[Stufe 2b] Verwaltung Dienststellenzugehörigkeiten</w:t>
        </w:r>
        <w:r w:rsidR="002952B9">
          <w:rPr>
            <w:noProof/>
            <w:webHidden/>
          </w:rPr>
          <w:tab/>
        </w:r>
        <w:r w:rsidR="002952B9">
          <w:rPr>
            <w:noProof/>
            <w:webHidden/>
          </w:rPr>
          <w:fldChar w:fldCharType="begin"/>
        </w:r>
        <w:r w:rsidR="002952B9">
          <w:rPr>
            <w:noProof/>
            <w:webHidden/>
          </w:rPr>
          <w:instrText xml:space="preserve"> PAGEREF _Toc168919247 \h </w:instrText>
        </w:r>
        <w:r w:rsidR="002952B9">
          <w:rPr>
            <w:noProof/>
            <w:webHidden/>
          </w:rPr>
        </w:r>
        <w:r w:rsidR="002952B9">
          <w:rPr>
            <w:noProof/>
            <w:webHidden/>
          </w:rPr>
          <w:fldChar w:fldCharType="separate"/>
        </w:r>
        <w:r w:rsidR="002952B9">
          <w:rPr>
            <w:noProof/>
            <w:webHidden/>
          </w:rPr>
          <w:t>26</w:t>
        </w:r>
        <w:r w:rsidR="002952B9">
          <w:rPr>
            <w:noProof/>
            <w:webHidden/>
          </w:rPr>
          <w:fldChar w:fldCharType="end"/>
        </w:r>
      </w:hyperlink>
    </w:p>
    <w:p w14:paraId="658661C7" w14:textId="2AD921F9" w:rsidR="002952B9" w:rsidRDefault="001776B6">
      <w:pPr>
        <w:pStyle w:val="Verzeichnis2"/>
        <w:tabs>
          <w:tab w:val="left" w:pos="660"/>
          <w:tab w:val="right" w:leader="dot" w:pos="9515"/>
        </w:tabs>
        <w:rPr>
          <w:rFonts w:eastAsiaTheme="minorEastAsia" w:cstheme="minorBidi"/>
          <w:b w:val="0"/>
          <w:bCs w:val="0"/>
          <w:noProof/>
          <w:sz w:val="22"/>
          <w:szCs w:val="22"/>
        </w:rPr>
      </w:pPr>
      <w:hyperlink w:anchor="_Toc168919248" w:history="1">
        <w:r w:rsidR="002952B9" w:rsidRPr="004360AA">
          <w:rPr>
            <w:rStyle w:val="Hyperlink"/>
            <w:i/>
            <w:iCs/>
            <w:noProof/>
          </w:rPr>
          <w:t>3.4</w:t>
        </w:r>
        <w:r w:rsidR="002952B9">
          <w:rPr>
            <w:rFonts w:eastAsiaTheme="minorEastAsia" w:cstheme="minorBidi"/>
            <w:b w:val="0"/>
            <w:bCs w:val="0"/>
            <w:noProof/>
            <w:sz w:val="22"/>
            <w:szCs w:val="22"/>
          </w:rPr>
          <w:tab/>
        </w:r>
        <w:r w:rsidR="002952B9" w:rsidRPr="004360AA">
          <w:rPr>
            <w:rStyle w:val="Hyperlink"/>
            <w:i/>
            <w:iCs/>
            <w:noProof/>
          </w:rPr>
          <w:t>[Stufe 2b] Verwaltung von Berechtigungen</w:t>
        </w:r>
        <w:r w:rsidR="002952B9">
          <w:rPr>
            <w:noProof/>
            <w:webHidden/>
          </w:rPr>
          <w:tab/>
        </w:r>
        <w:r w:rsidR="002952B9">
          <w:rPr>
            <w:noProof/>
            <w:webHidden/>
          </w:rPr>
          <w:fldChar w:fldCharType="begin"/>
        </w:r>
        <w:r w:rsidR="002952B9">
          <w:rPr>
            <w:noProof/>
            <w:webHidden/>
          </w:rPr>
          <w:instrText xml:space="preserve"> PAGEREF _Toc168919248 \h </w:instrText>
        </w:r>
        <w:r w:rsidR="002952B9">
          <w:rPr>
            <w:noProof/>
            <w:webHidden/>
          </w:rPr>
        </w:r>
        <w:r w:rsidR="002952B9">
          <w:rPr>
            <w:noProof/>
            <w:webHidden/>
          </w:rPr>
          <w:fldChar w:fldCharType="separate"/>
        </w:r>
        <w:r w:rsidR="002952B9">
          <w:rPr>
            <w:noProof/>
            <w:webHidden/>
          </w:rPr>
          <w:t>26</w:t>
        </w:r>
        <w:r w:rsidR="002952B9">
          <w:rPr>
            <w:noProof/>
            <w:webHidden/>
          </w:rPr>
          <w:fldChar w:fldCharType="end"/>
        </w:r>
      </w:hyperlink>
    </w:p>
    <w:p w14:paraId="6F61EC20" w14:textId="7EE8C2E5" w:rsidR="002952B9" w:rsidRDefault="001776B6">
      <w:pPr>
        <w:pStyle w:val="Verzeichnis2"/>
        <w:tabs>
          <w:tab w:val="left" w:pos="660"/>
          <w:tab w:val="right" w:leader="dot" w:pos="9515"/>
        </w:tabs>
        <w:rPr>
          <w:rFonts w:eastAsiaTheme="minorEastAsia" w:cstheme="minorBidi"/>
          <w:b w:val="0"/>
          <w:bCs w:val="0"/>
          <w:noProof/>
          <w:sz w:val="22"/>
          <w:szCs w:val="22"/>
        </w:rPr>
      </w:pPr>
      <w:hyperlink w:anchor="_Toc168919249" w:history="1">
        <w:r w:rsidR="002952B9" w:rsidRPr="004360AA">
          <w:rPr>
            <w:rStyle w:val="Hyperlink"/>
            <w:i/>
            <w:iCs/>
            <w:noProof/>
          </w:rPr>
          <w:t>3.5</w:t>
        </w:r>
        <w:r w:rsidR="002952B9">
          <w:rPr>
            <w:rFonts w:eastAsiaTheme="minorEastAsia" w:cstheme="minorBidi"/>
            <w:b w:val="0"/>
            <w:bCs w:val="0"/>
            <w:noProof/>
            <w:sz w:val="22"/>
            <w:szCs w:val="22"/>
          </w:rPr>
          <w:tab/>
        </w:r>
        <w:r w:rsidR="002952B9" w:rsidRPr="004360AA">
          <w:rPr>
            <w:rStyle w:val="Hyperlink"/>
            <w:i/>
            <w:iCs/>
            <w:noProof/>
          </w:rPr>
          <w:t>[Stufe 2a] Protokollierung und Nachvollziehbarkeit</w:t>
        </w:r>
        <w:r w:rsidR="002952B9">
          <w:rPr>
            <w:noProof/>
            <w:webHidden/>
          </w:rPr>
          <w:tab/>
        </w:r>
        <w:r w:rsidR="002952B9">
          <w:rPr>
            <w:noProof/>
            <w:webHidden/>
          </w:rPr>
          <w:fldChar w:fldCharType="begin"/>
        </w:r>
        <w:r w:rsidR="002952B9">
          <w:rPr>
            <w:noProof/>
            <w:webHidden/>
          </w:rPr>
          <w:instrText xml:space="preserve"> PAGEREF _Toc168919249 \h </w:instrText>
        </w:r>
        <w:r w:rsidR="002952B9">
          <w:rPr>
            <w:noProof/>
            <w:webHidden/>
          </w:rPr>
        </w:r>
        <w:r w:rsidR="002952B9">
          <w:rPr>
            <w:noProof/>
            <w:webHidden/>
          </w:rPr>
          <w:fldChar w:fldCharType="separate"/>
        </w:r>
        <w:r w:rsidR="002952B9">
          <w:rPr>
            <w:noProof/>
            <w:webHidden/>
          </w:rPr>
          <w:t>31</w:t>
        </w:r>
        <w:r w:rsidR="002952B9">
          <w:rPr>
            <w:noProof/>
            <w:webHidden/>
          </w:rPr>
          <w:fldChar w:fldCharType="end"/>
        </w:r>
      </w:hyperlink>
    </w:p>
    <w:p w14:paraId="1AAC89DA" w14:textId="4A60F69C" w:rsidR="002952B9" w:rsidRDefault="001776B6">
      <w:pPr>
        <w:pStyle w:val="Verzeichnis2"/>
        <w:tabs>
          <w:tab w:val="left" w:pos="660"/>
          <w:tab w:val="right" w:leader="dot" w:pos="9515"/>
        </w:tabs>
        <w:rPr>
          <w:rFonts w:eastAsiaTheme="minorEastAsia" w:cstheme="minorBidi"/>
          <w:b w:val="0"/>
          <w:bCs w:val="0"/>
          <w:noProof/>
          <w:sz w:val="22"/>
          <w:szCs w:val="22"/>
        </w:rPr>
      </w:pPr>
      <w:hyperlink w:anchor="_Toc168919250" w:history="1">
        <w:r w:rsidR="002952B9" w:rsidRPr="004360AA">
          <w:rPr>
            <w:rStyle w:val="Hyperlink"/>
            <w:i/>
            <w:iCs/>
            <w:noProof/>
          </w:rPr>
          <w:t>3.6</w:t>
        </w:r>
        <w:r w:rsidR="002952B9">
          <w:rPr>
            <w:rFonts w:eastAsiaTheme="minorEastAsia" w:cstheme="minorBidi"/>
            <w:b w:val="0"/>
            <w:bCs w:val="0"/>
            <w:noProof/>
            <w:sz w:val="22"/>
            <w:szCs w:val="22"/>
          </w:rPr>
          <w:tab/>
        </w:r>
        <w:r w:rsidR="002952B9" w:rsidRPr="004360AA">
          <w:rPr>
            <w:rStyle w:val="Hyperlink"/>
            <w:i/>
            <w:iCs/>
            <w:noProof/>
          </w:rPr>
          <w:t>[Stufe 2a] Vorgehen bei der Transition von interner auf externer Provisionierung für Bestandskunden</w:t>
        </w:r>
        <w:r w:rsidR="002952B9">
          <w:rPr>
            <w:noProof/>
            <w:webHidden/>
          </w:rPr>
          <w:tab/>
        </w:r>
        <w:r w:rsidR="002952B9">
          <w:rPr>
            <w:noProof/>
            <w:webHidden/>
          </w:rPr>
          <w:fldChar w:fldCharType="begin"/>
        </w:r>
        <w:r w:rsidR="002952B9">
          <w:rPr>
            <w:noProof/>
            <w:webHidden/>
          </w:rPr>
          <w:instrText xml:space="preserve"> PAGEREF _Toc168919250 \h </w:instrText>
        </w:r>
        <w:r w:rsidR="002952B9">
          <w:rPr>
            <w:noProof/>
            <w:webHidden/>
          </w:rPr>
        </w:r>
        <w:r w:rsidR="002952B9">
          <w:rPr>
            <w:noProof/>
            <w:webHidden/>
          </w:rPr>
          <w:fldChar w:fldCharType="separate"/>
        </w:r>
        <w:r w:rsidR="002952B9">
          <w:rPr>
            <w:noProof/>
            <w:webHidden/>
          </w:rPr>
          <w:t>32</w:t>
        </w:r>
        <w:r w:rsidR="002952B9">
          <w:rPr>
            <w:noProof/>
            <w:webHidden/>
          </w:rPr>
          <w:fldChar w:fldCharType="end"/>
        </w:r>
      </w:hyperlink>
    </w:p>
    <w:p w14:paraId="68313E58" w14:textId="1B2519B6" w:rsidR="002952B9" w:rsidRDefault="001776B6">
      <w:pPr>
        <w:pStyle w:val="Verzeichnis1"/>
        <w:tabs>
          <w:tab w:val="left" w:pos="440"/>
          <w:tab w:val="right" w:leader="dot" w:pos="9515"/>
        </w:tabs>
        <w:rPr>
          <w:rFonts w:asciiTheme="minorHAnsi" w:eastAsiaTheme="minorEastAsia" w:hAnsiTheme="minorHAnsi" w:cstheme="minorBidi"/>
          <w:b w:val="0"/>
          <w:bCs w:val="0"/>
          <w:caps w:val="0"/>
          <w:noProof/>
          <w:sz w:val="22"/>
          <w:szCs w:val="22"/>
        </w:rPr>
      </w:pPr>
      <w:hyperlink w:anchor="_Toc168919251" w:history="1">
        <w:r w:rsidR="002952B9" w:rsidRPr="004360AA">
          <w:rPr>
            <w:rStyle w:val="Hyperlink"/>
            <w:rFonts w:cstheme="minorHAnsi"/>
            <w:noProof/>
          </w:rPr>
          <w:t>4</w:t>
        </w:r>
        <w:r w:rsidR="002952B9">
          <w:rPr>
            <w:rFonts w:asciiTheme="minorHAnsi" w:eastAsiaTheme="minorEastAsia" w:hAnsiTheme="minorHAnsi" w:cstheme="minorBidi"/>
            <w:b w:val="0"/>
            <w:bCs w:val="0"/>
            <w:caps w:val="0"/>
            <w:noProof/>
            <w:sz w:val="22"/>
            <w:szCs w:val="22"/>
          </w:rPr>
          <w:tab/>
        </w:r>
        <w:r w:rsidR="002952B9" w:rsidRPr="004360AA">
          <w:rPr>
            <w:rStyle w:val="Hyperlink"/>
            <w:rFonts w:cstheme="minorHAnsi"/>
            <w:noProof/>
          </w:rPr>
          <w:t>Anforderung</w:t>
        </w:r>
        <w:r w:rsidR="002952B9">
          <w:rPr>
            <w:noProof/>
            <w:webHidden/>
          </w:rPr>
          <w:tab/>
        </w:r>
        <w:r w:rsidR="002952B9">
          <w:rPr>
            <w:noProof/>
            <w:webHidden/>
          </w:rPr>
          <w:fldChar w:fldCharType="begin"/>
        </w:r>
        <w:r w:rsidR="002952B9">
          <w:rPr>
            <w:noProof/>
            <w:webHidden/>
          </w:rPr>
          <w:instrText xml:space="preserve"> PAGEREF _Toc168919251 \h </w:instrText>
        </w:r>
        <w:r w:rsidR="002952B9">
          <w:rPr>
            <w:noProof/>
            <w:webHidden/>
          </w:rPr>
        </w:r>
        <w:r w:rsidR="002952B9">
          <w:rPr>
            <w:noProof/>
            <w:webHidden/>
          </w:rPr>
          <w:fldChar w:fldCharType="separate"/>
        </w:r>
        <w:r w:rsidR="002952B9">
          <w:rPr>
            <w:noProof/>
            <w:webHidden/>
          </w:rPr>
          <w:t>34</w:t>
        </w:r>
        <w:r w:rsidR="002952B9">
          <w:rPr>
            <w:noProof/>
            <w:webHidden/>
          </w:rPr>
          <w:fldChar w:fldCharType="end"/>
        </w:r>
      </w:hyperlink>
    </w:p>
    <w:p w14:paraId="4431A11E" w14:textId="47FB24AA" w:rsidR="002952B9" w:rsidRDefault="001776B6">
      <w:pPr>
        <w:pStyle w:val="Verzeichnis2"/>
        <w:tabs>
          <w:tab w:val="left" w:pos="660"/>
          <w:tab w:val="right" w:leader="dot" w:pos="9515"/>
        </w:tabs>
        <w:rPr>
          <w:rFonts w:eastAsiaTheme="minorEastAsia" w:cstheme="minorBidi"/>
          <w:b w:val="0"/>
          <w:bCs w:val="0"/>
          <w:noProof/>
          <w:sz w:val="22"/>
          <w:szCs w:val="22"/>
        </w:rPr>
      </w:pPr>
      <w:hyperlink w:anchor="_Toc168919252" w:history="1">
        <w:r w:rsidR="002952B9" w:rsidRPr="004360AA">
          <w:rPr>
            <w:rStyle w:val="Hyperlink"/>
            <w:i/>
            <w:iCs/>
            <w:noProof/>
          </w:rPr>
          <w:t>4.1</w:t>
        </w:r>
        <w:r w:rsidR="002952B9">
          <w:rPr>
            <w:rFonts w:eastAsiaTheme="minorEastAsia" w:cstheme="minorBidi"/>
            <w:b w:val="0"/>
            <w:bCs w:val="0"/>
            <w:noProof/>
            <w:sz w:val="22"/>
            <w:szCs w:val="22"/>
          </w:rPr>
          <w:tab/>
        </w:r>
        <w:r w:rsidR="002952B9" w:rsidRPr="004360AA">
          <w:rPr>
            <w:rStyle w:val="Hyperlink"/>
            <w:i/>
            <w:iCs/>
            <w:noProof/>
          </w:rPr>
          <w:t>[ANF-001][Stufe 2a] Anlage neuer Dienststellen</w:t>
        </w:r>
        <w:r w:rsidR="002952B9">
          <w:rPr>
            <w:noProof/>
            <w:webHidden/>
          </w:rPr>
          <w:tab/>
        </w:r>
        <w:r w:rsidR="002952B9">
          <w:rPr>
            <w:noProof/>
            <w:webHidden/>
          </w:rPr>
          <w:fldChar w:fldCharType="begin"/>
        </w:r>
        <w:r w:rsidR="002952B9">
          <w:rPr>
            <w:noProof/>
            <w:webHidden/>
          </w:rPr>
          <w:instrText xml:space="preserve"> PAGEREF _Toc168919252 \h </w:instrText>
        </w:r>
        <w:r w:rsidR="002952B9">
          <w:rPr>
            <w:noProof/>
            <w:webHidden/>
          </w:rPr>
        </w:r>
        <w:r w:rsidR="002952B9">
          <w:rPr>
            <w:noProof/>
            <w:webHidden/>
          </w:rPr>
          <w:fldChar w:fldCharType="separate"/>
        </w:r>
        <w:r w:rsidR="002952B9">
          <w:rPr>
            <w:noProof/>
            <w:webHidden/>
          </w:rPr>
          <w:t>34</w:t>
        </w:r>
        <w:r w:rsidR="002952B9">
          <w:rPr>
            <w:noProof/>
            <w:webHidden/>
          </w:rPr>
          <w:fldChar w:fldCharType="end"/>
        </w:r>
      </w:hyperlink>
    </w:p>
    <w:p w14:paraId="3EFECBFF" w14:textId="4B532465" w:rsidR="002952B9" w:rsidRDefault="001776B6">
      <w:pPr>
        <w:pStyle w:val="Verzeichnis2"/>
        <w:tabs>
          <w:tab w:val="left" w:pos="660"/>
          <w:tab w:val="right" w:leader="dot" w:pos="9515"/>
        </w:tabs>
        <w:rPr>
          <w:rFonts w:eastAsiaTheme="minorEastAsia" w:cstheme="minorBidi"/>
          <w:b w:val="0"/>
          <w:bCs w:val="0"/>
          <w:noProof/>
          <w:sz w:val="22"/>
          <w:szCs w:val="22"/>
        </w:rPr>
      </w:pPr>
      <w:hyperlink w:anchor="_Toc168919253" w:history="1">
        <w:r w:rsidR="002952B9" w:rsidRPr="004360AA">
          <w:rPr>
            <w:rStyle w:val="Hyperlink"/>
            <w:i/>
            <w:iCs/>
            <w:noProof/>
          </w:rPr>
          <w:t>4.2</w:t>
        </w:r>
        <w:r w:rsidR="002952B9">
          <w:rPr>
            <w:rFonts w:eastAsiaTheme="minorEastAsia" w:cstheme="minorBidi"/>
            <w:b w:val="0"/>
            <w:bCs w:val="0"/>
            <w:noProof/>
            <w:sz w:val="22"/>
            <w:szCs w:val="22"/>
          </w:rPr>
          <w:tab/>
        </w:r>
        <w:r w:rsidR="002952B9" w:rsidRPr="004360AA">
          <w:rPr>
            <w:rStyle w:val="Hyperlink"/>
            <w:i/>
            <w:iCs/>
            <w:noProof/>
          </w:rPr>
          <w:t>[ANF-002] [Stufe 2b] Pflege und Aktualisierung der Dienststellenstammdaten</w:t>
        </w:r>
        <w:r w:rsidR="002952B9">
          <w:rPr>
            <w:noProof/>
            <w:webHidden/>
          </w:rPr>
          <w:tab/>
        </w:r>
        <w:r w:rsidR="002952B9">
          <w:rPr>
            <w:noProof/>
            <w:webHidden/>
          </w:rPr>
          <w:fldChar w:fldCharType="begin"/>
        </w:r>
        <w:r w:rsidR="002952B9">
          <w:rPr>
            <w:noProof/>
            <w:webHidden/>
          </w:rPr>
          <w:instrText xml:space="preserve"> PAGEREF _Toc168919253 \h </w:instrText>
        </w:r>
        <w:r w:rsidR="002952B9">
          <w:rPr>
            <w:noProof/>
            <w:webHidden/>
          </w:rPr>
        </w:r>
        <w:r w:rsidR="002952B9">
          <w:rPr>
            <w:noProof/>
            <w:webHidden/>
          </w:rPr>
          <w:fldChar w:fldCharType="separate"/>
        </w:r>
        <w:r w:rsidR="002952B9">
          <w:rPr>
            <w:noProof/>
            <w:webHidden/>
          </w:rPr>
          <w:t>34</w:t>
        </w:r>
        <w:r w:rsidR="002952B9">
          <w:rPr>
            <w:noProof/>
            <w:webHidden/>
          </w:rPr>
          <w:fldChar w:fldCharType="end"/>
        </w:r>
      </w:hyperlink>
    </w:p>
    <w:p w14:paraId="4FE4D625" w14:textId="7BB861DB" w:rsidR="002952B9" w:rsidRDefault="001776B6">
      <w:pPr>
        <w:pStyle w:val="Verzeichnis2"/>
        <w:tabs>
          <w:tab w:val="left" w:pos="660"/>
          <w:tab w:val="right" w:leader="dot" w:pos="9515"/>
        </w:tabs>
        <w:rPr>
          <w:rFonts w:eastAsiaTheme="minorEastAsia" w:cstheme="minorBidi"/>
          <w:b w:val="0"/>
          <w:bCs w:val="0"/>
          <w:noProof/>
          <w:sz w:val="22"/>
          <w:szCs w:val="22"/>
        </w:rPr>
      </w:pPr>
      <w:hyperlink w:anchor="_Toc168919254" w:history="1">
        <w:r w:rsidR="002952B9" w:rsidRPr="004360AA">
          <w:rPr>
            <w:rStyle w:val="Hyperlink"/>
            <w:i/>
            <w:iCs/>
            <w:noProof/>
          </w:rPr>
          <w:t>4.3</w:t>
        </w:r>
        <w:r w:rsidR="002952B9">
          <w:rPr>
            <w:rFonts w:eastAsiaTheme="minorEastAsia" w:cstheme="minorBidi"/>
            <w:b w:val="0"/>
            <w:bCs w:val="0"/>
            <w:noProof/>
            <w:sz w:val="22"/>
            <w:szCs w:val="22"/>
          </w:rPr>
          <w:tab/>
        </w:r>
        <w:r w:rsidR="002952B9" w:rsidRPr="004360AA">
          <w:rPr>
            <w:rStyle w:val="Hyperlink"/>
            <w:i/>
            <w:iCs/>
            <w:noProof/>
          </w:rPr>
          <w:t>[ANF-003] [Stufe 2b] Deaktivierung (Löschung) von Dienststellen</w:t>
        </w:r>
        <w:r w:rsidR="002952B9">
          <w:rPr>
            <w:noProof/>
            <w:webHidden/>
          </w:rPr>
          <w:tab/>
        </w:r>
        <w:r w:rsidR="002952B9">
          <w:rPr>
            <w:noProof/>
            <w:webHidden/>
          </w:rPr>
          <w:fldChar w:fldCharType="begin"/>
        </w:r>
        <w:r w:rsidR="002952B9">
          <w:rPr>
            <w:noProof/>
            <w:webHidden/>
          </w:rPr>
          <w:instrText xml:space="preserve"> PAGEREF _Toc168919254 \h </w:instrText>
        </w:r>
        <w:r w:rsidR="002952B9">
          <w:rPr>
            <w:noProof/>
            <w:webHidden/>
          </w:rPr>
        </w:r>
        <w:r w:rsidR="002952B9">
          <w:rPr>
            <w:noProof/>
            <w:webHidden/>
          </w:rPr>
          <w:fldChar w:fldCharType="separate"/>
        </w:r>
        <w:r w:rsidR="002952B9">
          <w:rPr>
            <w:noProof/>
            <w:webHidden/>
          </w:rPr>
          <w:t>35</w:t>
        </w:r>
        <w:r w:rsidR="002952B9">
          <w:rPr>
            <w:noProof/>
            <w:webHidden/>
          </w:rPr>
          <w:fldChar w:fldCharType="end"/>
        </w:r>
      </w:hyperlink>
    </w:p>
    <w:p w14:paraId="18F8217C" w14:textId="29E62051" w:rsidR="002952B9" w:rsidRDefault="001776B6">
      <w:pPr>
        <w:pStyle w:val="Verzeichnis2"/>
        <w:tabs>
          <w:tab w:val="left" w:pos="660"/>
          <w:tab w:val="right" w:leader="dot" w:pos="9515"/>
        </w:tabs>
        <w:rPr>
          <w:rFonts w:eastAsiaTheme="minorEastAsia" w:cstheme="minorBidi"/>
          <w:b w:val="0"/>
          <w:bCs w:val="0"/>
          <w:noProof/>
          <w:sz w:val="22"/>
          <w:szCs w:val="22"/>
        </w:rPr>
      </w:pPr>
      <w:hyperlink w:anchor="_Toc168919255" w:history="1">
        <w:r w:rsidR="002952B9" w:rsidRPr="004360AA">
          <w:rPr>
            <w:rStyle w:val="Hyperlink"/>
            <w:i/>
            <w:iCs/>
            <w:noProof/>
          </w:rPr>
          <w:t>4.4</w:t>
        </w:r>
        <w:r w:rsidR="002952B9">
          <w:rPr>
            <w:rFonts w:eastAsiaTheme="minorEastAsia" w:cstheme="minorBidi"/>
            <w:b w:val="0"/>
            <w:bCs w:val="0"/>
            <w:noProof/>
            <w:sz w:val="22"/>
            <w:szCs w:val="22"/>
          </w:rPr>
          <w:tab/>
        </w:r>
        <w:r w:rsidR="002952B9" w:rsidRPr="004360AA">
          <w:rPr>
            <w:rStyle w:val="Hyperlink"/>
            <w:i/>
            <w:iCs/>
            <w:noProof/>
          </w:rPr>
          <w:t>[ANF-010] [Stufe 2a] Anlage neuer Anwender</w:t>
        </w:r>
        <w:r w:rsidR="002952B9">
          <w:rPr>
            <w:noProof/>
            <w:webHidden/>
          </w:rPr>
          <w:tab/>
        </w:r>
        <w:r w:rsidR="002952B9">
          <w:rPr>
            <w:noProof/>
            <w:webHidden/>
          </w:rPr>
          <w:fldChar w:fldCharType="begin"/>
        </w:r>
        <w:r w:rsidR="002952B9">
          <w:rPr>
            <w:noProof/>
            <w:webHidden/>
          </w:rPr>
          <w:instrText xml:space="preserve"> PAGEREF _Toc168919255 \h </w:instrText>
        </w:r>
        <w:r w:rsidR="002952B9">
          <w:rPr>
            <w:noProof/>
            <w:webHidden/>
          </w:rPr>
        </w:r>
        <w:r w:rsidR="002952B9">
          <w:rPr>
            <w:noProof/>
            <w:webHidden/>
          </w:rPr>
          <w:fldChar w:fldCharType="separate"/>
        </w:r>
        <w:r w:rsidR="002952B9">
          <w:rPr>
            <w:noProof/>
            <w:webHidden/>
          </w:rPr>
          <w:t>35</w:t>
        </w:r>
        <w:r w:rsidR="002952B9">
          <w:rPr>
            <w:noProof/>
            <w:webHidden/>
          </w:rPr>
          <w:fldChar w:fldCharType="end"/>
        </w:r>
      </w:hyperlink>
    </w:p>
    <w:p w14:paraId="022955F0" w14:textId="621D09F1" w:rsidR="002952B9" w:rsidRDefault="001776B6">
      <w:pPr>
        <w:pStyle w:val="Verzeichnis2"/>
        <w:tabs>
          <w:tab w:val="left" w:pos="660"/>
          <w:tab w:val="right" w:leader="dot" w:pos="9515"/>
        </w:tabs>
        <w:rPr>
          <w:rFonts w:eastAsiaTheme="minorEastAsia" w:cstheme="minorBidi"/>
          <w:b w:val="0"/>
          <w:bCs w:val="0"/>
          <w:noProof/>
          <w:sz w:val="22"/>
          <w:szCs w:val="22"/>
        </w:rPr>
      </w:pPr>
      <w:hyperlink w:anchor="_Toc168919256" w:history="1">
        <w:r w:rsidR="002952B9" w:rsidRPr="004360AA">
          <w:rPr>
            <w:rStyle w:val="Hyperlink"/>
            <w:i/>
            <w:iCs/>
            <w:noProof/>
          </w:rPr>
          <w:t>4.5</w:t>
        </w:r>
        <w:r w:rsidR="002952B9">
          <w:rPr>
            <w:rFonts w:eastAsiaTheme="minorEastAsia" w:cstheme="minorBidi"/>
            <w:b w:val="0"/>
            <w:bCs w:val="0"/>
            <w:noProof/>
            <w:sz w:val="22"/>
            <w:szCs w:val="22"/>
          </w:rPr>
          <w:tab/>
        </w:r>
        <w:r w:rsidR="002952B9" w:rsidRPr="004360AA">
          <w:rPr>
            <w:rStyle w:val="Hyperlink"/>
            <w:i/>
            <w:iCs/>
            <w:noProof/>
          </w:rPr>
          <w:t>[ANF-011] [Stufe 2a] Deaktivierung (logische Löschung) von Anwendern</w:t>
        </w:r>
        <w:r w:rsidR="002952B9">
          <w:rPr>
            <w:noProof/>
            <w:webHidden/>
          </w:rPr>
          <w:tab/>
        </w:r>
        <w:r w:rsidR="002952B9">
          <w:rPr>
            <w:noProof/>
            <w:webHidden/>
          </w:rPr>
          <w:fldChar w:fldCharType="begin"/>
        </w:r>
        <w:r w:rsidR="002952B9">
          <w:rPr>
            <w:noProof/>
            <w:webHidden/>
          </w:rPr>
          <w:instrText xml:space="preserve"> PAGEREF _Toc168919256 \h </w:instrText>
        </w:r>
        <w:r w:rsidR="002952B9">
          <w:rPr>
            <w:noProof/>
            <w:webHidden/>
          </w:rPr>
        </w:r>
        <w:r w:rsidR="002952B9">
          <w:rPr>
            <w:noProof/>
            <w:webHidden/>
          </w:rPr>
          <w:fldChar w:fldCharType="separate"/>
        </w:r>
        <w:r w:rsidR="002952B9">
          <w:rPr>
            <w:noProof/>
            <w:webHidden/>
          </w:rPr>
          <w:t>36</w:t>
        </w:r>
        <w:r w:rsidR="002952B9">
          <w:rPr>
            <w:noProof/>
            <w:webHidden/>
          </w:rPr>
          <w:fldChar w:fldCharType="end"/>
        </w:r>
      </w:hyperlink>
    </w:p>
    <w:p w14:paraId="06D27B08" w14:textId="739F705F" w:rsidR="002952B9" w:rsidRDefault="001776B6">
      <w:pPr>
        <w:pStyle w:val="Verzeichnis2"/>
        <w:tabs>
          <w:tab w:val="left" w:pos="660"/>
          <w:tab w:val="right" w:leader="dot" w:pos="9515"/>
        </w:tabs>
        <w:rPr>
          <w:rFonts w:eastAsiaTheme="minorEastAsia" w:cstheme="minorBidi"/>
          <w:b w:val="0"/>
          <w:bCs w:val="0"/>
          <w:noProof/>
          <w:sz w:val="22"/>
          <w:szCs w:val="22"/>
        </w:rPr>
      </w:pPr>
      <w:hyperlink w:anchor="_Toc168919257" w:history="1">
        <w:r w:rsidR="002952B9" w:rsidRPr="004360AA">
          <w:rPr>
            <w:rStyle w:val="Hyperlink"/>
            <w:i/>
            <w:iCs/>
            <w:noProof/>
          </w:rPr>
          <w:t>4.6</w:t>
        </w:r>
        <w:r w:rsidR="002952B9">
          <w:rPr>
            <w:rFonts w:eastAsiaTheme="minorEastAsia" w:cstheme="minorBidi"/>
            <w:b w:val="0"/>
            <w:bCs w:val="0"/>
            <w:noProof/>
            <w:sz w:val="22"/>
            <w:szCs w:val="22"/>
          </w:rPr>
          <w:tab/>
        </w:r>
        <w:r w:rsidR="002952B9" w:rsidRPr="004360AA">
          <w:rPr>
            <w:rStyle w:val="Hyperlink"/>
            <w:i/>
            <w:iCs/>
            <w:noProof/>
          </w:rPr>
          <w:t>[ANF-012] [Stufe 2a] Pflege und Aktualisierung der Anwenderstammdaten</w:t>
        </w:r>
        <w:r w:rsidR="002952B9">
          <w:rPr>
            <w:noProof/>
            <w:webHidden/>
          </w:rPr>
          <w:tab/>
        </w:r>
        <w:r w:rsidR="002952B9">
          <w:rPr>
            <w:noProof/>
            <w:webHidden/>
          </w:rPr>
          <w:fldChar w:fldCharType="begin"/>
        </w:r>
        <w:r w:rsidR="002952B9">
          <w:rPr>
            <w:noProof/>
            <w:webHidden/>
          </w:rPr>
          <w:instrText xml:space="preserve"> PAGEREF _Toc168919257 \h </w:instrText>
        </w:r>
        <w:r w:rsidR="002952B9">
          <w:rPr>
            <w:noProof/>
            <w:webHidden/>
          </w:rPr>
        </w:r>
        <w:r w:rsidR="002952B9">
          <w:rPr>
            <w:noProof/>
            <w:webHidden/>
          </w:rPr>
          <w:fldChar w:fldCharType="separate"/>
        </w:r>
        <w:r w:rsidR="002952B9">
          <w:rPr>
            <w:noProof/>
            <w:webHidden/>
          </w:rPr>
          <w:t>39</w:t>
        </w:r>
        <w:r w:rsidR="002952B9">
          <w:rPr>
            <w:noProof/>
            <w:webHidden/>
          </w:rPr>
          <w:fldChar w:fldCharType="end"/>
        </w:r>
      </w:hyperlink>
    </w:p>
    <w:p w14:paraId="53C6A724" w14:textId="0003C29D" w:rsidR="002952B9" w:rsidRDefault="001776B6">
      <w:pPr>
        <w:pStyle w:val="Verzeichnis2"/>
        <w:tabs>
          <w:tab w:val="left" w:pos="660"/>
          <w:tab w:val="right" w:leader="dot" w:pos="9515"/>
        </w:tabs>
        <w:rPr>
          <w:rFonts w:eastAsiaTheme="minorEastAsia" w:cstheme="minorBidi"/>
          <w:b w:val="0"/>
          <w:bCs w:val="0"/>
          <w:noProof/>
          <w:sz w:val="22"/>
          <w:szCs w:val="22"/>
        </w:rPr>
      </w:pPr>
      <w:hyperlink w:anchor="_Toc168919258" w:history="1">
        <w:r w:rsidR="002952B9" w:rsidRPr="004360AA">
          <w:rPr>
            <w:rStyle w:val="Hyperlink"/>
            <w:i/>
            <w:iCs/>
            <w:noProof/>
          </w:rPr>
          <w:t>4.7</w:t>
        </w:r>
        <w:r w:rsidR="002952B9">
          <w:rPr>
            <w:rFonts w:eastAsiaTheme="minorEastAsia" w:cstheme="minorBidi"/>
            <w:b w:val="0"/>
            <w:bCs w:val="0"/>
            <w:noProof/>
            <w:sz w:val="22"/>
            <w:szCs w:val="22"/>
          </w:rPr>
          <w:tab/>
        </w:r>
        <w:r w:rsidR="002952B9" w:rsidRPr="004360AA">
          <w:rPr>
            <w:rStyle w:val="Hyperlink"/>
            <w:i/>
            <w:iCs/>
            <w:noProof/>
          </w:rPr>
          <w:t>[ANF-020] [Stufe 2b] Zuordnung von Anwender zu Dienststelle</w:t>
        </w:r>
        <w:r w:rsidR="002952B9">
          <w:rPr>
            <w:noProof/>
            <w:webHidden/>
          </w:rPr>
          <w:tab/>
        </w:r>
        <w:r w:rsidR="002952B9">
          <w:rPr>
            <w:noProof/>
            <w:webHidden/>
          </w:rPr>
          <w:fldChar w:fldCharType="begin"/>
        </w:r>
        <w:r w:rsidR="002952B9">
          <w:rPr>
            <w:noProof/>
            <w:webHidden/>
          </w:rPr>
          <w:instrText xml:space="preserve"> PAGEREF _Toc168919258 \h </w:instrText>
        </w:r>
        <w:r w:rsidR="002952B9">
          <w:rPr>
            <w:noProof/>
            <w:webHidden/>
          </w:rPr>
        </w:r>
        <w:r w:rsidR="002952B9">
          <w:rPr>
            <w:noProof/>
            <w:webHidden/>
          </w:rPr>
          <w:fldChar w:fldCharType="separate"/>
        </w:r>
        <w:r w:rsidR="002952B9">
          <w:rPr>
            <w:noProof/>
            <w:webHidden/>
          </w:rPr>
          <w:t>40</w:t>
        </w:r>
        <w:r w:rsidR="002952B9">
          <w:rPr>
            <w:noProof/>
            <w:webHidden/>
          </w:rPr>
          <w:fldChar w:fldCharType="end"/>
        </w:r>
      </w:hyperlink>
    </w:p>
    <w:p w14:paraId="0706FA9F" w14:textId="2DED73E7" w:rsidR="002952B9" w:rsidRDefault="001776B6">
      <w:pPr>
        <w:pStyle w:val="Verzeichnis2"/>
        <w:tabs>
          <w:tab w:val="left" w:pos="660"/>
          <w:tab w:val="right" w:leader="dot" w:pos="9515"/>
        </w:tabs>
        <w:rPr>
          <w:rFonts w:eastAsiaTheme="minorEastAsia" w:cstheme="minorBidi"/>
          <w:b w:val="0"/>
          <w:bCs w:val="0"/>
          <w:noProof/>
          <w:sz w:val="22"/>
          <w:szCs w:val="22"/>
        </w:rPr>
      </w:pPr>
      <w:hyperlink w:anchor="_Toc168919259" w:history="1">
        <w:r w:rsidR="002952B9" w:rsidRPr="004360AA">
          <w:rPr>
            <w:rStyle w:val="Hyperlink"/>
            <w:i/>
            <w:iCs/>
            <w:noProof/>
          </w:rPr>
          <w:t>4.8</w:t>
        </w:r>
        <w:r w:rsidR="002952B9">
          <w:rPr>
            <w:rFonts w:eastAsiaTheme="minorEastAsia" w:cstheme="minorBidi"/>
            <w:b w:val="0"/>
            <w:bCs w:val="0"/>
            <w:noProof/>
            <w:sz w:val="22"/>
            <w:szCs w:val="22"/>
          </w:rPr>
          <w:tab/>
        </w:r>
        <w:r w:rsidR="002952B9" w:rsidRPr="004360AA">
          <w:rPr>
            <w:rStyle w:val="Hyperlink"/>
            <w:i/>
            <w:iCs/>
            <w:noProof/>
          </w:rPr>
          <w:t>[ANF-021] [Stufe 2b] Löschung einer Zuordnung von Anwender zu Dienststelle</w:t>
        </w:r>
        <w:r w:rsidR="002952B9">
          <w:rPr>
            <w:noProof/>
            <w:webHidden/>
          </w:rPr>
          <w:tab/>
        </w:r>
        <w:r w:rsidR="002952B9">
          <w:rPr>
            <w:noProof/>
            <w:webHidden/>
          </w:rPr>
          <w:fldChar w:fldCharType="begin"/>
        </w:r>
        <w:r w:rsidR="002952B9">
          <w:rPr>
            <w:noProof/>
            <w:webHidden/>
          </w:rPr>
          <w:instrText xml:space="preserve"> PAGEREF _Toc168919259 \h </w:instrText>
        </w:r>
        <w:r w:rsidR="002952B9">
          <w:rPr>
            <w:noProof/>
            <w:webHidden/>
          </w:rPr>
        </w:r>
        <w:r w:rsidR="002952B9">
          <w:rPr>
            <w:noProof/>
            <w:webHidden/>
          </w:rPr>
          <w:fldChar w:fldCharType="separate"/>
        </w:r>
        <w:r w:rsidR="002952B9">
          <w:rPr>
            <w:noProof/>
            <w:webHidden/>
          </w:rPr>
          <w:t>43</w:t>
        </w:r>
        <w:r w:rsidR="002952B9">
          <w:rPr>
            <w:noProof/>
            <w:webHidden/>
          </w:rPr>
          <w:fldChar w:fldCharType="end"/>
        </w:r>
      </w:hyperlink>
    </w:p>
    <w:p w14:paraId="31C95531" w14:textId="1BB97D51" w:rsidR="002952B9" w:rsidRDefault="001776B6">
      <w:pPr>
        <w:pStyle w:val="Verzeichnis2"/>
        <w:tabs>
          <w:tab w:val="left" w:pos="660"/>
          <w:tab w:val="right" w:leader="dot" w:pos="9515"/>
        </w:tabs>
        <w:rPr>
          <w:rFonts w:eastAsiaTheme="minorEastAsia" w:cstheme="minorBidi"/>
          <w:b w:val="0"/>
          <w:bCs w:val="0"/>
          <w:noProof/>
          <w:sz w:val="22"/>
          <w:szCs w:val="22"/>
        </w:rPr>
      </w:pPr>
      <w:hyperlink w:anchor="_Toc168919260" w:history="1">
        <w:r w:rsidR="002952B9" w:rsidRPr="004360AA">
          <w:rPr>
            <w:rStyle w:val="Hyperlink"/>
            <w:i/>
            <w:iCs/>
            <w:noProof/>
          </w:rPr>
          <w:t>4.9</w:t>
        </w:r>
        <w:r w:rsidR="002952B9">
          <w:rPr>
            <w:rFonts w:eastAsiaTheme="minorEastAsia" w:cstheme="minorBidi"/>
            <w:b w:val="0"/>
            <w:bCs w:val="0"/>
            <w:noProof/>
            <w:sz w:val="22"/>
            <w:szCs w:val="22"/>
          </w:rPr>
          <w:tab/>
        </w:r>
        <w:r w:rsidR="002952B9" w:rsidRPr="004360AA">
          <w:rPr>
            <w:rStyle w:val="Hyperlink"/>
            <w:i/>
            <w:iCs/>
            <w:noProof/>
          </w:rPr>
          <w:t>[ANF-022] [Stufe 2b] Setzen von Berechtigungen auf Dienststellenebene</w:t>
        </w:r>
        <w:r w:rsidR="002952B9">
          <w:rPr>
            <w:noProof/>
            <w:webHidden/>
          </w:rPr>
          <w:tab/>
        </w:r>
        <w:r w:rsidR="002952B9">
          <w:rPr>
            <w:noProof/>
            <w:webHidden/>
          </w:rPr>
          <w:fldChar w:fldCharType="begin"/>
        </w:r>
        <w:r w:rsidR="002952B9">
          <w:rPr>
            <w:noProof/>
            <w:webHidden/>
          </w:rPr>
          <w:instrText xml:space="preserve"> PAGEREF _Toc168919260 \h </w:instrText>
        </w:r>
        <w:r w:rsidR="002952B9">
          <w:rPr>
            <w:noProof/>
            <w:webHidden/>
          </w:rPr>
        </w:r>
        <w:r w:rsidR="002952B9">
          <w:rPr>
            <w:noProof/>
            <w:webHidden/>
          </w:rPr>
          <w:fldChar w:fldCharType="separate"/>
        </w:r>
        <w:r w:rsidR="002952B9">
          <w:rPr>
            <w:noProof/>
            <w:webHidden/>
          </w:rPr>
          <w:t>43</w:t>
        </w:r>
        <w:r w:rsidR="002952B9">
          <w:rPr>
            <w:noProof/>
            <w:webHidden/>
          </w:rPr>
          <w:fldChar w:fldCharType="end"/>
        </w:r>
      </w:hyperlink>
    </w:p>
    <w:p w14:paraId="13D611D2" w14:textId="27DB902E" w:rsidR="002952B9" w:rsidRDefault="001776B6">
      <w:pPr>
        <w:pStyle w:val="Verzeichnis2"/>
        <w:tabs>
          <w:tab w:val="left" w:pos="660"/>
          <w:tab w:val="right" w:leader="dot" w:pos="9515"/>
        </w:tabs>
        <w:rPr>
          <w:rFonts w:eastAsiaTheme="minorEastAsia" w:cstheme="minorBidi"/>
          <w:b w:val="0"/>
          <w:bCs w:val="0"/>
          <w:noProof/>
          <w:sz w:val="22"/>
          <w:szCs w:val="22"/>
        </w:rPr>
      </w:pPr>
      <w:hyperlink w:anchor="_Toc168919261" w:history="1">
        <w:r w:rsidR="002952B9" w:rsidRPr="004360AA">
          <w:rPr>
            <w:rStyle w:val="Hyperlink"/>
            <w:i/>
            <w:iCs/>
            <w:noProof/>
          </w:rPr>
          <w:t>4.10</w:t>
        </w:r>
        <w:r w:rsidR="002952B9">
          <w:rPr>
            <w:rFonts w:eastAsiaTheme="minorEastAsia" w:cstheme="minorBidi"/>
            <w:b w:val="0"/>
            <w:bCs w:val="0"/>
            <w:noProof/>
            <w:sz w:val="22"/>
            <w:szCs w:val="22"/>
          </w:rPr>
          <w:tab/>
        </w:r>
        <w:r w:rsidR="002952B9" w:rsidRPr="004360AA">
          <w:rPr>
            <w:rStyle w:val="Hyperlink"/>
            <w:i/>
            <w:iCs/>
            <w:noProof/>
          </w:rPr>
          <w:t>[ANF-023] [Stufe 2b] Löschen von Berechtigungen auf Dienststellenebene</w:t>
        </w:r>
        <w:r w:rsidR="002952B9">
          <w:rPr>
            <w:noProof/>
            <w:webHidden/>
          </w:rPr>
          <w:tab/>
        </w:r>
        <w:r w:rsidR="002952B9">
          <w:rPr>
            <w:noProof/>
            <w:webHidden/>
          </w:rPr>
          <w:fldChar w:fldCharType="begin"/>
        </w:r>
        <w:r w:rsidR="002952B9">
          <w:rPr>
            <w:noProof/>
            <w:webHidden/>
          </w:rPr>
          <w:instrText xml:space="preserve"> PAGEREF _Toc168919261 \h </w:instrText>
        </w:r>
        <w:r w:rsidR="002952B9">
          <w:rPr>
            <w:noProof/>
            <w:webHidden/>
          </w:rPr>
        </w:r>
        <w:r w:rsidR="002952B9">
          <w:rPr>
            <w:noProof/>
            <w:webHidden/>
          </w:rPr>
          <w:fldChar w:fldCharType="separate"/>
        </w:r>
        <w:r w:rsidR="002952B9">
          <w:rPr>
            <w:noProof/>
            <w:webHidden/>
          </w:rPr>
          <w:t>44</w:t>
        </w:r>
        <w:r w:rsidR="002952B9">
          <w:rPr>
            <w:noProof/>
            <w:webHidden/>
          </w:rPr>
          <w:fldChar w:fldCharType="end"/>
        </w:r>
      </w:hyperlink>
    </w:p>
    <w:p w14:paraId="167650AD" w14:textId="024C62FB" w:rsidR="002952B9" w:rsidRDefault="001776B6">
      <w:pPr>
        <w:pStyle w:val="Verzeichnis2"/>
        <w:tabs>
          <w:tab w:val="left" w:pos="660"/>
          <w:tab w:val="right" w:leader="dot" w:pos="9515"/>
        </w:tabs>
        <w:rPr>
          <w:rFonts w:eastAsiaTheme="minorEastAsia" w:cstheme="minorBidi"/>
          <w:b w:val="0"/>
          <w:bCs w:val="0"/>
          <w:noProof/>
          <w:sz w:val="22"/>
          <w:szCs w:val="22"/>
        </w:rPr>
      </w:pPr>
      <w:hyperlink w:anchor="_Toc168919262" w:history="1">
        <w:r w:rsidR="002952B9" w:rsidRPr="004360AA">
          <w:rPr>
            <w:rStyle w:val="Hyperlink"/>
            <w:i/>
            <w:iCs/>
            <w:noProof/>
          </w:rPr>
          <w:t>4.11</w:t>
        </w:r>
        <w:r w:rsidR="002952B9">
          <w:rPr>
            <w:rFonts w:eastAsiaTheme="minorEastAsia" w:cstheme="minorBidi"/>
            <w:b w:val="0"/>
            <w:bCs w:val="0"/>
            <w:noProof/>
            <w:sz w:val="22"/>
            <w:szCs w:val="22"/>
          </w:rPr>
          <w:tab/>
        </w:r>
        <w:r w:rsidR="002952B9" w:rsidRPr="004360AA">
          <w:rPr>
            <w:rStyle w:val="Hyperlink"/>
            <w:i/>
            <w:iCs/>
            <w:noProof/>
          </w:rPr>
          <w:t>[ANF-024] [Stufe 2a] Sperrung von Anwendern auf Dienststellen</w:t>
        </w:r>
        <w:r w:rsidR="002952B9">
          <w:rPr>
            <w:noProof/>
            <w:webHidden/>
          </w:rPr>
          <w:tab/>
        </w:r>
        <w:r w:rsidR="002952B9">
          <w:rPr>
            <w:noProof/>
            <w:webHidden/>
          </w:rPr>
          <w:fldChar w:fldCharType="begin"/>
        </w:r>
        <w:r w:rsidR="002952B9">
          <w:rPr>
            <w:noProof/>
            <w:webHidden/>
          </w:rPr>
          <w:instrText xml:space="preserve"> PAGEREF _Toc168919262 \h </w:instrText>
        </w:r>
        <w:r w:rsidR="002952B9">
          <w:rPr>
            <w:noProof/>
            <w:webHidden/>
          </w:rPr>
        </w:r>
        <w:r w:rsidR="002952B9">
          <w:rPr>
            <w:noProof/>
            <w:webHidden/>
          </w:rPr>
          <w:fldChar w:fldCharType="separate"/>
        </w:r>
        <w:r w:rsidR="002952B9">
          <w:rPr>
            <w:noProof/>
            <w:webHidden/>
          </w:rPr>
          <w:t>44</w:t>
        </w:r>
        <w:r w:rsidR="002952B9">
          <w:rPr>
            <w:noProof/>
            <w:webHidden/>
          </w:rPr>
          <w:fldChar w:fldCharType="end"/>
        </w:r>
      </w:hyperlink>
    </w:p>
    <w:p w14:paraId="5401B6D7" w14:textId="6EAD80DF" w:rsidR="002952B9" w:rsidRDefault="001776B6">
      <w:pPr>
        <w:pStyle w:val="Verzeichnis2"/>
        <w:tabs>
          <w:tab w:val="left" w:pos="660"/>
          <w:tab w:val="right" w:leader="dot" w:pos="9515"/>
        </w:tabs>
        <w:rPr>
          <w:rFonts w:eastAsiaTheme="minorEastAsia" w:cstheme="minorBidi"/>
          <w:b w:val="0"/>
          <w:bCs w:val="0"/>
          <w:noProof/>
          <w:sz w:val="22"/>
          <w:szCs w:val="22"/>
        </w:rPr>
      </w:pPr>
      <w:hyperlink w:anchor="_Toc168919263" w:history="1">
        <w:r w:rsidR="002952B9" w:rsidRPr="004360AA">
          <w:rPr>
            <w:rStyle w:val="Hyperlink"/>
            <w:i/>
            <w:iCs/>
            <w:noProof/>
          </w:rPr>
          <w:t>4.12</w:t>
        </w:r>
        <w:r w:rsidR="002952B9">
          <w:rPr>
            <w:rFonts w:eastAsiaTheme="minorEastAsia" w:cstheme="minorBidi"/>
            <w:b w:val="0"/>
            <w:bCs w:val="0"/>
            <w:noProof/>
            <w:sz w:val="22"/>
            <w:szCs w:val="22"/>
          </w:rPr>
          <w:tab/>
        </w:r>
        <w:r w:rsidR="002952B9" w:rsidRPr="004360AA">
          <w:rPr>
            <w:rStyle w:val="Hyperlink"/>
            <w:i/>
            <w:iCs/>
            <w:noProof/>
          </w:rPr>
          <w:t>[ANF-025] [Stufe 2a] Globale Sperrung von Anwender in @rtus</w:t>
        </w:r>
        <w:r w:rsidR="002952B9">
          <w:rPr>
            <w:noProof/>
            <w:webHidden/>
          </w:rPr>
          <w:tab/>
        </w:r>
        <w:r w:rsidR="002952B9">
          <w:rPr>
            <w:noProof/>
            <w:webHidden/>
          </w:rPr>
          <w:fldChar w:fldCharType="begin"/>
        </w:r>
        <w:r w:rsidR="002952B9">
          <w:rPr>
            <w:noProof/>
            <w:webHidden/>
          </w:rPr>
          <w:instrText xml:space="preserve"> PAGEREF _Toc168919263 \h </w:instrText>
        </w:r>
        <w:r w:rsidR="002952B9">
          <w:rPr>
            <w:noProof/>
            <w:webHidden/>
          </w:rPr>
        </w:r>
        <w:r w:rsidR="002952B9">
          <w:rPr>
            <w:noProof/>
            <w:webHidden/>
          </w:rPr>
          <w:fldChar w:fldCharType="separate"/>
        </w:r>
        <w:r w:rsidR="002952B9">
          <w:rPr>
            <w:noProof/>
            <w:webHidden/>
          </w:rPr>
          <w:t>45</w:t>
        </w:r>
        <w:r w:rsidR="002952B9">
          <w:rPr>
            <w:noProof/>
            <w:webHidden/>
          </w:rPr>
          <w:fldChar w:fldCharType="end"/>
        </w:r>
      </w:hyperlink>
    </w:p>
    <w:p w14:paraId="60D04692" w14:textId="5665C0A3" w:rsidR="002952B9" w:rsidRDefault="001776B6">
      <w:pPr>
        <w:pStyle w:val="Verzeichnis2"/>
        <w:tabs>
          <w:tab w:val="left" w:pos="660"/>
          <w:tab w:val="right" w:leader="dot" w:pos="9515"/>
        </w:tabs>
        <w:rPr>
          <w:rFonts w:eastAsiaTheme="minorEastAsia" w:cstheme="minorBidi"/>
          <w:b w:val="0"/>
          <w:bCs w:val="0"/>
          <w:noProof/>
          <w:sz w:val="22"/>
          <w:szCs w:val="22"/>
        </w:rPr>
      </w:pPr>
      <w:hyperlink w:anchor="_Toc168919264" w:history="1">
        <w:r w:rsidR="002952B9" w:rsidRPr="004360AA">
          <w:rPr>
            <w:rStyle w:val="Hyperlink"/>
            <w:i/>
            <w:iCs/>
            <w:noProof/>
          </w:rPr>
          <w:t>4.13</w:t>
        </w:r>
        <w:r w:rsidR="002952B9">
          <w:rPr>
            <w:rFonts w:eastAsiaTheme="minorEastAsia" w:cstheme="minorBidi"/>
            <w:b w:val="0"/>
            <w:bCs w:val="0"/>
            <w:noProof/>
            <w:sz w:val="22"/>
            <w:szCs w:val="22"/>
          </w:rPr>
          <w:tab/>
        </w:r>
        <w:r w:rsidR="002952B9" w:rsidRPr="004360AA">
          <w:rPr>
            <w:rStyle w:val="Hyperlink"/>
            <w:i/>
            <w:iCs/>
            <w:noProof/>
          </w:rPr>
          <w:t>[ANF-030] [Stufe 2a] Deaktivierung der internen Benutzerverwaltung für externe Provisionierung</w:t>
        </w:r>
        <w:r w:rsidR="002952B9">
          <w:rPr>
            <w:noProof/>
            <w:webHidden/>
          </w:rPr>
          <w:tab/>
        </w:r>
        <w:r w:rsidR="002952B9">
          <w:rPr>
            <w:noProof/>
            <w:webHidden/>
          </w:rPr>
          <w:fldChar w:fldCharType="begin"/>
        </w:r>
        <w:r w:rsidR="002952B9">
          <w:rPr>
            <w:noProof/>
            <w:webHidden/>
          </w:rPr>
          <w:instrText xml:space="preserve"> PAGEREF _Toc168919264 \h </w:instrText>
        </w:r>
        <w:r w:rsidR="002952B9">
          <w:rPr>
            <w:noProof/>
            <w:webHidden/>
          </w:rPr>
        </w:r>
        <w:r w:rsidR="002952B9">
          <w:rPr>
            <w:noProof/>
            <w:webHidden/>
          </w:rPr>
          <w:fldChar w:fldCharType="separate"/>
        </w:r>
        <w:r w:rsidR="002952B9">
          <w:rPr>
            <w:noProof/>
            <w:webHidden/>
          </w:rPr>
          <w:t>46</w:t>
        </w:r>
        <w:r w:rsidR="002952B9">
          <w:rPr>
            <w:noProof/>
            <w:webHidden/>
          </w:rPr>
          <w:fldChar w:fldCharType="end"/>
        </w:r>
      </w:hyperlink>
    </w:p>
    <w:p w14:paraId="31304188" w14:textId="148945B3" w:rsidR="002952B9" w:rsidRDefault="001776B6">
      <w:pPr>
        <w:pStyle w:val="Verzeichnis2"/>
        <w:tabs>
          <w:tab w:val="left" w:pos="660"/>
          <w:tab w:val="right" w:leader="dot" w:pos="9515"/>
        </w:tabs>
        <w:rPr>
          <w:rFonts w:eastAsiaTheme="minorEastAsia" w:cstheme="minorBidi"/>
          <w:b w:val="0"/>
          <w:bCs w:val="0"/>
          <w:noProof/>
          <w:sz w:val="22"/>
          <w:szCs w:val="22"/>
        </w:rPr>
      </w:pPr>
      <w:hyperlink w:anchor="_Toc168919265" w:history="1">
        <w:r w:rsidR="002952B9" w:rsidRPr="004360AA">
          <w:rPr>
            <w:rStyle w:val="Hyperlink"/>
            <w:i/>
            <w:iCs/>
            <w:noProof/>
          </w:rPr>
          <w:t>4.14</w:t>
        </w:r>
        <w:r w:rsidR="002952B9">
          <w:rPr>
            <w:rFonts w:eastAsiaTheme="minorEastAsia" w:cstheme="minorBidi"/>
            <w:b w:val="0"/>
            <w:bCs w:val="0"/>
            <w:noProof/>
            <w:sz w:val="22"/>
            <w:szCs w:val="22"/>
          </w:rPr>
          <w:tab/>
        </w:r>
        <w:r w:rsidR="002952B9" w:rsidRPr="004360AA">
          <w:rPr>
            <w:rStyle w:val="Hyperlink"/>
            <w:i/>
            <w:iCs/>
            <w:noProof/>
          </w:rPr>
          <w:t>[ANF-030] [Stufe 2b] Deaktivierung der internen Benutzerverwaltung für externe Provisionierung</w:t>
        </w:r>
        <w:r w:rsidR="002952B9">
          <w:rPr>
            <w:noProof/>
            <w:webHidden/>
          </w:rPr>
          <w:tab/>
        </w:r>
        <w:r w:rsidR="002952B9">
          <w:rPr>
            <w:noProof/>
            <w:webHidden/>
          </w:rPr>
          <w:fldChar w:fldCharType="begin"/>
        </w:r>
        <w:r w:rsidR="002952B9">
          <w:rPr>
            <w:noProof/>
            <w:webHidden/>
          </w:rPr>
          <w:instrText xml:space="preserve"> PAGEREF _Toc168919265 \h </w:instrText>
        </w:r>
        <w:r w:rsidR="002952B9">
          <w:rPr>
            <w:noProof/>
            <w:webHidden/>
          </w:rPr>
        </w:r>
        <w:r w:rsidR="002952B9">
          <w:rPr>
            <w:noProof/>
            <w:webHidden/>
          </w:rPr>
          <w:fldChar w:fldCharType="separate"/>
        </w:r>
        <w:r w:rsidR="002952B9">
          <w:rPr>
            <w:noProof/>
            <w:webHidden/>
          </w:rPr>
          <w:t>47</w:t>
        </w:r>
        <w:r w:rsidR="002952B9">
          <w:rPr>
            <w:noProof/>
            <w:webHidden/>
          </w:rPr>
          <w:fldChar w:fldCharType="end"/>
        </w:r>
      </w:hyperlink>
    </w:p>
    <w:p w14:paraId="234EC6DD" w14:textId="10B002A3" w:rsidR="002952B9" w:rsidRDefault="001776B6">
      <w:pPr>
        <w:pStyle w:val="Verzeichnis2"/>
        <w:tabs>
          <w:tab w:val="left" w:pos="660"/>
          <w:tab w:val="right" w:leader="dot" w:pos="9515"/>
        </w:tabs>
        <w:rPr>
          <w:rFonts w:eastAsiaTheme="minorEastAsia" w:cstheme="minorBidi"/>
          <w:b w:val="0"/>
          <w:bCs w:val="0"/>
          <w:noProof/>
          <w:sz w:val="22"/>
          <w:szCs w:val="22"/>
        </w:rPr>
      </w:pPr>
      <w:hyperlink w:anchor="_Toc168919266" w:history="1">
        <w:r w:rsidR="002952B9" w:rsidRPr="004360AA">
          <w:rPr>
            <w:rStyle w:val="Hyperlink"/>
            <w:i/>
            <w:iCs/>
            <w:noProof/>
          </w:rPr>
          <w:t>4.15</w:t>
        </w:r>
        <w:r w:rsidR="002952B9">
          <w:rPr>
            <w:rFonts w:eastAsiaTheme="minorEastAsia" w:cstheme="minorBidi"/>
            <w:b w:val="0"/>
            <w:bCs w:val="0"/>
            <w:noProof/>
            <w:sz w:val="22"/>
            <w:szCs w:val="22"/>
          </w:rPr>
          <w:tab/>
        </w:r>
        <w:r w:rsidR="002952B9" w:rsidRPr="004360AA">
          <w:rPr>
            <w:rStyle w:val="Hyperlink"/>
            <w:i/>
            <w:iCs/>
            <w:noProof/>
          </w:rPr>
          <w:t>[ANF-031] [Stufe 2a] Protokollierung und Nachvollziehbarkeit</w:t>
        </w:r>
        <w:r w:rsidR="002952B9">
          <w:rPr>
            <w:noProof/>
            <w:webHidden/>
          </w:rPr>
          <w:tab/>
        </w:r>
        <w:r w:rsidR="002952B9">
          <w:rPr>
            <w:noProof/>
            <w:webHidden/>
          </w:rPr>
          <w:fldChar w:fldCharType="begin"/>
        </w:r>
        <w:r w:rsidR="002952B9">
          <w:rPr>
            <w:noProof/>
            <w:webHidden/>
          </w:rPr>
          <w:instrText xml:space="preserve"> PAGEREF _Toc168919266 \h </w:instrText>
        </w:r>
        <w:r w:rsidR="002952B9">
          <w:rPr>
            <w:noProof/>
            <w:webHidden/>
          </w:rPr>
        </w:r>
        <w:r w:rsidR="002952B9">
          <w:rPr>
            <w:noProof/>
            <w:webHidden/>
          </w:rPr>
          <w:fldChar w:fldCharType="separate"/>
        </w:r>
        <w:r w:rsidR="002952B9">
          <w:rPr>
            <w:noProof/>
            <w:webHidden/>
          </w:rPr>
          <w:t>48</w:t>
        </w:r>
        <w:r w:rsidR="002952B9">
          <w:rPr>
            <w:noProof/>
            <w:webHidden/>
          </w:rPr>
          <w:fldChar w:fldCharType="end"/>
        </w:r>
      </w:hyperlink>
    </w:p>
    <w:p w14:paraId="202FD890" w14:textId="63D61682" w:rsidR="002952B9" w:rsidRDefault="001776B6">
      <w:pPr>
        <w:pStyle w:val="Verzeichnis2"/>
        <w:tabs>
          <w:tab w:val="left" w:pos="660"/>
          <w:tab w:val="right" w:leader="dot" w:pos="9515"/>
        </w:tabs>
        <w:rPr>
          <w:rFonts w:eastAsiaTheme="minorEastAsia" w:cstheme="minorBidi"/>
          <w:b w:val="0"/>
          <w:bCs w:val="0"/>
          <w:noProof/>
          <w:sz w:val="22"/>
          <w:szCs w:val="22"/>
        </w:rPr>
      </w:pPr>
      <w:hyperlink w:anchor="_Toc168919267" w:history="1">
        <w:r w:rsidR="002952B9" w:rsidRPr="004360AA">
          <w:rPr>
            <w:rStyle w:val="Hyperlink"/>
            <w:i/>
            <w:iCs/>
            <w:noProof/>
          </w:rPr>
          <w:t>4.16</w:t>
        </w:r>
        <w:r w:rsidR="002952B9">
          <w:rPr>
            <w:rFonts w:eastAsiaTheme="minorEastAsia" w:cstheme="minorBidi"/>
            <w:b w:val="0"/>
            <w:bCs w:val="0"/>
            <w:noProof/>
            <w:sz w:val="22"/>
            <w:szCs w:val="22"/>
          </w:rPr>
          <w:tab/>
        </w:r>
        <w:r w:rsidR="002952B9" w:rsidRPr="004360AA">
          <w:rPr>
            <w:rStyle w:val="Hyperlink"/>
            <w:i/>
            <w:iCs/>
            <w:noProof/>
          </w:rPr>
          <w:t>[ANF-032] Lesende Zugriffe für F-IAM: Abfrage von Benutzerdaten</w:t>
        </w:r>
        <w:r w:rsidR="002952B9">
          <w:rPr>
            <w:noProof/>
            <w:webHidden/>
          </w:rPr>
          <w:tab/>
        </w:r>
        <w:r w:rsidR="002952B9">
          <w:rPr>
            <w:noProof/>
            <w:webHidden/>
          </w:rPr>
          <w:fldChar w:fldCharType="begin"/>
        </w:r>
        <w:r w:rsidR="002952B9">
          <w:rPr>
            <w:noProof/>
            <w:webHidden/>
          </w:rPr>
          <w:instrText xml:space="preserve"> PAGEREF _Toc168919267 \h </w:instrText>
        </w:r>
        <w:r w:rsidR="002952B9">
          <w:rPr>
            <w:noProof/>
            <w:webHidden/>
          </w:rPr>
        </w:r>
        <w:r w:rsidR="002952B9">
          <w:rPr>
            <w:noProof/>
            <w:webHidden/>
          </w:rPr>
          <w:fldChar w:fldCharType="separate"/>
        </w:r>
        <w:r w:rsidR="002952B9">
          <w:rPr>
            <w:noProof/>
            <w:webHidden/>
          </w:rPr>
          <w:t>49</w:t>
        </w:r>
        <w:r w:rsidR="002952B9">
          <w:rPr>
            <w:noProof/>
            <w:webHidden/>
          </w:rPr>
          <w:fldChar w:fldCharType="end"/>
        </w:r>
      </w:hyperlink>
    </w:p>
    <w:p w14:paraId="6693E2B4" w14:textId="68B72FA8" w:rsidR="002952B9" w:rsidRDefault="001776B6">
      <w:pPr>
        <w:pStyle w:val="Verzeichnis2"/>
        <w:tabs>
          <w:tab w:val="left" w:pos="660"/>
          <w:tab w:val="right" w:leader="dot" w:pos="9515"/>
        </w:tabs>
        <w:rPr>
          <w:rFonts w:eastAsiaTheme="minorEastAsia" w:cstheme="minorBidi"/>
          <w:b w:val="0"/>
          <w:bCs w:val="0"/>
          <w:noProof/>
          <w:sz w:val="22"/>
          <w:szCs w:val="22"/>
        </w:rPr>
      </w:pPr>
      <w:hyperlink w:anchor="_Toc168919268" w:history="1">
        <w:r w:rsidR="002952B9" w:rsidRPr="004360AA">
          <w:rPr>
            <w:rStyle w:val="Hyperlink"/>
            <w:i/>
            <w:iCs/>
            <w:noProof/>
          </w:rPr>
          <w:t>4.17</w:t>
        </w:r>
        <w:r w:rsidR="002952B9">
          <w:rPr>
            <w:rFonts w:eastAsiaTheme="minorEastAsia" w:cstheme="minorBidi"/>
            <w:b w:val="0"/>
            <w:bCs w:val="0"/>
            <w:noProof/>
            <w:sz w:val="22"/>
            <w:szCs w:val="22"/>
          </w:rPr>
          <w:tab/>
        </w:r>
        <w:r w:rsidR="002952B9" w:rsidRPr="004360AA">
          <w:rPr>
            <w:rStyle w:val="Hyperlink"/>
            <w:i/>
            <w:iCs/>
            <w:noProof/>
          </w:rPr>
          <w:t>[ANF-033] Lesende Zugriffe für F-IAM: Abfrage von VBS-Rechten</w:t>
        </w:r>
        <w:r w:rsidR="002952B9">
          <w:rPr>
            <w:noProof/>
            <w:webHidden/>
          </w:rPr>
          <w:tab/>
        </w:r>
        <w:r w:rsidR="002952B9">
          <w:rPr>
            <w:noProof/>
            <w:webHidden/>
          </w:rPr>
          <w:fldChar w:fldCharType="begin"/>
        </w:r>
        <w:r w:rsidR="002952B9">
          <w:rPr>
            <w:noProof/>
            <w:webHidden/>
          </w:rPr>
          <w:instrText xml:space="preserve"> PAGEREF _Toc168919268 \h </w:instrText>
        </w:r>
        <w:r w:rsidR="002952B9">
          <w:rPr>
            <w:noProof/>
            <w:webHidden/>
          </w:rPr>
        </w:r>
        <w:r w:rsidR="002952B9">
          <w:rPr>
            <w:noProof/>
            <w:webHidden/>
          </w:rPr>
          <w:fldChar w:fldCharType="separate"/>
        </w:r>
        <w:r w:rsidR="002952B9">
          <w:rPr>
            <w:noProof/>
            <w:webHidden/>
          </w:rPr>
          <w:t>50</w:t>
        </w:r>
        <w:r w:rsidR="002952B9">
          <w:rPr>
            <w:noProof/>
            <w:webHidden/>
          </w:rPr>
          <w:fldChar w:fldCharType="end"/>
        </w:r>
      </w:hyperlink>
    </w:p>
    <w:p w14:paraId="526CFDCA" w14:textId="73A81F45" w:rsidR="002952B9" w:rsidRDefault="001776B6">
      <w:pPr>
        <w:pStyle w:val="Verzeichnis1"/>
        <w:tabs>
          <w:tab w:val="left" w:pos="440"/>
          <w:tab w:val="right" w:leader="dot" w:pos="9515"/>
        </w:tabs>
        <w:rPr>
          <w:rFonts w:asciiTheme="minorHAnsi" w:eastAsiaTheme="minorEastAsia" w:hAnsiTheme="minorHAnsi" w:cstheme="minorBidi"/>
          <w:b w:val="0"/>
          <w:bCs w:val="0"/>
          <w:caps w:val="0"/>
          <w:noProof/>
          <w:sz w:val="22"/>
          <w:szCs w:val="22"/>
        </w:rPr>
      </w:pPr>
      <w:hyperlink w:anchor="_Toc168919269" w:history="1">
        <w:r w:rsidR="002952B9" w:rsidRPr="004360AA">
          <w:rPr>
            <w:rStyle w:val="Hyperlink"/>
            <w:rFonts w:cstheme="minorHAnsi"/>
            <w:noProof/>
          </w:rPr>
          <w:t>5</w:t>
        </w:r>
        <w:r w:rsidR="002952B9">
          <w:rPr>
            <w:rFonts w:asciiTheme="minorHAnsi" w:eastAsiaTheme="minorEastAsia" w:hAnsiTheme="minorHAnsi" w:cstheme="minorBidi"/>
            <w:b w:val="0"/>
            <w:bCs w:val="0"/>
            <w:caps w:val="0"/>
            <w:noProof/>
            <w:sz w:val="22"/>
            <w:szCs w:val="22"/>
          </w:rPr>
          <w:tab/>
        </w:r>
        <w:r w:rsidR="002952B9" w:rsidRPr="004360AA">
          <w:rPr>
            <w:rStyle w:val="Hyperlink"/>
            <w:rFonts w:cstheme="minorHAnsi"/>
            <w:noProof/>
          </w:rPr>
          <w:t>Umsetzung Allgemein</w:t>
        </w:r>
        <w:r w:rsidR="002952B9">
          <w:rPr>
            <w:noProof/>
            <w:webHidden/>
          </w:rPr>
          <w:tab/>
        </w:r>
        <w:r w:rsidR="002952B9">
          <w:rPr>
            <w:noProof/>
            <w:webHidden/>
          </w:rPr>
          <w:fldChar w:fldCharType="begin"/>
        </w:r>
        <w:r w:rsidR="002952B9">
          <w:rPr>
            <w:noProof/>
            <w:webHidden/>
          </w:rPr>
          <w:instrText xml:space="preserve"> PAGEREF _Toc168919269 \h </w:instrText>
        </w:r>
        <w:r w:rsidR="002952B9">
          <w:rPr>
            <w:noProof/>
            <w:webHidden/>
          </w:rPr>
        </w:r>
        <w:r w:rsidR="002952B9">
          <w:rPr>
            <w:noProof/>
            <w:webHidden/>
          </w:rPr>
          <w:fldChar w:fldCharType="separate"/>
        </w:r>
        <w:r w:rsidR="002952B9">
          <w:rPr>
            <w:noProof/>
            <w:webHidden/>
          </w:rPr>
          <w:t>51</w:t>
        </w:r>
        <w:r w:rsidR="002952B9">
          <w:rPr>
            <w:noProof/>
            <w:webHidden/>
          </w:rPr>
          <w:fldChar w:fldCharType="end"/>
        </w:r>
      </w:hyperlink>
    </w:p>
    <w:p w14:paraId="3A510586" w14:textId="59C5BCAD" w:rsidR="002952B9" w:rsidRDefault="001776B6">
      <w:pPr>
        <w:pStyle w:val="Verzeichnis2"/>
        <w:tabs>
          <w:tab w:val="left" w:pos="660"/>
          <w:tab w:val="right" w:leader="dot" w:pos="9515"/>
        </w:tabs>
        <w:rPr>
          <w:rFonts w:eastAsiaTheme="minorEastAsia" w:cstheme="minorBidi"/>
          <w:b w:val="0"/>
          <w:bCs w:val="0"/>
          <w:noProof/>
          <w:sz w:val="22"/>
          <w:szCs w:val="22"/>
        </w:rPr>
      </w:pPr>
      <w:hyperlink w:anchor="_Toc168919270" w:history="1">
        <w:r w:rsidR="002952B9" w:rsidRPr="004360AA">
          <w:rPr>
            <w:rStyle w:val="Hyperlink"/>
            <w:i/>
            <w:iCs/>
            <w:noProof/>
          </w:rPr>
          <w:t>5.1</w:t>
        </w:r>
        <w:r w:rsidR="002952B9">
          <w:rPr>
            <w:rFonts w:eastAsiaTheme="minorEastAsia" w:cstheme="minorBidi"/>
            <w:b w:val="0"/>
            <w:bCs w:val="0"/>
            <w:noProof/>
            <w:sz w:val="22"/>
            <w:szCs w:val="22"/>
          </w:rPr>
          <w:tab/>
        </w:r>
        <w:r w:rsidR="002952B9" w:rsidRPr="004360AA">
          <w:rPr>
            <w:rStyle w:val="Hyperlink"/>
            <w:i/>
            <w:iCs/>
            <w:noProof/>
          </w:rPr>
          <w:t>Technische Komponentenübersicht</w:t>
        </w:r>
        <w:r w:rsidR="002952B9">
          <w:rPr>
            <w:noProof/>
            <w:webHidden/>
          </w:rPr>
          <w:tab/>
        </w:r>
        <w:r w:rsidR="002952B9">
          <w:rPr>
            <w:noProof/>
            <w:webHidden/>
          </w:rPr>
          <w:fldChar w:fldCharType="begin"/>
        </w:r>
        <w:r w:rsidR="002952B9">
          <w:rPr>
            <w:noProof/>
            <w:webHidden/>
          </w:rPr>
          <w:instrText xml:space="preserve"> PAGEREF _Toc168919270 \h </w:instrText>
        </w:r>
        <w:r w:rsidR="002952B9">
          <w:rPr>
            <w:noProof/>
            <w:webHidden/>
          </w:rPr>
        </w:r>
        <w:r w:rsidR="002952B9">
          <w:rPr>
            <w:noProof/>
            <w:webHidden/>
          </w:rPr>
          <w:fldChar w:fldCharType="separate"/>
        </w:r>
        <w:r w:rsidR="002952B9">
          <w:rPr>
            <w:noProof/>
            <w:webHidden/>
          </w:rPr>
          <w:t>51</w:t>
        </w:r>
        <w:r w:rsidR="002952B9">
          <w:rPr>
            <w:noProof/>
            <w:webHidden/>
          </w:rPr>
          <w:fldChar w:fldCharType="end"/>
        </w:r>
      </w:hyperlink>
    </w:p>
    <w:p w14:paraId="514DC909" w14:textId="55B5E346" w:rsidR="002952B9" w:rsidRDefault="001776B6">
      <w:pPr>
        <w:pStyle w:val="Verzeichnis1"/>
        <w:tabs>
          <w:tab w:val="left" w:pos="440"/>
          <w:tab w:val="right" w:leader="dot" w:pos="9515"/>
        </w:tabs>
        <w:rPr>
          <w:rFonts w:asciiTheme="minorHAnsi" w:eastAsiaTheme="minorEastAsia" w:hAnsiTheme="minorHAnsi" w:cstheme="minorBidi"/>
          <w:b w:val="0"/>
          <w:bCs w:val="0"/>
          <w:caps w:val="0"/>
          <w:noProof/>
          <w:sz w:val="22"/>
          <w:szCs w:val="22"/>
        </w:rPr>
      </w:pPr>
      <w:hyperlink w:anchor="_Toc168919271" w:history="1">
        <w:r w:rsidR="002952B9" w:rsidRPr="004360AA">
          <w:rPr>
            <w:rStyle w:val="Hyperlink"/>
            <w:rFonts w:cstheme="minorHAnsi"/>
            <w:noProof/>
          </w:rPr>
          <w:t>6</w:t>
        </w:r>
        <w:r w:rsidR="002952B9">
          <w:rPr>
            <w:rFonts w:asciiTheme="minorHAnsi" w:eastAsiaTheme="minorEastAsia" w:hAnsiTheme="minorHAnsi" w:cstheme="minorBidi"/>
            <w:b w:val="0"/>
            <w:bCs w:val="0"/>
            <w:caps w:val="0"/>
            <w:noProof/>
            <w:sz w:val="22"/>
            <w:szCs w:val="22"/>
          </w:rPr>
          <w:tab/>
        </w:r>
        <w:r w:rsidR="002952B9" w:rsidRPr="004360AA">
          <w:rPr>
            <w:rStyle w:val="Hyperlink"/>
            <w:rFonts w:cstheme="minorHAnsi"/>
            <w:noProof/>
          </w:rPr>
          <w:t>Umsetzung Datenmodell und Schnittstelle</w:t>
        </w:r>
        <w:r w:rsidR="002952B9">
          <w:rPr>
            <w:noProof/>
            <w:webHidden/>
          </w:rPr>
          <w:tab/>
        </w:r>
        <w:r w:rsidR="002952B9">
          <w:rPr>
            <w:noProof/>
            <w:webHidden/>
          </w:rPr>
          <w:fldChar w:fldCharType="begin"/>
        </w:r>
        <w:r w:rsidR="002952B9">
          <w:rPr>
            <w:noProof/>
            <w:webHidden/>
          </w:rPr>
          <w:instrText xml:space="preserve"> PAGEREF _Toc168919271 \h </w:instrText>
        </w:r>
        <w:r w:rsidR="002952B9">
          <w:rPr>
            <w:noProof/>
            <w:webHidden/>
          </w:rPr>
        </w:r>
        <w:r w:rsidR="002952B9">
          <w:rPr>
            <w:noProof/>
            <w:webHidden/>
          </w:rPr>
          <w:fldChar w:fldCharType="separate"/>
        </w:r>
        <w:r w:rsidR="002952B9">
          <w:rPr>
            <w:noProof/>
            <w:webHidden/>
          </w:rPr>
          <w:t>53</w:t>
        </w:r>
        <w:r w:rsidR="002952B9">
          <w:rPr>
            <w:noProof/>
            <w:webHidden/>
          </w:rPr>
          <w:fldChar w:fldCharType="end"/>
        </w:r>
      </w:hyperlink>
    </w:p>
    <w:p w14:paraId="30263291" w14:textId="68F826C4" w:rsidR="002952B9" w:rsidRDefault="001776B6">
      <w:pPr>
        <w:pStyle w:val="Verzeichnis2"/>
        <w:tabs>
          <w:tab w:val="left" w:pos="660"/>
          <w:tab w:val="right" w:leader="dot" w:pos="9515"/>
        </w:tabs>
        <w:rPr>
          <w:rFonts w:eastAsiaTheme="minorEastAsia" w:cstheme="minorBidi"/>
          <w:b w:val="0"/>
          <w:bCs w:val="0"/>
          <w:noProof/>
          <w:sz w:val="22"/>
          <w:szCs w:val="22"/>
        </w:rPr>
      </w:pPr>
      <w:hyperlink w:anchor="_Toc168919272" w:history="1">
        <w:r w:rsidR="002952B9" w:rsidRPr="004360AA">
          <w:rPr>
            <w:rStyle w:val="Hyperlink"/>
            <w:i/>
            <w:iCs/>
            <w:noProof/>
          </w:rPr>
          <w:t>6.1</w:t>
        </w:r>
        <w:r w:rsidR="002952B9">
          <w:rPr>
            <w:rFonts w:eastAsiaTheme="minorEastAsia" w:cstheme="minorBidi"/>
            <w:b w:val="0"/>
            <w:bCs w:val="0"/>
            <w:noProof/>
            <w:sz w:val="22"/>
            <w:szCs w:val="22"/>
          </w:rPr>
          <w:tab/>
        </w:r>
        <w:r w:rsidR="002952B9" w:rsidRPr="004360AA">
          <w:rPr>
            <w:rStyle w:val="Hyperlink"/>
            <w:i/>
            <w:iCs/>
            <w:noProof/>
          </w:rPr>
          <w:t>Entität/Fachobjekt „IAMNachricht“</w:t>
        </w:r>
        <w:r w:rsidR="002952B9">
          <w:rPr>
            <w:noProof/>
            <w:webHidden/>
          </w:rPr>
          <w:tab/>
        </w:r>
        <w:r w:rsidR="002952B9">
          <w:rPr>
            <w:noProof/>
            <w:webHidden/>
          </w:rPr>
          <w:fldChar w:fldCharType="begin"/>
        </w:r>
        <w:r w:rsidR="002952B9">
          <w:rPr>
            <w:noProof/>
            <w:webHidden/>
          </w:rPr>
          <w:instrText xml:space="preserve"> PAGEREF _Toc168919272 \h </w:instrText>
        </w:r>
        <w:r w:rsidR="002952B9">
          <w:rPr>
            <w:noProof/>
            <w:webHidden/>
          </w:rPr>
        </w:r>
        <w:r w:rsidR="002952B9">
          <w:rPr>
            <w:noProof/>
            <w:webHidden/>
          </w:rPr>
          <w:fldChar w:fldCharType="separate"/>
        </w:r>
        <w:r w:rsidR="002952B9">
          <w:rPr>
            <w:noProof/>
            <w:webHidden/>
          </w:rPr>
          <w:t>53</w:t>
        </w:r>
        <w:r w:rsidR="002952B9">
          <w:rPr>
            <w:noProof/>
            <w:webHidden/>
          </w:rPr>
          <w:fldChar w:fldCharType="end"/>
        </w:r>
      </w:hyperlink>
    </w:p>
    <w:p w14:paraId="446EA56A" w14:textId="32D69D52" w:rsidR="002952B9" w:rsidRDefault="001776B6">
      <w:pPr>
        <w:pStyle w:val="Verzeichnis2"/>
        <w:tabs>
          <w:tab w:val="left" w:pos="660"/>
          <w:tab w:val="right" w:leader="dot" w:pos="9515"/>
        </w:tabs>
        <w:rPr>
          <w:rFonts w:eastAsiaTheme="minorEastAsia" w:cstheme="minorBidi"/>
          <w:b w:val="0"/>
          <w:bCs w:val="0"/>
          <w:noProof/>
          <w:sz w:val="22"/>
          <w:szCs w:val="22"/>
        </w:rPr>
      </w:pPr>
      <w:hyperlink w:anchor="_Toc168919273" w:history="1">
        <w:r w:rsidR="002952B9" w:rsidRPr="004360AA">
          <w:rPr>
            <w:rStyle w:val="Hyperlink"/>
            <w:i/>
            <w:iCs/>
            <w:noProof/>
          </w:rPr>
          <w:t>6.2</w:t>
        </w:r>
        <w:r w:rsidR="002952B9">
          <w:rPr>
            <w:rFonts w:eastAsiaTheme="minorEastAsia" w:cstheme="minorBidi"/>
            <w:b w:val="0"/>
            <w:bCs w:val="0"/>
            <w:noProof/>
            <w:sz w:val="22"/>
            <w:szCs w:val="22"/>
          </w:rPr>
          <w:tab/>
        </w:r>
        <w:r w:rsidR="002952B9" w:rsidRPr="004360AA">
          <w:rPr>
            <w:rStyle w:val="Hyperlink"/>
            <w:i/>
            <w:iCs/>
            <w:noProof/>
          </w:rPr>
          <w:t>Webservice „SCIMv2-REST-Service“</w:t>
        </w:r>
        <w:r w:rsidR="002952B9">
          <w:rPr>
            <w:noProof/>
            <w:webHidden/>
          </w:rPr>
          <w:tab/>
        </w:r>
        <w:r w:rsidR="002952B9">
          <w:rPr>
            <w:noProof/>
            <w:webHidden/>
          </w:rPr>
          <w:fldChar w:fldCharType="begin"/>
        </w:r>
        <w:r w:rsidR="002952B9">
          <w:rPr>
            <w:noProof/>
            <w:webHidden/>
          </w:rPr>
          <w:instrText xml:space="preserve"> PAGEREF _Toc168919273 \h </w:instrText>
        </w:r>
        <w:r w:rsidR="002952B9">
          <w:rPr>
            <w:noProof/>
            <w:webHidden/>
          </w:rPr>
        </w:r>
        <w:r w:rsidR="002952B9">
          <w:rPr>
            <w:noProof/>
            <w:webHidden/>
          </w:rPr>
          <w:fldChar w:fldCharType="separate"/>
        </w:r>
        <w:r w:rsidR="002952B9">
          <w:rPr>
            <w:noProof/>
            <w:webHidden/>
          </w:rPr>
          <w:t>54</w:t>
        </w:r>
        <w:r w:rsidR="002952B9">
          <w:rPr>
            <w:noProof/>
            <w:webHidden/>
          </w:rPr>
          <w:fldChar w:fldCharType="end"/>
        </w:r>
      </w:hyperlink>
    </w:p>
    <w:p w14:paraId="63CCAAF3" w14:textId="33DBF639" w:rsidR="002952B9" w:rsidRDefault="001776B6">
      <w:pPr>
        <w:pStyle w:val="Verzeichnis2"/>
        <w:tabs>
          <w:tab w:val="left" w:pos="660"/>
          <w:tab w:val="right" w:leader="dot" w:pos="9515"/>
        </w:tabs>
        <w:rPr>
          <w:rFonts w:eastAsiaTheme="minorEastAsia" w:cstheme="minorBidi"/>
          <w:b w:val="0"/>
          <w:bCs w:val="0"/>
          <w:noProof/>
          <w:sz w:val="22"/>
          <w:szCs w:val="22"/>
        </w:rPr>
      </w:pPr>
      <w:hyperlink w:anchor="_Toc168919274" w:history="1">
        <w:r w:rsidR="002952B9" w:rsidRPr="004360AA">
          <w:rPr>
            <w:rStyle w:val="Hyperlink"/>
            <w:i/>
            <w:iCs/>
            <w:noProof/>
          </w:rPr>
          <w:t>6.3</w:t>
        </w:r>
        <w:r w:rsidR="002952B9">
          <w:rPr>
            <w:rFonts w:eastAsiaTheme="minorEastAsia" w:cstheme="minorBidi"/>
            <w:b w:val="0"/>
            <w:bCs w:val="0"/>
            <w:noProof/>
            <w:sz w:val="22"/>
            <w:szCs w:val="22"/>
          </w:rPr>
          <w:tab/>
        </w:r>
        <w:r w:rsidR="002952B9" w:rsidRPr="004360AA">
          <w:rPr>
            <w:rStyle w:val="Hyperlink"/>
            <w:i/>
            <w:iCs/>
            <w:noProof/>
          </w:rPr>
          <w:t>JMX-Dienst „IAMExecuterService“</w:t>
        </w:r>
        <w:r w:rsidR="002952B9">
          <w:rPr>
            <w:noProof/>
            <w:webHidden/>
          </w:rPr>
          <w:tab/>
        </w:r>
        <w:r w:rsidR="002952B9">
          <w:rPr>
            <w:noProof/>
            <w:webHidden/>
          </w:rPr>
          <w:fldChar w:fldCharType="begin"/>
        </w:r>
        <w:r w:rsidR="002952B9">
          <w:rPr>
            <w:noProof/>
            <w:webHidden/>
          </w:rPr>
          <w:instrText xml:space="preserve"> PAGEREF _Toc168919274 \h </w:instrText>
        </w:r>
        <w:r w:rsidR="002952B9">
          <w:rPr>
            <w:noProof/>
            <w:webHidden/>
          </w:rPr>
        </w:r>
        <w:r w:rsidR="002952B9">
          <w:rPr>
            <w:noProof/>
            <w:webHidden/>
          </w:rPr>
          <w:fldChar w:fldCharType="separate"/>
        </w:r>
        <w:r w:rsidR="002952B9">
          <w:rPr>
            <w:noProof/>
            <w:webHidden/>
          </w:rPr>
          <w:t>56</w:t>
        </w:r>
        <w:r w:rsidR="002952B9">
          <w:rPr>
            <w:noProof/>
            <w:webHidden/>
          </w:rPr>
          <w:fldChar w:fldCharType="end"/>
        </w:r>
      </w:hyperlink>
    </w:p>
    <w:p w14:paraId="3DC70525" w14:textId="49D07283" w:rsidR="002952B9" w:rsidRDefault="001776B6">
      <w:pPr>
        <w:pStyle w:val="Verzeichnis2"/>
        <w:tabs>
          <w:tab w:val="left" w:pos="660"/>
          <w:tab w:val="right" w:leader="dot" w:pos="9515"/>
        </w:tabs>
        <w:rPr>
          <w:rFonts w:eastAsiaTheme="minorEastAsia" w:cstheme="minorBidi"/>
          <w:b w:val="0"/>
          <w:bCs w:val="0"/>
          <w:noProof/>
          <w:sz w:val="22"/>
          <w:szCs w:val="22"/>
        </w:rPr>
      </w:pPr>
      <w:hyperlink w:anchor="_Toc168919275" w:history="1">
        <w:r w:rsidR="002952B9" w:rsidRPr="004360AA">
          <w:rPr>
            <w:rStyle w:val="Hyperlink"/>
            <w:i/>
            <w:iCs/>
            <w:noProof/>
          </w:rPr>
          <w:t>6.4</w:t>
        </w:r>
        <w:r w:rsidR="002952B9">
          <w:rPr>
            <w:rFonts w:eastAsiaTheme="minorEastAsia" w:cstheme="minorBidi"/>
            <w:b w:val="0"/>
            <w:bCs w:val="0"/>
            <w:noProof/>
            <w:sz w:val="22"/>
            <w:szCs w:val="22"/>
          </w:rPr>
          <w:tab/>
        </w:r>
        <w:r w:rsidR="002952B9" w:rsidRPr="004360AA">
          <w:rPr>
            <w:rStyle w:val="Hyperlink"/>
            <w:i/>
            <w:iCs/>
            <w:noProof/>
          </w:rPr>
          <w:t>Komponente „IAMUsecaseExecuter“</w:t>
        </w:r>
        <w:r w:rsidR="002952B9">
          <w:rPr>
            <w:noProof/>
            <w:webHidden/>
          </w:rPr>
          <w:tab/>
        </w:r>
        <w:r w:rsidR="002952B9">
          <w:rPr>
            <w:noProof/>
            <w:webHidden/>
          </w:rPr>
          <w:fldChar w:fldCharType="begin"/>
        </w:r>
        <w:r w:rsidR="002952B9">
          <w:rPr>
            <w:noProof/>
            <w:webHidden/>
          </w:rPr>
          <w:instrText xml:space="preserve"> PAGEREF _Toc168919275 \h </w:instrText>
        </w:r>
        <w:r w:rsidR="002952B9">
          <w:rPr>
            <w:noProof/>
            <w:webHidden/>
          </w:rPr>
        </w:r>
        <w:r w:rsidR="002952B9">
          <w:rPr>
            <w:noProof/>
            <w:webHidden/>
          </w:rPr>
          <w:fldChar w:fldCharType="separate"/>
        </w:r>
        <w:r w:rsidR="002952B9">
          <w:rPr>
            <w:noProof/>
            <w:webHidden/>
          </w:rPr>
          <w:t>57</w:t>
        </w:r>
        <w:r w:rsidR="002952B9">
          <w:rPr>
            <w:noProof/>
            <w:webHidden/>
          </w:rPr>
          <w:fldChar w:fldCharType="end"/>
        </w:r>
      </w:hyperlink>
    </w:p>
    <w:p w14:paraId="171D2041" w14:textId="2522FC2B" w:rsidR="002952B9" w:rsidRDefault="001776B6">
      <w:pPr>
        <w:pStyle w:val="Verzeichnis2"/>
        <w:tabs>
          <w:tab w:val="left" w:pos="660"/>
          <w:tab w:val="right" w:leader="dot" w:pos="9515"/>
        </w:tabs>
        <w:rPr>
          <w:rFonts w:eastAsiaTheme="minorEastAsia" w:cstheme="minorBidi"/>
          <w:b w:val="0"/>
          <w:bCs w:val="0"/>
          <w:noProof/>
          <w:sz w:val="22"/>
          <w:szCs w:val="22"/>
        </w:rPr>
      </w:pPr>
      <w:hyperlink w:anchor="_Toc168919276" w:history="1">
        <w:r w:rsidR="002952B9" w:rsidRPr="004360AA">
          <w:rPr>
            <w:rStyle w:val="Hyperlink"/>
            <w:i/>
            <w:iCs/>
            <w:noProof/>
          </w:rPr>
          <w:t>6.5</w:t>
        </w:r>
        <w:r w:rsidR="002952B9">
          <w:rPr>
            <w:rFonts w:eastAsiaTheme="minorEastAsia" w:cstheme="minorBidi"/>
            <w:b w:val="0"/>
            <w:bCs w:val="0"/>
            <w:noProof/>
            <w:sz w:val="22"/>
            <w:szCs w:val="22"/>
          </w:rPr>
          <w:tab/>
        </w:r>
        <w:r w:rsidR="002952B9" w:rsidRPr="004360AA">
          <w:rPr>
            <w:rStyle w:val="Hyperlink"/>
            <w:i/>
            <w:iCs/>
            <w:noProof/>
          </w:rPr>
          <w:t>JMX-Dienst „IAMProtocolService“</w:t>
        </w:r>
        <w:r w:rsidR="002952B9">
          <w:rPr>
            <w:noProof/>
            <w:webHidden/>
          </w:rPr>
          <w:tab/>
        </w:r>
        <w:r w:rsidR="002952B9">
          <w:rPr>
            <w:noProof/>
            <w:webHidden/>
          </w:rPr>
          <w:fldChar w:fldCharType="begin"/>
        </w:r>
        <w:r w:rsidR="002952B9">
          <w:rPr>
            <w:noProof/>
            <w:webHidden/>
          </w:rPr>
          <w:instrText xml:space="preserve"> PAGEREF _Toc168919276 \h </w:instrText>
        </w:r>
        <w:r w:rsidR="002952B9">
          <w:rPr>
            <w:noProof/>
            <w:webHidden/>
          </w:rPr>
        </w:r>
        <w:r w:rsidR="002952B9">
          <w:rPr>
            <w:noProof/>
            <w:webHidden/>
          </w:rPr>
          <w:fldChar w:fldCharType="separate"/>
        </w:r>
        <w:r w:rsidR="002952B9">
          <w:rPr>
            <w:noProof/>
            <w:webHidden/>
          </w:rPr>
          <w:t>57</w:t>
        </w:r>
        <w:r w:rsidR="002952B9">
          <w:rPr>
            <w:noProof/>
            <w:webHidden/>
          </w:rPr>
          <w:fldChar w:fldCharType="end"/>
        </w:r>
      </w:hyperlink>
    </w:p>
    <w:p w14:paraId="536B1FD9" w14:textId="3F476603" w:rsidR="002952B9" w:rsidRDefault="001776B6">
      <w:pPr>
        <w:pStyle w:val="Verzeichnis2"/>
        <w:tabs>
          <w:tab w:val="left" w:pos="660"/>
          <w:tab w:val="right" w:leader="dot" w:pos="9515"/>
        </w:tabs>
        <w:rPr>
          <w:rFonts w:eastAsiaTheme="minorEastAsia" w:cstheme="minorBidi"/>
          <w:b w:val="0"/>
          <w:bCs w:val="0"/>
          <w:noProof/>
          <w:sz w:val="22"/>
          <w:szCs w:val="22"/>
        </w:rPr>
      </w:pPr>
      <w:hyperlink w:anchor="_Toc168919277" w:history="1">
        <w:r w:rsidR="002952B9" w:rsidRPr="004360AA">
          <w:rPr>
            <w:rStyle w:val="Hyperlink"/>
            <w:i/>
            <w:iCs/>
            <w:noProof/>
          </w:rPr>
          <w:t>6.6</w:t>
        </w:r>
        <w:r w:rsidR="002952B9">
          <w:rPr>
            <w:rFonts w:eastAsiaTheme="minorEastAsia" w:cstheme="minorBidi"/>
            <w:b w:val="0"/>
            <w:bCs w:val="0"/>
            <w:noProof/>
            <w:sz w:val="22"/>
            <w:szCs w:val="22"/>
          </w:rPr>
          <w:tab/>
        </w:r>
        <w:r w:rsidR="002952B9" w:rsidRPr="004360AA">
          <w:rPr>
            <w:rStyle w:val="Hyperlink"/>
            <w:i/>
            <w:iCs/>
            <w:noProof/>
          </w:rPr>
          <w:t>JMX-Dienst „IAMLoeschenService“</w:t>
        </w:r>
        <w:r w:rsidR="002952B9">
          <w:rPr>
            <w:noProof/>
            <w:webHidden/>
          </w:rPr>
          <w:tab/>
        </w:r>
        <w:r w:rsidR="002952B9">
          <w:rPr>
            <w:noProof/>
            <w:webHidden/>
          </w:rPr>
          <w:fldChar w:fldCharType="begin"/>
        </w:r>
        <w:r w:rsidR="002952B9">
          <w:rPr>
            <w:noProof/>
            <w:webHidden/>
          </w:rPr>
          <w:instrText xml:space="preserve"> PAGEREF _Toc168919277 \h </w:instrText>
        </w:r>
        <w:r w:rsidR="002952B9">
          <w:rPr>
            <w:noProof/>
            <w:webHidden/>
          </w:rPr>
        </w:r>
        <w:r w:rsidR="002952B9">
          <w:rPr>
            <w:noProof/>
            <w:webHidden/>
          </w:rPr>
          <w:fldChar w:fldCharType="separate"/>
        </w:r>
        <w:r w:rsidR="002952B9">
          <w:rPr>
            <w:noProof/>
            <w:webHidden/>
          </w:rPr>
          <w:t>57</w:t>
        </w:r>
        <w:r w:rsidR="002952B9">
          <w:rPr>
            <w:noProof/>
            <w:webHidden/>
          </w:rPr>
          <w:fldChar w:fldCharType="end"/>
        </w:r>
      </w:hyperlink>
    </w:p>
    <w:p w14:paraId="4FB1B78D" w14:textId="0448E254" w:rsidR="002952B9" w:rsidRDefault="001776B6">
      <w:pPr>
        <w:pStyle w:val="Verzeichnis1"/>
        <w:tabs>
          <w:tab w:val="left" w:pos="440"/>
          <w:tab w:val="right" w:leader="dot" w:pos="9515"/>
        </w:tabs>
        <w:rPr>
          <w:rFonts w:asciiTheme="minorHAnsi" w:eastAsiaTheme="minorEastAsia" w:hAnsiTheme="minorHAnsi" w:cstheme="minorBidi"/>
          <w:b w:val="0"/>
          <w:bCs w:val="0"/>
          <w:caps w:val="0"/>
          <w:noProof/>
          <w:sz w:val="22"/>
          <w:szCs w:val="22"/>
        </w:rPr>
      </w:pPr>
      <w:hyperlink w:anchor="_Toc168919278" w:history="1">
        <w:r w:rsidR="002952B9" w:rsidRPr="004360AA">
          <w:rPr>
            <w:rStyle w:val="Hyperlink"/>
            <w:rFonts w:cstheme="minorHAnsi"/>
            <w:noProof/>
          </w:rPr>
          <w:t>7</w:t>
        </w:r>
        <w:r w:rsidR="002952B9">
          <w:rPr>
            <w:rFonts w:asciiTheme="minorHAnsi" w:eastAsiaTheme="minorEastAsia" w:hAnsiTheme="minorHAnsi" w:cstheme="minorBidi"/>
            <w:b w:val="0"/>
            <w:bCs w:val="0"/>
            <w:caps w:val="0"/>
            <w:noProof/>
            <w:sz w:val="22"/>
            <w:szCs w:val="22"/>
          </w:rPr>
          <w:tab/>
        </w:r>
        <w:r w:rsidR="002952B9" w:rsidRPr="004360AA">
          <w:rPr>
            <w:rStyle w:val="Hyperlink"/>
            <w:rFonts w:cstheme="minorHAnsi"/>
            <w:noProof/>
          </w:rPr>
          <w:t>Umsetzung VBS</w:t>
        </w:r>
        <w:r w:rsidR="002952B9">
          <w:rPr>
            <w:noProof/>
            <w:webHidden/>
          </w:rPr>
          <w:tab/>
        </w:r>
        <w:r w:rsidR="002952B9">
          <w:rPr>
            <w:noProof/>
            <w:webHidden/>
          </w:rPr>
          <w:fldChar w:fldCharType="begin"/>
        </w:r>
        <w:r w:rsidR="002952B9">
          <w:rPr>
            <w:noProof/>
            <w:webHidden/>
          </w:rPr>
          <w:instrText xml:space="preserve"> PAGEREF _Toc168919278 \h </w:instrText>
        </w:r>
        <w:r w:rsidR="002952B9">
          <w:rPr>
            <w:noProof/>
            <w:webHidden/>
          </w:rPr>
        </w:r>
        <w:r w:rsidR="002952B9">
          <w:rPr>
            <w:noProof/>
            <w:webHidden/>
          </w:rPr>
          <w:fldChar w:fldCharType="separate"/>
        </w:r>
        <w:r w:rsidR="002952B9">
          <w:rPr>
            <w:noProof/>
            <w:webHidden/>
          </w:rPr>
          <w:t>58</w:t>
        </w:r>
        <w:r w:rsidR="002952B9">
          <w:rPr>
            <w:noProof/>
            <w:webHidden/>
          </w:rPr>
          <w:fldChar w:fldCharType="end"/>
        </w:r>
      </w:hyperlink>
    </w:p>
    <w:p w14:paraId="6FDB6F64" w14:textId="4D723E9B" w:rsidR="002952B9" w:rsidRDefault="001776B6">
      <w:pPr>
        <w:pStyle w:val="Verzeichnis2"/>
        <w:tabs>
          <w:tab w:val="left" w:pos="660"/>
          <w:tab w:val="right" w:leader="dot" w:pos="9515"/>
        </w:tabs>
        <w:rPr>
          <w:rFonts w:eastAsiaTheme="minorEastAsia" w:cstheme="minorBidi"/>
          <w:b w:val="0"/>
          <w:bCs w:val="0"/>
          <w:noProof/>
          <w:sz w:val="22"/>
          <w:szCs w:val="22"/>
        </w:rPr>
      </w:pPr>
      <w:hyperlink w:anchor="_Toc168919279" w:history="1">
        <w:r w:rsidR="002952B9" w:rsidRPr="004360AA">
          <w:rPr>
            <w:rStyle w:val="Hyperlink"/>
            <w:i/>
            <w:iCs/>
            <w:noProof/>
          </w:rPr>
          <w:t>7.1</w:t>
        </w:r>
        <w:r w:rsidR="002952B9">
          <w:rPr>
            <w:rFonts w:eastAsiaTheme="minorEastAsia" w:cstheme="minorBidi"/>
            <w:b w:val="0"/>
            <w:bCs w:val="0"/>
            <w:noProof/>
            <w:sz w:val="22"/>
            <w:szCs w:val="22"/>
          </w:rPr>
          <w:tab/>
        </w:r>
        <w:r w:rsidR="002952B9" w:rsidRPr="004360AA">
          <w:rPr>
            <w:rStyle w:val="Hyperlink"/>
            <w:i/>
            <w:iCs/>
            <w:noProof/>
          </w:rPr>
          <w:t>[ANF-030] [Stufe 2a][Stufe 2b] - Umsetzung VBS-Client</w:t>
        </w:r>
        <w:r w:rsidR="002952B9">
          <w:rPr>
            <w:noProof/>
            <w:webHidden/>
          </w:rPr>
          <w:tab/>
        </w:r>
        <w:r w:rsidR="002952B9">
          <w:rPr>
            <w:noProof/>
            <w:webHidden/>
          </w:rPr>
          <w:fldChar w:fldCharType="begin"/>
        </w:r>
        <w:r w:rsidR="002952B9">
          <w:rPr>
            <w:noProof/>
            <w:webHidden/>
          </w:rPr>
          <w:instrText xml:space="preserve"> PAGEREF _Toc168919279 \h </w:instrText>
        </w:r>
        <w:r w:rsidR="002952B9">
          <w:rPr>
            <w:noProof/>
            <w:webHidden/>
          </w:rPr>
        </w:r>
        <w:r w:rsidR="002952B9">
          <w:rPr>
            <w:noProof/>
            <w:webHidden/>
          </w:rPr>
          <w:fldChar w:fldCharType="separate"/>
        </w:r>
        <w:r w:rsidR="002952B9">
          <w:rPr>
            <w:noProof/>
            <w:webHidden/>
          </w:rPr>
          <w:t>58</w:t>
        </w:r>
        <w:r w:rsidR="002952B9">
          <w:rPr>
            <w:noProof/>
            <w:webHidden/>
          </w:rPr>
          <w:fldChar w:fldCharType="end"/>
        </w:r>
      </w:hyperlink>
    </w:p>
    <w:p w14:paraId="504D40FE" w14:textId="50746DFA" w:rsidR="002952B9" w:rsidRDefault="001776B6">
      <w:pPr>
        <w:pStyle w:val="Verzeichnis1"/>
        <w:tabs>
          <w:tab w:val="left" w:pos="440"/>
          <w:tab w:val="right" w:leader="dot" w:pos="9515"/>
        </w:tabs>
        <w:rPr>
          <w:rFonts w:asciiTheme="minorHAnsi" w:eastAsiaTheme="minorEastAsia" w:hAnsiTheme="minorHAnsi" w:cstheme="minorBidi"/>
          <w:b w:val="0"/>
          <w:bCs w:val="0"/>
          <w:caps w:val="0"/>
          <w:noProof/>
          <w:sz w:val="22"/>
          <w:szCs w:val="22"/>
        </w:rPr>
      </w:pPr>
      <w:hyperlink w:anchor="_Toc168919280" w:history="1">
        <w:r w:rsidR="002952B9" w:rsidRPr="004360AA">
          <w:rPr>
            <w:rStyle w:val="Hyperlink"/>
            <w:rFonts w:cstheme="minorHAnsi"/>
            <w:noProof/>
          </w:rPr>
          <w:t>8</w:t>
        </w:r>
        <w:r w:rsidR="002952B9">
          <w:rPr>
            <w:rFonts w:asciiTheme="minorHAnsi" w:eastAsiaTheme="minorEastAsia" w:hAnsiTheme="minorHAnsi" w:cstheme="minorBidi"/>
            <w:b w:val="0"/>
            <w:bCs w:val="0"/>
            <w:caps w:val="0"/>
            <w:noProof/>
            <w:sz w:val="22"/>
            <w:szCs w:val="22"/>
          </w:rPr>
          <w:tab/>
        </w:r>
        <w:r w:rsidR="002952B9" w:rsidRPr="004360AA">
          <w:rPr>
            <w:rStyle w:val="Hyperlink"/>
            <w:rFonts w:cstheme="minorHAnsi"/>
            <w:noProof/>
          </w:rPr>
          <w:t>Umsetzung @rtus-Admin</w:t>
        </w:r>
        <w:r w:rsidR="002952B9">
          <w:rPr>
            <w:noProof/>
            <w:webHidden/>
          </w:rPr>
          <w:tab/>
        </w:r>
        <w:r w:rsidR="002952B9">
          <w:rPr>
            <w:noProof/>
            <w:webHidden/>
          </w:rPr>
          <w:fldChar w:fldCharType="begin"/>
        </w:r>
        <w:r w:rsidR="002952B9">
          <w:rPr>
            <w:noProof/>
            <w:webHidden/>
          </w:rPr>
          <w:instrText xml:space="preserve"> PAGEREF _Toc168919280 \h </w:instrText>
        </w:r>
        <w:r w:rsidR="002952B9">
          <w:rPr>
            <w:noProof/>
            <w:webHidden/>
          </w:rPr>
        </w:r>
        <w:r w:rsidR="002952B9">
          <w:rPr>
            <w:noProof/>
            <w:webHidden/>
          </w:rPr>
          <w:fldChar w:fldCharType="separate"/>
        </w:r>
        <w:r w:rsidR="002952B9">
          <w:rPr>
            <w:noProof/>
            <w:webHidden/>
          </w:rPr>
          <w:t>58</w:t>
        </w:r>
        <w:r w:rsidR="002952B9">
          <w:rPr>
            <w:noProof/>
            <w:webHidden/>
          </w:rPr>
          <w:fldChar w:fldCharType="end"/>
        </w:r>
      </w:hyperlink>
    </w:p>
    <w:p w14:paraId="3EC33F3E" w14:textId="52927FBB" w:rsidR="002952B9" w:rsidRDefault="001776B6">
      <w:pPr>
        <w:pStyle w:val="Verzeichnis2"/>
        <w:tabs>
          <w:tab w:val="left" w:pos="660"/>
          <w:tab w:val="right" w:leader="dot" w:pos="9515"/>
        </w:tabs>
        <w:rPr>
          <w:rFonts w:eastAsiaTheme="minorEastAsia" w:cstheme="minorBidi"/>
          <w:b w:val="0"/>
          <w:bCs w:val="0"/>
          <w:noProof/>
          <w:sz w:val="22"/>
          <w:szCs w:val="22"/>
        </w:rPr>
      </w:pPr>
      <w:hyperlink w:anchor="_Toc168919281" w:history="1">
        <w:r w:rsidR="002952B9" w:rsidRPr="004360AA">
          <w:rPr>
            <w:rStyle w:val="Hyperlink"/>
            <w:i/>
            <w:iCs/>
            <w:noProof/>
          </w:rPr>
          <w:t>8.1</w:t>
        </w:r>
        <w:r w:rsidR="002952B9">
          <w:rPr>
            <w:rFonts w:eastAsiaTheme="minorEastAsia" w:cstheme="minorBidi"/>
            <w:b w:val="0"/>
            <w:bCs w:val="0"/>
            <w:noProof/>
            <w:sz w:val="22"/>
            <w:szCs w:val="22"/>
          </w:rPr>
          <w:tab/>
        </w:r>
        <w:r w:rsidR="002952B9" w:rsidRPr="004360AA">
          <w:rPr>
            <w:rStyle w:val="Hyperlink"/>
            <w:i/>
            <w:iCs/>
            <w:noProof/>
          </w:rPr>
          <w:t>[ANF-030] [Stufe 2a][Stufe 2b] - Umsetzung Admin-Client</w:t>
        </w:r>
        <w:r w:rsidR="002952B9">
          <w:rPr>
            <w:noProof/>
            <w:webHidden/>
          </w:rPr>
          <w:tab/>
        </w:r>
        <w:r w:rsidR="002952B9">
          <w:rPr>
            <w:noProof/>
            <w:webHidden/>
          </w:rPr>
          <w:fldChar w:fldCharType="begin"/>
        </w:r>
        <w:r w:rsidR="002952B9">
          <w:rPr>
            <w:noProof/>
            <w:webHidden/>
          </w:rPr>
          <w:instrText xml:space="preserve"> PAGEREF _Toc168919281 \h </w:instrText>
        </w:r>
        <w:r w:rsidR="002952B9">
          <w:rPr>
            <w:noProof/>
            <w:webHidden/>
          </w:rPr>
        </w:r>
        <w:r w:rsidR="002952B9">
          <w:rPr>
            <w:noProof/>
            <w:webHidden/>
          </w:rPr>
          <w:fldChar w:fldCharType="separate"/>
        </w:r>
        <w:r w:rsidR="002952B9">
          <w:rPr>
            <w:noProof/>
            <w:webHidden/>
          </w:rPr>
          <w:t>58</w:t>
        </w:r>
        <w:r w:rsidR="002952B9">
          <w:rPr>
            <w:noProof/>
            <w:webHidden/>
          </w:rPr>
          <w:fldChar w:fldCharType="end"/>
        </w:r>
      </w:hyperlink>
    </w:p>
    <w:p w14:paraId="635E07BC" w14:textId="1555B390" w:rsidR="002952B9" w:rsidRDefault="001776B6">
      <w:pPr>
        <w:pStyle w:val="Verzeichnis1"/>
        <w:tabs>
          <w:tab w:val="left" w:pos="440"/>
          <w:tab w:val="right" w:leader="dot" w:pos="9515"/>
        </w:tabs>
        <w:rPr>
          <w:rFonts w:asciiTheme="minorHAnsi" w:eastAsiaTheme="minorEastAsia" w:hAnsiTheme="minorHAnsi" w:cstheme="minorBidi"/>
          <w:b w:val="0"/>
          <w:bCs w:val="0"/>
          <w:caps w:val="0"/>
          <w:noProof/>
          <w:sz w:val="22"/>
          <w:szCs w:val="22"/>
        </w:rPr>
      </w:pPr>
      <w:hyperlink w:anchor="_Toc168919282" w:history="1">
        <w:r w:rsidR="002952B9" w:rsidRPr="004360AA">
          <w:rPr>
            <w:rStyle w:val="Hyperlink"/>
            <w:rFonts w:cstheme="minorHAnsi"/>
            <w:noProof/>
          </w:rPr>
          <w:t>9</w:t>
        </w:r>
        <w:r w:rsidR="002952B9">
          <w:rPr>
            <w:rFonts w:asciiTheme="minorHAnsi" w:eastAsiaTheme="minorEastAsia" w:hAnsiTheme="minorHAnsi" w:cstheme="minorBidi"/>
            <w:b w:val="0"/>
            <w:bCs w:val="0"/>
            <w:caps w:val="0"/>
            <w:noProof/>
            <w:sz w:val="22"/>
            <w:szCs w:val="22"/>
          </w:rPr>
          <w:tab/>
        </w:r>
        <w:r w:rsidR="002952B9" w:rsidRPr="004360AA">
          <w:rPr>
            <w:rStyle w:val="Hyperlink"/>
            <w:rFonts w:cstheme="minorHAnsi"/>
            <w:noProof/>
          </w:rPr>
          <w:t>Umsetzung @rtus-Recherche</w:t>
        </w:r>
        <w:r w:rsidR="002952B9">
          <w:rPr>
            <w:noProof/>
            <w:webHidden/>
          </w:rPr>
          <w:tab/>
        </w:r>
        <w:r w:rsidR="002952B9">
          <w:rPr>
            <w:noProof/>
            <w:webHidden/>
          </w:rPr>
          <w:fldChar w:fldCharType="begin"/>
        </w:r>
        <w:r w:rsidR="002952B9">
          <w:rPr>
            <w:noProof/>
            <w:webHidden/>
          </w:rPr>
          <w:instrText xml:space="preserve"> PAGEREF _Toc168919282 \h </w:instrText>
        </w:r>
        <w:r w:rsidR="002952B9">
          <w:rPr>
            <w:noProof/>
            <w:webHidden/>
          </w:rPr>
        </w:r>
        <w:r w:rsidR="002952B9">
          <w:rPr>
            <w:noProof/>
            <w:webHidden/>
          </w:rPr>
          <w:fldChar w:fldCharType="separate"/>
        </w:r>
        <w:r w:rsidR="002952B9">
          <w:rPr>
            <w:noProof/>
            <w:webHidden/>
          </w:rPr>
          <w:t>60</w:t>
        </w:r>
        <w:r w:rsidR="002952B9">
          <w:rPr>
            <w:noProof/>
            <w:webHidden/>
          </w:rPr>
          <w:fldChar w:fldCharType="end"/>
        </w:r>
      </w:hyperlink>
    </w:p>
    <w:p w14:paraId="295BABD0" w14:textId="382DE3A0" w:rsidR="002952B9" w:rsidRDefault="001776B6">
      <w:pPr>
        <w:pStyle w:val="Verzeichnis1"/>
        <w:tabs>
          <w:tab w:val="left" w:pos="660"/>
          <w:tab w:val="right" w:leader="dot" w:pos="9515"/>
        </w:tabs>
        <w:rPr>
          <w:rFonts w:asciiTheme="minorHAnsi" w:eastAsiaTheme="minorEastAsia" w:hAnsiTheme="minorHAnsi" w:cstheme="minorBidi"/>
          <w:b w:val="0"/>
          <w:bCs w:val="0"/>
          <w:caps w:val="0"/>
          <w:noProof/>
          <w:sz w:val="22"/>
          <w:szCs w:val="22"/>
        </w:rPr>
      </w:pPr>
      <w:hyperlink w:anchor="_Toc168919283" w:history="1">
        <w:r w:rsidR="002952B9" w:rsidRPr="004360AA">
          <w:rPr>
            <w:rStyle w:val="Hyperlink"/>
            <w:rFonts w:cstheme="minorHAnsi"/>
            <w:noProof/>
          </w:rPr>
          <w:t>10</w:t>
        </w:r>
        <w:r w:rsidR="002952B9">
          <w:rPr>
            <w:rFonts w:asciiTheme="minorHAnsi" w:eastAsiaTheme="minorEastAsia" w:hAnsiTheme="minorHAnsi" w:cstheme="minorBidi"/>
            <w:b w:val="0"/>
            <w:bCs w:val="0"/>
            <w:caps w:val="0"/>
            <w:noProof/>
            <w:sz w:val="22"/>
            <w:szCs w:val="22"/>
          </w:rPr>
          <w:tab/>
        </w:r>
        <w:r w:rsidR="002952B9" w:rsidRPr="004360AA">
          <w:rPr>
            <w:rStyle w:val="Hyperlink"/>
            <w:rFonts w:cstheme="minorHAnsi"/>
            <w:noProof/>
          </w:rPr>
          <w:t>Umsetzung @rtus-Mobile</w:t>
        </w:r>
        <w:r w:rsidR="002952B9">
          <w:rPr>
            <w:noProof/>
            <w:webHidden/>
          </w:rPr>
          <w:tab/>
        </w:r>
        <w:r w:rsidR="002952B9">
          <w:rPr>
            <w:noProof/>
            <w:webHidden/>
          </w:rPr>
          <w:fldChar w:fldCharType="begin"/>
        </w:r>
        <w:r w:rsidR="002952B9">
          <w:rPr>
            <w:noProof/>
            <w:webHidden/>
          </w:rPr>
          <w:instrText xml:space="preserve"> PAGEREF _Toc168919283 \h </w:instrText>
        </w:r>
        <w:r w:rsidR="002952B9">
          <w:rPr>
            <w:noProof/>
            <w:webHidden/>
          </w:rPr>
        </w:r>
        <w:r w:rsidR="002952B9">
          <w:rPr>
            <w:noProof/>
            <w:webHidden/>
          </w:rPr>
          <w:fldChar w:fldCharType="separate"/>
        </w:r>
        <w:r w:rsidR="002952B9">
          <w:rPr>
            <w:noProof/>
            <w:webHidden/>
          </w:rPr>
          <w:t>60</w:t>
        </w:r>
        <w:r w:rsidR="002952B9">
          <w:rPr>
            <w:noProof/>
            <w:webHidden/>
          </w:rPr>
          <w:fldChar w:fldCharType="end"/>
        </w:r>
      </w:hyperlink>
    </w:p>
    <w:p w14:paraId="3CDB0F59" w14:textId="3A08EA7E" w:rsidR="002952B9" w:rsidRDefault="001776B6">
      <w:pPr>
        <w:pStyle w:val="Verzeichnis1"/>
        <w:tabs>
          <w:tab w:val="left" w:pos="660"/>
          <w:tab w:val="right" w:leader="dot" w:pos="9515"/>
        </w:tabs>
        <w:rPr>
          <w:rFonts w:asciiTheme="minorHAnsi" w:eastAsiaTheme="minorEastAsia" w:hAnsiTheme="minorHAnsi" w:cstheme="minorBidi"/>
          <w:b w:val="0"/>
          <w:bCs w:val="0"/>
          <w:caps w:val="0"/>
          <w:noProof/>
          <w:sz w:val="22"/>
          <w:szCs w:val="22"/>
        </w:rPr>
      </w:pPr>
      <w:hyperlink w:anchor="_Toc168919284" w:history="1">
        <w:r w:rsidR="002952B9" w:rsidRPr="004360AA">
          <w:rPr>
            <w:rStyle w:val="Hyperlink"/>
            <w:rFonts w:cstheme="minorHAnsi"/>
            <w:noProof/>
          </w:rPr>
          <w:t>11</w:t>
        </w:r>
        <w:r w:rsidR="002952B9">
          <w:rPr>
            <w:rFonts w:asciiTheme="minorHAnsi" w:eastAsiaTheme="minorEastAsia" w:hAnsiTheme="minorHAnsi" w:cstheme="minorBidi"/>
            <w:b w:val="0"/>
            <w:bCs w:val="0"/>
            <w:caps w:val="0"/>
            <w:noProof/>
            <w:sz w:val="22"/>
            <w:szCs w:val="22"/>
          </w:rPr>
          <w:tab/>
        </w:r>
        <w:r w:rsidR="002952B9" w:rsidRPr="004360AA">
          <w:rPr>
            <w:rStyle w:val="Hyperlink"/>
            <w:rFonts w:cstheme="minorHAnsi"/>
            <w:noProof/>
          </w:rPr>
          <w:t>Umsetzung Kataloge</w:t>
        </w:r>
        <w:r w:rsidR="002952B9">
          <w:rPr>
            <w:noProof/>
            <w:webHidden/>
          </w:rPr>
          <w:tab/>
        </w:r>
        <w:r w:rsidR="002952B9">
          <w:rPr>
            <w:noProof/>
            <w:webHidden/>
          </w:rPr>
          <w:fldChar w:fldCharType="begin"/>
        </w:r>
        <w:r w:rsidR="002952B9">
          <w:rPr>
            <w:noProof/>
            <w:webHidden/>
          </w:rPr>
          <w:instrText xml:space="preserve"> PAGEREF _Toc168919284 \h </w:instrText>
        </w:r>
        <w:r w:rsidR="002952B9">
          <w:rPr>
            <w:noProof/>
            <w:webHidden/>
          </w:rPr>
        </w:r>
        <w:r w:rsidR="002952B9">
          <w:rPr>
            <w:noProof/>
            <w:webHidden/>
          </w:rPr>
          <w:fldChar w:fldCharType="separate"/>
        </w:r>
        <w:r w:rsidR="002952B9">
          <w:rPr>
            <w:noProof/>
            <w:webHidden/>
          </w:rPr>
          <w:t>60</w:t>
        </w:r>
        <w:r w:rsidR="002952B9">
          <w:rPr>
            <w:noProof/>
            <w:webHidden/>
          </w:rPr>
          <w:fldChar w:fldCharType="end"/>
        </w:r>
      </w:hyperlink>
    </w:p>
    <w:p w14:paraId="3AE8996E" w14:textId="375DF3AC" w:rsidR="002952B9" w:rsidRDefault="001776B6">
      <w:pPr>
        <w:pStyle w:val="Verzeichnis1"/>
        <w:tabs>
          <w:tab w:val="left" w:pos="660"/>
          <w:tab w:val="right" w:leader="dot" w:pos="9515"/>
        </w:tabs>
        <w:rPr>
          <w:rFonts w:asciiTheme="minorHAnsi" w:eastAsiaTheme="minorEastAsia" w:hAnsiTheme="minorHAnsi" w:cstheme="minorBidi"/>
          <w:b w:val="0"/>
          <w:bCs w:val="0"/>
          <w:caps w:val="0"/>
          <w:noProof/>
          <w:sz w:val="22"/>
          <w:szCs w:val="22"/>
        </w:rPr>
      </w:pPr>
      <w:hyperlink w:anchor="_Toc168919285" w:history="1">
        <w:r w:rsidR="002952B9" w:rsidRPr="004360AA">
          <w:rPr>
            <w:rStyle w:val="Hyperlink"/>
            <w:rFonts w:cstheme="minorHAnsi"/>
            <w:noProof/>
          </w:rPr>
          <w:t>12</w:t>
        </w:r>
        <w:r w:rsidR="002952B9">
          <w:rPr>
            <w:rFonts w:asciiTheme="minorHAnsi" w:eastAsiaTheme="minorEastAsia" w:hAnsiTheme="minorHAnsi" w:cstheme="minorBidi"/>
            <w:b w:val="0"/>
            <w:bCs w:val="0"/>
            <w:caps w:val="0"/>
            <w:noProof/>
            <w:sz w:val="22"/>
            <w:szCs w:val="22"/>
          </w:rPr>
          <w:tab/>
        </w:r>
        <w:r w:rsidR="002952B9" w:rsidRPr="004360AA">
          <w:rPr>
            <w:rStyle w:val="Hyperlink"/>
            <w:rFonts w:cstheme="minorHAnsi"/>
            <w:noProof/>
          </w:rPr>
          <w:t>Umsetzung Formulare</w:t>
        </w:r>
        <w:r w:rsidR="002952B9">
          <w:rPr>
            <w:noProof/>
            <w:webHidden/>
          </w:rPr>
          <w:tab/>
        </w:r>
        <w:r w:rsidR="002952B9">
          <w:rPr>
            <w:noProof/>
            <w:webHidden/>
          </w:rPr>
          <w:fldChar w:fldCharType="begin"/>
        </w:r>
        <w:r w:rsidR="002952B9">
          <w:rPr>
            <w:noProof/>
            <w:webHidden/>
          </w:rPr>
          <w:instrText xml:space="preserve"> PAGEREF _Toc168919285 \h </w:instrText>
        </w:r>
        <w:r w:rsidR="002952B9">
          <w:rPr>
            <w:noProof/>
            <w:webHidden/>
          </w:rPr>
        </w:r>
        <w:r w:rsidR="002952B9">
          <w:rPr>
            <w:noProof/>
            <w:webHidden/>
          </w:rPr>
          <w:fldChar w:fldCharType="separate"/>
        </w:r>
        <w:r w:rsidR="002952B9">
          <w:rPr>
            <w:noProof/>
            <w:webHidden/>
          </w:rPr>
          <w:t>60</w:t>
        </w:r>
        <w:r w:rsidR="002952B9">
          <w:rPr>
            <w:noProof/>
            <w:webHidden/>
          </w:rPr>
          <w:fldChar w:fldCharType="end"/>
        </w:r>
      </w:hyperlink>
    </w:p>
    <w:p w14:paraId="0852F179" w14:textId="6A12720A" w:rsidR="002952B9" w:rsidRDefault="001776B6">
      <w:pPr>
        <w:pStyle w:val="Verzeichnis1"/>
        <w:tabs>
          <w:tab w:val="left" w:pos="660"/>
          <w:tab w:val="right" w:leader="dot" w:pos="9515"/>
        </w:tabs>
        <w:rPr>
          <w:rFonts w:asciiTheme="minorHAnsi" w:eastAsiaTheme="minorEastAsia" w:hAnsiTheme="minorHAnsi" w:cstheme="minorBidi"/>
          <w:b w:val="0"/>
          <w:bCs w:val="0"/>
          <w:caps w:val="0"/>
          <w:noProof/>
          <w:sz w:val="22"/>
          <w:szCs w:val="22"/>
        </w:rPr>
      </w:pPr>
      <w:hyperlink w:anchor="_Toc168919286" w:history="1">
        <w:r w:rsidR="002952B9" w:rsidRPr="004360AA">
          <w:rPr>
            <w:rStyle w:val="Hyperlink"/>
            <w:rFonts w:cstheme="minorHAnsi"/>
            <w:noProof/>
          </w:rPr>
          <w:t>13</w:t>
        </w:r>
        <w:r w:rsidR="002952B9">
          <w:rPr>
            <w:rFonts w:asciiTheme="minorHAnsi" w:eastAsiaTheme="minorEastAsia" w:hAnsiTheme="minorHAnsi" w:cstheme="minorBidi"/>
            <w:b w:val="0"/>
            <w:bCs w:val="0"/>
            <w:caps w:val="0"/>
            <w:noProof/>
            <w:sz w:val="22"/>
            <w:szCs w:val="22"/>
          </w:rPr>
          <w:tab/>
        </w:r>
        <w:r w:rsidR="002952B9" w:rsidRPr="004360AA">
          <w:rPr>
            <w:rStyle w:val="Hyperlink"/>
            <w:rFonts w:cstheme="minorHAnsi"/>
            <w:noProof/>
          </w:rPr>
          <w:t>Hinweise zur Abnahme</w:t>
        </w:r>
        <w:r w:rsidR="002952B9">
          <w:rPr>
            <w:noProof/>
            <w:webHidden/>
          </w:rPr>
          <w:tab/>
        </w:r>
        <w:r w:rsidR="002952B9">
          <w:rPr>
            <w:noProof/>
            <w:webHidden/>
          </w:rPr>
          <w:fldChar w:fldCharType="begin"/>
        </w:r>
        <w:r w:rsidR="002952B9">
          <w:rPr>
            <w:noProof/>
            <w:webHidden/>
          </w:rPr>
          <w:instrText xml:space="preserve"> PAGEREF _Toc168919286 \h </w:instrText>
        </w:r>
        <w:r w:rsidR="002952B9">
          <w:rPr>
            <w:noProof/>
            <w:webHidden/>
          </w:rPr>
        </w:r>
        <w:r w:rsidR="002952B9">
          <w:rPr>
            <w:noProof/>
            <w:webHidden/>
          </w:rPr>
          <w:fldChar w:fldCharType="separate"/>
        </w:r>
        <w:r w:rsidR="002952B9">
          <w:rPr>
            <w:noProof/>
            <w:webHidden/>
          </w:rPr>
          <w:t>60</w:t>
        </w:r>
        <w:r w:rsidR="002952B9">
          <w:rPr>
            <w:noProof/>
            <w:webHidden/>
          </w:rPr>
          <w:fldChar w:fldCharType="end"/>
        </w:r>
      </w:hyperlink>
    </w:p>
    <w:p w14:paraId="710660A2" w14:textId="22312788" w:rsidR="002952B9" w:rsidRDefault="001776B6">
      <w:pPr>
        <w:pStyle w:val="Verzeichnis1"/>
        <w:tabs>
          <w:tab w:val="left" w:pos="660"/>
          <w:tab w:val="right" w:leader="dot" w:pos="9515"/>
        </w:tabs>
        <w:rPr>
          <w:rFonts w:asciiTheme="minorHAnsi" w:eastAsiaTheme="minorEastAsia" w:hAnsiTheme="minorHAnsi" w:cstheme="minorBidi"/>
          <w:b w:val="0"/>
          <w:bCs w:val="0"/>
          <w:caps w:val="0"/>
          <w:noProof/>
          <w:sz w:val="22"/>
          <w:szCs w:val="22"/>
        </w:rPr>
      </w:pPr>
      <w:hyperlink w:anchor="_Toc168919287" w:history="1">
        <w:r w:rsidR="002952B9" w:rsidRPr="004360AA">
          <w:rPr>
            <w:rStyle w:val="Hyperlink"/>
            <w:rFonts w:cstheme="minorHAnsi"/>
            <w:noProof/>
          </w:rPr>
          <w:t>14</w:t>
        </w:r>
        <w:r w:rsidR="002952B9">
          <w:rPr>
            <w:rFonts w:asciiTheme="minorHAnsi" w:eastAsiaTheme="minorEastAsia" w:hAnsiTheme="minorHAnsi" w:cstheme="minorBidi"/>
            <w:b w:val="0"/>
            <w:bCs w:val="0"/>
            <w:caps w:val="0"/>
            <w:noProof/>
            <w:sz w:val="22"/>
            <w:szCs w:val="22"/>
          </w:rPr>
          <w:tab/>
        </w:r>
        <w:r w:rsidR="002952B9" w:rsidRPr="004360AA">
          <w:rPr>
            <w:rStyle w:val="Hyperlink"/>
            <w:rFonts w:cstheme="minorHAnsi"/>
            <w:noProof/>
          </w:rPr>
          <w:t>Glossar Thema IAM</w:t>
        </w:r>
        <w:r w:rsidR="002952B9">
          <w:rPr>
            <w:noProof/>
            <w:webHidden/>
          </w:rPr>
          <w:tab/>
        </w:r>
        <w:r w:rsidR="002952B9">
          <w:rPr>
            <w:noProof/>
            <w:webHidden/>
          </w:rPr>
          <w:fldChar w:fldCharType="begin"/>
        </w:r>
        <w:r w:rsidR="002952B9">
          <w:rPr>
            <w:noProof/>
            <w:webHidden/>
          </w:rPr>
          <w:instrText xml:space="preserve"> PAGEREF _Toc168919287 \h </w:instrText>
        </w:r>
        <w:r w:rsidR="002952B9">
          <w:rPr>
            <w:noProof/>
            <w:webHidden/>
          </w:rPr>
        </w:r>
        <w:r w:rsidR="002952B9">
          <w:rPr>
            <w:noProof/>
            <w:webHidden/>
          </w:rPr>
          <w:fldChar w:fldCharType="separate"/>
        </w:r>
        <w:r w:rsidR="002952B9">
          <w:rPr>
            <w:noProof/>
            <w:webHidden/>
          </w:rPr>
          <w:t>61</w:t>
        </w:r>
        <w:r w:rsidR="002952B9">
          <w:rPr>
            <w:noProof/>
            <w:webHidden/>
          </w:rPr>
          <w:fldChar w:fldCharType="end"/>
        </w:r>
      </w:hyperlink>
    </w:p>
    <w:p w14:paraId="1CB6111A" w14:textId="09570CC5" w:rsidR="002952B9" w:rsidRDefault="001776B6">
      <w:pPr>
        <w:pStyle w:val="Verzeichnis1"/>
        <w:tabs>
          <w:tab w:val="left" w:pos="660"/>
          <w:tab w:val="right" w:leader="dot" w:pos="9515"/>
        </w:tabs>
        <w:rPr>
          <w:rFonts w:asciiTheme="minorHAnsi" w:eastAsiaTheme="minorEastAsia" w:hAnsiTheme="minorHAnsi" w:cstheme="minorBidi"/>
          <w:b w:val="0"/>
          <w:bCs w:val="0"/>
          <w:caps w:val="0"/>
          <w:noProof/>
          <w:sz w:val="22"/>
          <w:szCs w:val="22"/>
        </w:rPr>
      </w:pPr>
      <w:hyperlink w:anchor="_Toc168919288" w:history="1">
        <w:r w:rsidR="002952B9" w:rsidRPr="004360AA">
          <w:rPr>
            <w:rStyle w:val="Hyperlink"/>
            <w:rFonts w:cstheme="minorHAnsi"/>
            <w:noProof/>
          </w:rPr>
          <w:t>15</w:t>
        </w:r>
        <w:r w:rsidR="002952B9">
          <w:rPr>
            <w:rFonts w:asciiTheme="minorHAnsi" w:eastAsiaTheme="minorEastAsia" w:hAnsiTheme="minorHAnsi" w:cstheme="minorBidi"/>
            <w:b w:val="0"/>
            <w:bCs w:val="0"/>
            <w:caps w:val="0"/>
            <w:noProof/>
            <w:sz w:val="22"/>
            <w:szCs w:val="22"/>
          </w:rPr>
          <w:tab/>
        </w:r>
        <w:r w:rsidR="002952B9" w:rsidRPr="004360AA">
          <w:rPr>
            <w:rStyle w:val="Hyperlink"/>
            <w:rFonts w:cstheme="minorHAnsi"/>
            <w:noProof/>
          </w:rPr>
          <w:t>Anlagen</w:t>
        </w:r>
        <w:r w:rsidR="002952B9">
          <w:rPr>
            <w:noProof/>
            <w:webHidden/>
          </w:rPr>
          <w:tab/>
        </w:r>
        <w:r w:rsidR="002952B9">
          <w:rPr>
            <w:noProof/>
            <w:webHidden/>
          </w:rPr>
          <w:fldChar w:fldCharType="begin"/>
        </w:r>
        <w:r w:rsidR="002952B9">
          <w:rPr>
            <w:noProof/>
            <w:webHidden/>
          </w:rPr>
          <w:instrText xml:space="preserve"> PAGEREF _Toc168919288 \h </w:instrText>
        </w:r>
        <w:r w:rsidR="002952B9">
          <w:rPr>
            <w:noProof/>
            <w:webHidden/>
          </w:rPr>
        </w:r>
        <w:r w:rsidR="002952B9">
          <w:rPr>
            <w:noProof/>
            <w:webHidden/>
          </w:rPr>
          <w:fldChar w:fldCharType="separate"/>
        </w:r>
        <w:r w:rsidR="002952B9">
          <w:rPr>
            <w:noProof/>
            <w:webHidden/>
          </w:rPr>
          <w:t>61</w:t>
        </w:r>
        <w:r w:rsidR="002952B9">
          <w:rPr>
            <w:noProof/>
            <w:webHidden/>
          </w:rPr>
          <w:fldChar w:fldCharType="end"/>
        </w:r>
      </w:hyperlink>
    </w:p>
    <w:p w14:paraId="0FBADBCE" w14:textId="5FB7937F" w:rsidR="002952B9" w:rsidRDefault="001776B6">
      <w:pPr>
        <w:pStyle w:val="Verzeichnis1"/>
        <w:tabs>
          <w:tab w:val="left" w:pos="660"/>
          <w:tab w:val="right" w:leader="dot" w:pos="9515"/>
        </w:tabs>
        <w:rPr>
          <w:rFonts w:asciiTheme="minorHAnsi" w:eastAsiaTheme="minorEastAsia" w:hAnsiTheme="minorHAnsi" w:cstheme="minorBidi"/>
          <w:b w:val="0"/>
          <w:bCs w:val="0"/>
          <w:caps w:val="0"/>
          <w:noProof/>
          <w:sz w:val="22"/>
          <w:szCs w:val="22"/>
        </w:rPr>
      </w:pPr>
      <w:hyperlink w:anchor="_Toc168919289" w:history="1">
        <w:r w:rsidR="002952B9" w:rsidRPr="004360AA">
          <w:rPr>
            <w:rStyle w:val="Hyperlink"/>
            <w:rFonts w:cstheme="minorHAnsi"/>
            <w:noProof/>
          </w:rPr>
          <w:t>16</w:t>
        </w:r>
        <w:r w:rsidR="002952B9">
          <w:rPr>
            <w:rFonts w:asciiTheme="minorHAnsi" w:eastAsiaTheme="minorEastAsia" w:hAnsiTheme="minorHAnsi" w:cstheme="minorBidi"/>
            <w:b w:val="0"/>
            <w:bCs w:val="0"/>
            <w:caps w:val="0"/>
            <w:noProof/>
            <w:sz w:val="22"/>
            <w:szCs w:val="22"/>
          </w:rPr>
          <w:tab/>
        </w:r>
        <w:r w:rsidR="002952B9" w:rsidRPr="004360AA">
          <w:rPr>
            <w:rStyle w:val="Hyperlink"/>
            <w:rFonts w:cstheme="minorHAnsi"/>
            <w:noProof/>
          </w:rPr>
          <w:t>Sammlung offene Punkte</w:t>
        </w:r>
        <w:r w:rsidR="002952B9">
          <w:rPr>
            <w:noProof/>
            <w:webHidden/>
          </w:rPr>
          <w:tab/>
        </w:r>
        <w:r w:rsidR="002952B9">
          <w:rPr>
            <w:noProof/>
            <w:webHidden/>
          </w:rPr>
          <w:fldChar w:fldCharType="begin"/>
        </w:r>
        <w:r w:rsidR="002952B9">
          <w:rPr>
            <w:noProof/>
            <w:webHidden/>
          </w:rPr>
          <w:instrText xml:space="preserve"> PAGEREF _Toc168919289 \h </w:instrText>
        </w:r>
        <w:r w:rsidR="002952B9">
          <w:rPr>
            <w:noProof/>
            <w:webHidden/>
          </w:rPr>
        </w:r>
        <w:r w:rsidR="002952B9">
          <w:rPr>
            <w:noProof/>
            <w:webHidden/>
          </w:rPr>
          <w:fldChar w:fldCharType="separate"/>
        </w:r>
        <w:r w:rsidR="002952B9">
          <w:rPr>
            <w:noProof/>
            <w:webHidden/>
          </w:rPr>
          <w:t>62</w:t>
        </w:r>
        <w:r w:rsidR="002952B9">
          <w:rPr>
            <w:noProof/>
            <w:webHidden/>
          </w:rPr>
          <w:fldChar w:fldCharType="end"/>
        </w:r>
      </w:hyperlink>
    </w:p>
    <w:p w14:paraId="0E8F1AA5" w14:textId="0C31C996" w:rsidR="002952B9" w:rsidRDefault="001776B6">
      <w:pPr>
        <w:pStyle w:val="Verzeichnis2"/>
        <w:tabs>
          <w:tab w:val="left" w:pos="660"/>
          <w:tab w:val="right" w:leader="dot" w:pos="9515"/>
        </w:tabs>
        <w:rPr>
          <w:rFonts w:eastAsiaTheme="minorEastAsia" w:cstheme="minorBidi"/>
          <w:b w:val="0"/>
          <w:bCs w:val="0"/>
          <w:noProof/>
          <w:sz w:val="22"/>
          <w:szCs w:val="22"/>
        </w:rPr>
      </w:pPr>
      <w:hyperlink w:anchor="_Toc168919290" w:history="1">
        <w:r w:rsidR="002952B9" w:rsidRPr="004360AA">
          <w:rPr>
            <w:rStyle w:val="Hyperlink"/>
            <w:i/>
            <w:iCs/>
            <w:noProof/>
          </w:rPr>
          <w:t>16.1</w:t>
        </w:r>
        <w:r w:rsidR="002952B9">
          <w:rPr>
            <w:rFonts w:eastAsiaTheme="minorEastAsia" w:cstheme="minorBidi"/>
            <w:b w:val="0"/>
            <w:bCs w:val="0"/>
            <w:noProof/>
            <w:sz w:val="22"/>
            <w:szCs w:val="22"/>
          </w:rPr>
          <w:tab/>
        </w:r>
        <w:r w:rsidR="002952B9" w:rsidRPr="004360AA">
          <w:rPr>
            <w:rStyle w:val="Hyperlink"/>
            <w:i/>
            <w:iCs/>
            <w:noProof/>
          </w:rPr>
          <w:t>Todo: Dataport: Verfolgung Aufnahme „Dienstgrad“ in SCIMv2 IAM</w:t>
        </w:r>
        <w:r w:rsidR="002952B9">
          <w:rPr>
            <w:noProof/>
            <w:webHidden/>
          </w:rPr>
          <w:tab/>
        </w:r>
        <w:r w:rsidR="002952B9">
          <w:rPr>
            <w:noProof/>
            <w:webHidden/>
          </w:rPr>
          <w:fldChar w:fldCharType="begin"/>
        </w:r>
        <w:r w:rsidR="002952B9">
          <w:rPr>
            <w:noProof/>
            <w:webHidden/>
          </w:rPr>
          <w:instrText xml:space="preserve"> PAGEREF _Toc168919290 \h </w:instrText>
        </w:r>
        <w:r w:rsidR="002952B9">
          <w:rPr>
            <w:noProof/>
            <w:webHidden/>
          </w:rPr>
        </w:r>
        <w:r w:rsidR="002952B9">
          <w:rPr>
            <w:noProof/>
            <w:webHidden/>
          </w:rPr>
          <w:fldChar w:fldCharType="separate"/>
        </w:r>
        <w:r w:rsidR="002952B9">
          <w:rPr>
            <w:noProof/>
            <w:webHidden/>
          </w:rPr>
          <w:t>62</w:t>
        </w:r>
        <w:r w:rsidR="002952B9">
          <w:rPr>
            <w:noProof/>
            <w:webHidden/>
          </w:rPr>
          <w:fldChar w:fldCharType="end"/>
        </w:r>
      </w:hyperlink>
    </w:p>
    <w:p w14:paraId="22FDF73F" w14:textId="4D6277C3" w:rsidR="002952B9" w:rsidRDefault="001776B6">
      <w:pPr>
        <w:pStyle w:val="Verzeichnis2"/>
        <w:tabs>
          <w:tab w:val="left" w:pos="660"/>
          <w:tab w:val="right" w:leader="dot" w:pos="9515"/>
        </w:tabs>
        <w:rPr>
          <w:rFonts w:eastAsiaTheme="minorEastAsia" w:cstheme="minorBidi"/>
          <w:b w:val="0"/>
          <w:bCs w:val="0"/>
          <w:noProof/>
          <w:sz w:val="22"/>
          <w:szCs w:val="22"/>
        </w:rPr>
      </w:pPr>
      <w:hyperlink w:anchor="_Toc168919291" w:history="1">
        <w:r w:rsidR="002952B9" w:rsidRPr="004360AA">
          <w:rPr>
            <w:rStyle w:val="Hyperlink"/>
            <w:i/>
            <w:iCs/>
            <w:noProof/>
          </w:rPr>
          <w:t>16.2</w:t>
        </w:r>
        <w:r w:rsidR="002952B9">
          <w:rPr>
            <w:rFonts w:eastAsiaTheme="minorEastAsia" w:cstheme="minorBidi"/>
            <w:b w:val="0"/>
            <w:bCs w:val="0"/>
            <w:noProof/>
            <w:sz w:val="22"/>
            <w:szCs w:val="22"/>
          </w:rPr>
          <w:tab/>
        </w:r>
        <w:r w:rsidR="002952B9" w:rsidRPr="004360AA">
          <w:rPr>
            <w:rStyle w:val="Hyperlink"/>
            <w:i/>
            <w:iCs/>
            <w:noProof/>
          </w:rPr>
          <w:t>Todo: Dataport: Platzierung Thema „Rechte nur auf spezifischen Dienststellen gültig“</w:t>
        </w:r>
        <w:r w:rsidR="002952B9">
          <w:rPr>
            <w:noProof/>
            <w:webHidden/>
          </w:rPr>
          <w:tab/>
        </w:r>
        <w:r w:rsidR="002952B9">
          <w:rPr>
            <w:noProof/>
            <w:webHidden/>
          </w:rPr>
          <w:fldChar w:fldCharType="begin"/>
        </w:r>
        <w:r w:rsidR="002952B9">
          <w:rPr>
            <w:noProof/>
            <w:webHidden/>
          </w:rPr>
          <w:instrText xml:space="preserve"> PAGEREF _Toc168919291 \h </w:instrText>
        </w:r>
        <w:r w:rsidR="002952B9">
          <w:rPr>
            <w:noProof/>
            <w:webHidden/>
          </w:rPr>
        </w:r>
        <w:r w:rsidR="002952B9">
          <w:rPr>
            <w:noProof/>
            <w:webHidden/>
          </w:rPr>
          <w:fldChar w:fldCharType="separate"/>
        </w:r>
        <w:r w:rsidR="002952B9">
          <w:rPr>
            <w:noProof/>
            <w:webHidden/>
          </w:rPr>
          <w:t>63</w:t>
        </w:r>
        <w:r w:rsidR="002952B9">
          <w:rPr>
            <w:noProof/>
            <w:webHidden/>
          </w:rPr>
          <w:fldChar w:fldCharType="end"/>
        </w:r>
      </w:hyperlink>
    </w:p>
    <w:p w14:paraId="0402F46C" w14:textId="4FC90550" w:rsidR="002952B9" w:rsidRDefault="001776B6">
      <w:pPr>
        <w:pStyle w:val="Verzeichnis2"/>
        <w:tabs>
          <w:tab w:val="left" w:pos="660"/>
          <w:tab w:val="right" w:leader="dot" w:pos="9515"/>
        </w:tabs>
        <w:rPr>
          <w:rFonts w:eastAsiaTheme="minorEastAsia" w:cstheme="minorBidi"/>
          <w:b w:val="0"/>
          <w:bCs w:val="0"/>
          <w:noProof/>
          <w:sz w:val="22"/>
          <w:szCs w:val="22"/>
        </w:rPr>
      </w:pPr>
      <w:hyperlink w:anchor="_Toc168919292" w:history="1">
        <w:r w:rsidR="002952B9" w:rsidRPr="004360AA">
          <w:rPr>
            <w:rStyle w:val="Hyperlink"/>
            <w:i/>
            <w:iCs/>
            <w:noProof/>
          </w:rPr>
          <w:t>16.3</w:t>
        </w:r>
        <w:r w:rsidR="002952B9">
          <w:rPr>
            <w:rFonts w:eastAsiaTheme="minorEastAsia" w:cstheme="minorBidi"/>
            <w:b w:val="0"/>
            <w:bCs w:val="0"/>
            <w:noProof/>
            <w:sz w:val="22"/>
            <w:szCs w:val="22"/>
          </w:rPr>
          <w:tab/>
        </w:r>
        <w:r w:rsidR="002952B9" w:rsidRPr="004360AA">
          <w:rPr>
            <w:rStyle w:val="Hyperlink"/>
            <w:i/>
            <w:iCs/>
            <w:noProof/>
          </w:rPr>
          <w:t>Todo: Dataport: Platzierung Thema „Recht nur einmal pro Dienststelle zu vergeben“</w:t>
        </w:r>
        <w:r w:rsidR="002952B9">
          <w:rPr>
            <w:noProof/>
            <w:webHidden/>
          </w:rPr>
          <w:tab/>
        </w:r>
        <w:r w:rsidR="002952B9">
          <w:rPr>
            <w:noProof/>
            <w:webHidden/>
          </w:rPr>
          <w:fldChar w:fldCharType="begin"/>
        </w:r>
        <w:r w:rsidR="002952B9">
          <w:rPr>
            <w:noProof/>
            <w:webHidden/>
          </w:rPr>
          <w:instrText xml:space="preserve"> PAGEREF _Toc168919292 \h </w:instrText>
        </w:r>
        <w:r w:rsidR="002952B9">
          <w:rPr>
            <w:noProof/>
            <w:webHidden/>
          </w:rPr>
        </w:r>
        <w:r w:rsidR="002952B9">
          <w:rPr>
            <w:noProof/>
            <w:webHidden/>
          </w:rPr>
          <w:fldChar w:fldCharType="separate"/>
        </w:r>
        <w:r w:rsidR="002952B9">
          <w:rPr>
            <w:noProof/>
            <w:webHidden/>
          </w:rPr>
          <w:t>63</w:t>
        </w:r>
        <w:r w:rsidR="002952B9">
          <w:rPr>
            <w:noProof/>
            <w:webHidden/>
          </w:rPr>
          <w:fldChar w:fldCharType="end"/>
        </w:r>
      </w:hyperlink>
    </w:p>
    <w:p w14:paraId="0067801F" w14:textId="38C02F6B" w:rsidR="002952B9" w:rsidRDefault="001776B6">
      <w:pPr>
        <w:pStyle w:val="Verzeichnis2"/>
        <w:tabs>
          <w:tab w:val="left" w:pos="660"/>
          <w:tab w:val="right" w:leader="dot" w:pos="9515"/>
        </w:tabs>
        <w:rPr>
          <w:rFonts w:eastAsiaTheme="minorEastAsia" w:cstheme="minorBidi"/>
          <w:b w:val="0"/>
          <w:bCs w:val="0"/>
          <w:noProof/>
          <w:sz w:val="22"/>
          <w:szCs w:val="22"/>
        </w:rPr>
      </w:pPr>
      <w:hyperlink w:anchor="_Toc168919293" w:history="1">
        <w:r w:rsidR="002952B9" w:rsidRPr="004360AA">
          <w:rPr>
            <w:rStyle w:val="Hyperlink"/>
            <w:i/>
            <w:iCs/>
            <w:noProof/>
          </w:rPr>
          <w:t>16.4</w:t>
        </w:r>
        <w:r w:rsidR="002952B9">
          <w:rPr>
            <w:rFonts w:eastAsiaTheme="minorEastAsia" w:cstheme="minorBidi"/>
            <w:b w:val="0"/>
            <w:bCs w:val="0"/>
            <w:noProof/>
            <w:sz w:val="22"/>
            <w:szCs w:val="22"/>
          </w:rPr>
          <w:tab/>
        </w:r>
        <w:r w:rsidR="002952B9" w:rsidRPr="004360AA">
          <w:rPr>
            <w:rStyle w:val="Hyperlink"/>
            <w:i/>
            <w:iCs/>
            <w:noProof/>
          </w:rPr>
          <w:t>Todo: Dataport: Spezifikation und Beschreibung für GET bei OE-Permission fehlt</w:t>
        </w:r>
        <w:r w:rsidR="002952B9">
          <w:rPr>
            <w:noProof/>
            <w:webHidden/>
          </w:rPr>
          <w:tab/>
        </w:r>
        <w:r w:rsidR="002952B9">
          <w:rPr>
            <w:noProof/>
            <w:webHidden/>
          </w:rPr>
          <w:fldChar w:fldCharType="begin"/>
        </w:r>
        <w:r w:rsidR="002952B9">
          <w:rPr>
            <w:noProof/>
            <w:webHidden/>
          </w:rPr>
          <w:instrText xml:space="preserve"> PAGEREF _Toc168919293 \h </w:instrText>
        </w:r>
        <w:r w:rsidR="002952B9">
          <w:rPr>
            <w:noProof/>
            <w:webHidden/>
          </w:rPr>
        </w:r>
        <w:r w:rsidR="002952B9">
          <w:rPr>
            <w:noProof/>
            <w:webHidden/>
          </w:rPr>
          <w:fldChar w:fldCharType="separate"/>
        </w:r>
        <w:r w:rsidR="002952B9">
          <w:rPr>
            <w:noProof/>
            <w:webHidden/>
          </w:rPr>
          <w:t>64</w:t>
        </w:r>
        <w:r w:rsidR="002952B9">
          <w:rPr>
            <w:noProof/>
            <w:webHidden/>
          </w:rPr>
          <w:fldChar w:fldCharType="end"/>
        </w:r>
      </w:hyperlink>
    </w:p>
    <w:p w14:paraId="19390782" w14:textId="66BA84EF" w:rsidR="002952B9" w:rsidRDefault="00EF0BC2" w:rsidP="00754F9D">
      <w:pPr>
        <w:rPr>
          <w:rFonts w:asciiTheme="minorHAnsi" w:hAnsiTheme="minorHAnsi" w:cstheme="minorHAnsi"/>
          <w:i/>
          <w:iCs/>
          <w:caps/>
          <w:sz w:val="20"/>
          <w:szCs w:val="24"/>
        </w:rPr>
      </w:pPr>
      <w:r w:rsidRPr="00EF4A2E">
        <w:rPr>
          <w:rFonts w:asciiTheme="minorHAnsi" w:hAnsiTheme="minorHAnsi" w:cstheme="minorHAnsi"/>
          <w:i/>
          <w:iCs/>
          <w:caps/>
          <w:sz w:val="20"/>
          <w:szCs w:val="24"/>
        </w:rPr>
        <w:fldChar w:fldCharType="end"/>
      </w:r>
      <w:bookmarkStart w:id="3" w:name="_Toc422227009"/>
    </w:p>
    <w:p w14:paraId="6CAAA0DB" w14:textId="77777777" w:rsidR="002952B9" w:rsidRDefault="002952B9">
      <w:pPr>
        <w:overflowPunct/>
        <w:autoSpaceDE/>
        <w:autoSpaceDN/>
        <w:adjustRightInd/>
        <w:spacing w:before="0" w:after="0"/>
        <w:jc w:val="left"/>
        <w:textAlignment w:val="auto"/>
        <w:rPr>
          <w:rFonts w:asciiTheme="minorHAnsi" w:hAnsiTheme="minorHAnsi" w:cstheme="minorHAnsi"/>
          <w:i/>
          <w:iCs/>
          <w:caps/>
          <w:sz w:val="20"/>
          <w:szCs w:val="24"/>
        </w:rPr>
      </w:pPr>
      <w:r>
        <w:rPr>
          <w:rFonts w:asciiTheme="minorHAnsi" w:hAnsiTheme="minorHAnsi" w:cstheme="minorHAnsi"/>
          <w:i/>
          <w:iCs/>
          <w:caps/>
          <w:sz w:val="20"/>
          <w:szCs w:val="24"/>
        </w:rPr>
        <w:br w:type="page"/>
      </w:r>
    </w:p>
    <w:p w14:paraId="423CD22C" w14:textId="0093B8FB" w:rsidR="00947AC8" w:rsidRDefault="002952B9" w:rsidP="002952B9">
      <w:pPr>
        <w:pStyle w:val="Verzeichnis1"/>
        <w:tabs>
          <w:tab w:val="left" w:pos="440"/>
          <w:tab w:val="right" w:leader="dot" w:pos="9515"/>
        </w:tabs>
        <w:rPr>
          <w:rFonts w:asciiTheme="minorHAnsi" w:hAnsiTheme="minorHAnsi" w:cstheme="minorHAnsi"/>
        </w:rPr>
      </w:pPr>
      <w:r>
        <w:rPr>
          <w:rFonts w:asciiTheme="minorHAnsi" w:hAnsiTheme="minorHAnsi" w:cstheme="minorHAnsi"/>
        </w:rPr>
        <w:lastRenderedPageBreak/>
        <w:t xml:space="preserve">Abbildungsverzeichnis </w:t>
      </w:r>
    </w:p>
    <w:p w14:paraId="3E2C12EE" w14:textId="77777777" w:rsidR="002952B9" w:rsidRPr="00EF4A2E" w:rsidRDefault="002952B9" w:rsidP="00754F9D">
      <w:pPr>
        <w:rPr>
          <w:rFonts w:asciiTheme="minorHAnsi" w:hAnsiTheme="minorHAnsi" w:cstheme="minorHAnsi"/>
          <w:i/>
          <w:iCs/>
          <w:caps/>
          <w:sz w:val="20"/>
          <w:szCs w:val="24"/>
        </w:rPr>
      </w:pPr>
    </w:p>
    <w:p w14:paraId="504FB419" w14:textId="19F7D40E" w:rsidR="002D7400" w:rsidRDefault="002952B9">
      <w:pPr>
        <w:pStyle w:val="Abbildungsverzeichnis"/>
        <w:tabs>
          <w:tab w:val="right" w:leader="dot" w:pos="9515"/>
        </w:tabs>
        <w:rPr>
          <w:rFonts w:asciiTheme="minorHAnsi" w:eastAsiaTheme="minorEastAsia" w:hAnsiTheme="minorHAnsi" w:cstheme="minorBidi"/>
          <w:noProof/>
          <w:szCs w:val="22"/>
        </w:rPr>
      </w:pPr>
      <w:r w:rsidRPr="002952B9">
        <w:rPr>
          <w:rFonts w:asciiTheme="majorHAnsi" w:hAnsiTheme="majorHAnsi" w:cstheme="minorHAnsi"/>
          <w:i/>
          <w:iCs/>
          <w:caps/>
          <w:sz w:val="20"/>
          <w:szCs w:val="24"/>
        </w:rPr>
        <w:fldChar w:fldCharType="begin"/>
      </w:r>
      <w:r w:rsidRPr="002952B9">
        <w:rPr>
          <w:rFonts w:asciiTheme="majorHAnsi" w:hAnsiTheme="majorHAnsi" w:cstheme="minorHAnsi"/>
          <w:i/>
          <w:iCs/>
          <w:caps/>
          <w:sz w:val="20"/>
          <w:szCs w:val="24"/>
        </w:rPr>
        <w:instrText xml:space="preserve"> TOC \h \z \c "Abbildung" </w:instrText>
      </w:r>
      <w:r w:rsidRPr="002952B9">
        <w:rPr>
          <w:rFonts w:asciiTheme="majorHAnsi" w:hAnsiTheme="majorHAnsi" w:cstheme="minorHAnsi"/>
          <w:i/>
          <w:iCs/>
          <w:caps/>
          <w:sz w:val="20"/>
          <w:szCs w:val="24"/>
        </w:rPr>
        <w:fldChar w:fldCharType="separate"/>
      </w:r>
      <w:hyperlink w:anchor="_Toc168919605" w:history="1">
        <w:r w:rsidR="002D7400" w:rsidRPr="00C17D10">
          <w:rPr>
            <w:rStyle w:val="Hyperlink"/>
            <w:noProof/>
          </w:rPr>
          <w:t>Abbildung 1: @rtus-Client: Anwenderverwaltung Maske Anwenderdaten</w:t>
        </w:r>
        <w:r w:rsidR="002D7400">
          <w:rPr>
            <w:noProof/>
            <w:webHidden/>
          </w:rPr>
          <w:tab/>
        </w:r>
        <w:r w:rsidR="002D7400">
          <w:rPr>
            <w:noProof/>
            <w:webHidden/>
          </w:rPr>
          <w:fldChar w:fldCharType="begin"/>
        </w:r>
        <w:r w:rsidR="002D7400">
          <w:rPr>
            <w:noProof/>
            <w:webHidden/>
          </w:rPr>
          <w:instrText xml:space="preserve"> PAGEREF _Toc168919605 \h </w:instrText>
        </w:r>
        <w:r w:rsidR="002D7400">
          <w:rPr>
            <w:noProof/>
            <w:webHidden/>
          </w:rPr>
        </w:r>
        <w:r w:rsidR="002D7400">
          <w:rPr>
            <w:noProof/>
            <w:webHidden/>
          </w:rPr>
          <w:fldChar w:fldCharType="separate"/>
        </w:r>
        <w:r w:rsidR="002D7400">
          <w:rPr>
            <w:noProof/>
            <w:webHidden/>
          </w:rPr>
          <w:t>10</w:t>
        </w:r>
        <w:r w:rsidR="002D7400">
          <w:rPr>
            <w:noProof/>
            <w:webHidden/>
          </w:rPr>
          <w:fldChar w:fldCharType="end"/>
        </w:r>
      </w:hyperlink>
    </w:p>
    <w:p w14:paraId="1CBCF38F" w14:textId="5D01343B" w:rsidR="002D7400" w:rsidRDefault="001776B6">
      <w:pPr>
        <w:pStyle w:val="Abbildungsverzeichnis"/>
        <w:tabs>
          <w:tab w:val="right" w:leader="dot" w:pos="9515"/>
        </w:tabs>
        <w:rPr>
          <w:rFonts w:asciiTheme="minorHAnsi" w:eastAsiaTheme="minorEastAsia" w:hAnsiTheme="minorHAnsi" w:cstheme="minorBidi"/>
          <w:noProof/>
          <w:szCs w:val="22"/>
        </w:rPr>
      </w:pPr>
      <w:hyperlink w:anchor="_Toc168919606" w:history="1">
        <w:r w:rsidR="002D7400" w:rsidRPr="00C17D10">
          <w:rPr>
            <w:rStyle w:val="Hyperlink"/>
            <w:noProof/>
          </w:rPr>
          <w:t>Abbildung 2: @rtus-Client: Anwenderverwaltung Maske Anwenderberechtigungen</w:t>
        </w:r>
        <w:r w:rsidR="002D7400">
          <w:rPr>
            <w:noProof/>
            <w:webHidden/>
          </w:rPr>
          <w:tab/>
        </w:r>
        <w:r w:rsidR="002D7400">
          <w:rPr>
            <w:noProof/>
            <w:webHidden/>
          </w:rPr>
          <w:fldChar w:fldCharType="begin"/>
        </w:r>
        <w:r w:rsidR="002D7400">
          <w:rPr>
            <w:noProof/>
            <w:webHidden/>
          </w:rPr>
          <w:instrText xml:space="preserve"> PAGEREF _Toc168919606 \h </w:instrText>
        </w:r>
        <w:r w:rsidR="002D7400">
          <w:rPr>
            <w:noProof/>
            <w:webHidden/>
          </w:rPr>
        </w:r>
        <w:r w:rsidR="002D7400">
          <w:rPr>
            <w:noProof/>
            <w:webHidden/>
          </w:rPr>
          <w:fldChar w:fldCharType="separate"/>
        </w:r>
        <w:r w:rsidR="002D7400">
          <w:rPr>
            <w:noProof/>
            <w:webHidden/>
          </w:rPr>
          <w:t>10</w:t>
        </w:r>
        <w:r w:rsidR="002D7400">
          <w:rPr>
            <w:noProof/>
            <w:webHidden/>
          </w:rPr>
          <w:fldChar w:fldCharType="end"/>
        </w:r>
      </w:hyperlink>
    </w:p>
    <w:p w14:paraId="17D86B93" w14:textId="200BDDB2" w:rsidR="002D7400" w:rsidRDefault="001776B6">
      <w:pPr>
        <w:pStyle w:val="Abbildungsverzeichnis"/>
        <w:tabs>
          <w:tab w:val="right" w:leader="dot" w:pos="9515"/>
        </w:tabs>
        <w:rPr>
          <w:rFonts w:asciiTheme="minorHAnsi" w:eastAsiaTheme="minorEastAsia" w:hAnsiTheme="minorHAnsi" w:cstheme="minorBidi"/>
          <w:noProof/>
          <w:szCs w:val="22"/>
        </w:rPr>
      </w:pPr>
      <w:hyperlink w:anchor="_Toc168919607" w:history="1">
        <w:r w:rsidR="002D7400" w:rsidRPr="00C17D10">
          <w:rPr>
            <w:rStyle w:val="Hyperlink"/>
            <w:noProof/>
          </w:rPr>
          <w:t>Abbildung 3: @rtus-Admin Maske Anwender Bearbeiten</w:t>
        </w:r>
        <w:r w:rsidR="002D7400">
          <w:rPr>
            <w:noProof/>
            <w:webHidden/>
          </w:rPr>
          <w:tab/>
        </w:r>
        <w:r w:rsidR="002D7400">
          <w:rPr>
            <w:noProof/>
            <w:webHidden/>
          </w:rPr>
          <w:fldChar w:fldCharType="begin"/>
        </w:r>
        <w:r w:rsidR="002D7400">
          <w:rPr>
            <w:noProof/>
            <w:webHidden/>
          </w:rPr>
          <w:instrText xml:space="preserve"> PAGEREF _Toc168919607 \h </w:instrText>
        </w:r>
        <w:r w:rsidR="002D7400">
          <w:rPr>
            <w:noProof/>
            <w:webHidden/>
          </w:rPr>
        </w:r>
        <w:r w:rsidR="002D7400">
          <w:rPr>
            <w:noProof/>
            <w:webHidden/>
          </w:rPr>
          <w:fldChar w:fldCharType="separate"/>
        </w:r>
        <w:r w:rsidR="002D7400">
          <w:rPr>
            <w:noProof/>
            <w:webHidden/>
          </w:rPr>
          <w:t>11</w:t>
        </w:r>
        <w:r w:rsidR="002D7400">
          <w:rPr>
            <w:noProof/>
            <w:webHidden/>
          </w:rPr>
          <w:fldChar w:fldCharType="end"/>
        </w:r>
      </w:hyperlink>
    </w:p>
    <w:p w14:paraId="64A3A9D6" w14:textId="039F9B96" w:rsidR="002D7400" w:rsidRDefault="001776B6">
      <w:pPr>
        <w:pStyle w:val="Abbildungsverzeichnis"/>
        <w:tabs>
          <w:tab w:val="right" w:leader="dot" w:pos="9515"/>
        </w:tabs>
        <w:rPr>
          <w:rFonts w:asciiTheme="minorHAnsi" w:eastAsiaTheme="minorEastAsia" w:hAnsiTheme="minorHAnsi" w:cstheme="minorBidi"/>
          <w:noProof/>
          <w:szCs w:val="22"/>
        </w:rPr>
      </w:pPr>
      <w:hyperlink w:anchor="_Toc168919608" w:history="1">
        <w:r w:rsidR="002D7400" w:rsidRPr="00C17D10">
          <w:rPr>
            <w:rStyle w:val="Hyperlink"/>
            <w:noProof/>
          </w:rPr>
          <w:t>Abbildung 4: @rtus-Admin Maske Dienststellenverwaltung</w:t>
        </w:r>
        <w:r w:rsidR="002D7400">
          <w:rPr>
            <w:noProof/>
            <w:webHidden/>
          </w:rPr>
          <w:tab/>
        </w:r>
        <w:r w:rsidR="002D7400">
          <w:rPr>
            <w:noProof/>
            <w:webHidden/>
          </w:rPr>
          <w:fldChar w:fldCharType="begin"/>
        </w:r>
        <w:r w:rsidR="002D7400">
          <w:rPr>
            <w:noProof/>
            <w:webHidden/>
          </w:rPr>
          <w:instrText xml:space="preserve"> PAGEREF _Toc168919608 \h </w:instrText>
        </w:r>
        <w:r w:rsidR="002D7400">
          <w:rPr>
            <w:noProof/>
            <w:webHidden/>
          </w:rPr>
        </w:r>
        <w:r w:rsidR="002D7400">
          <w:rPr>
            <w:noProof/>
            <w:webHidden/>
          </w:rPr>
          <w:fldChar w:fldCharType="separate"/>
        </w:r>
        <w:r w:rsidR="002D7400">
          <w:rPr>
            <w:noProof/>
            <w:webHidden/>
          </w:rPr>
          <w:t>13</w:t>
        </w:r>
        <w:r w:rsidR="002D7400">
          <w:rPr>
            <w:noProof/>
            <w:webHidden/>
          </w:rPr>
          <w:fldChar w:fldCharType="end"/>
        </w:r>
      </w:hyperlink>
    </w:p>
    <w:p w14:paraId="75B762DC" w14:textId="64FFCE7A" w:rsidR="002D7400" w:rsidRDefault="001776B6">
      <w:pPr>
        <w:pStyle w:val="Abbildungsverzeichnis"/>
        <w:tabs>
          <w:tab w:val="right" w:leader="dot" w:pos="9515"/>
        </w:tabs>
        <w:rPr>
          <w:rFonts w:asciiTheme="minorHAnsi" w:eastAsiaTheme="minorEastAsia" w:hAnsiTheme="minorHAnsi" w:cstheme="minorBidi"/>
          <w:noProof/>
          <w:szCs w:val="22"/>
        </w:rPr>
      </w:pPr>
      <w:hyperlink w:anchor="_Toc168919609" w:history="1">
        <w:r w:rsidR="002D7400" w:rsidRPr="00C17D10">
          <w:rPr>
            <w:rStyle w:val="Hyperlink"/>
            <w:noProof/>
          </w:rPr>
          <w:t>Abbildung 5: @rtus-Admin Maske Dienststellenverwaltung Dienststellen-Status</w:t>
        </w:r>
        <w:r w:rsidR="002D7400">
          <w:rPr>
            <w:noProof/>
            <w:webHidden/>
          </w:rPr>
          <w:tab/>
        </w:r>
        <w:r w:rsidR="002D7400">
          <w:rPr>
            <w:noProof/>
            <w:webHidden/>
          </w:rPr>
          <w:fldChar w:fldCharType="begin"/>
        </w:r>
        <w:r w:rsidR="002D7400">
          <w:rPr>
            <w:noProof/>
            <w:webHidden/>
          </w:rPr>
          <w:instrText xml:space="preserve"> PAGEREF _Toc168919609 \h </w:instrText>
        </w:r>
        <w:r w:rsidR="002D7400">
          <w:rPr>
            <w:noProof/>
            <w:webHidden/>
          </w:rPr>
        </w:r>
        <w:r w:rsidR="002D7400">
          <w:rPr>
            <w:noProof/>
            <w:webHidden/>
          </w:rPr>
          <w:fldChar w:fldCharType="separate"/>
        </w:r>
        <w:r w:rsidR="002D7400">
          <w:rPr>
            <w:noProof/>
            <w:webHidden/>
          </w:rPr>
          <w:t>14</w:t>
        </w:r>
        <w:r w:rsidR="002D7400">
          <w:rPr>
            <w:noProof/>
            <w:webHidden/>
          </w:rPr>
          <w:fldChar w:fldCharType="end"/>
        </w:r>
      </w:hyperlink>
    </w:p>
    <w:p w14:paraId="17589640" w14:textId="0601FF36" w:rsidR="002D7400" w:rsidRDefault="001776B6">
      <w:pPr>
        <w:pStyle w:val="Abbildungsverzeichnis"/>
        <w:tabs>
          <w:tab w:val="right" w:leader="dot" w:pos="9515"/>
        </w:tabs>
        <w:rPr>
          <w:rFonts w:asciiTheme="minorHAnsi" w:eastAsiaTheme="minorEastAsia" w:hAnsiTheme="minorHAnsi" w:cstheme="minorBidi"/>
          <w:noProof/>
          <w:szCs w:val="22"/>
        </w:rPr>
      </w:pPr>
      <w:hyperlink w:anchor="_Toc168919610" w:history="1">
        <w:r w:rsidR="002D7400" w:rsidRPr="00C17D10">
          <w:rPr>
            <w:rStyle w:val="Hyperlink"/>
            <w:noProof/>
          </w:rPr>
          <w:t>Abbildung 6: Rollenverwaltung in @rtus-Admin</w:t>
        </w:r>
        <w:r w:rsidR="002D7400">
          <w:rPr>
            <w:noProof/>
            <w:webHidden/>
          </w:rPr>
          <w:tab/>
        </w:r>
        <w:r w:rsidR="002D7400">
          <w:rPr>
            <w:noProof/>
            <w:webHidden/>
          </w:rPr>
          <w:fldChar w:fldCharType="begin"/>
        </w:r>
        <w:r w:rsidR="002D7400">
          <w:rPr>
            <w:noProof/>
            <w:webHidden/>
          </w:rPr>
          <w:instrText xml:space="preserve"> PAGEREF _Toc168919610 \h </w:instrText>
        </w:r>
        <w:r w:rsidR="002D7400">
          <w:rPr>
            <w:noProof/>
            <w:webHidden/>
          </w:rPr>
        </w:r>
        <w:r w:rsidR="002D7400">
          <w:rPr>
            <w:noProof/>
            <w:webHidden/>
          </w:rPr>
          <w:fldChar w:fldCharType="separate"/>
        </w:r>
        <w:r w:rsidR="002D7400">
          <w:rPr>
            <w:noProof/>
            <w:webHidden/>
          </w:rPr>
          <w:t>16</w:t>
        </w:r>
        <w:r w:rsidR="002D7400">
          <w:rPr>
            <w:noProof/>
            <w:webHidden/>
          </w:rPr>
          <w:fldChar w:fldCharType="end"/>
        </w:r>
      </w:hyperlink>
    </w:p>
    <w:p w14:paraId="3C88C056" w14:textId="19E4A835" w:rsidR="002D7400" w:rsidRDefault="001776B6">
      <w:pPr>
        <w:pStyle w:val="Abbildungsverzeichnis"/>
        <w:tabs>
          <w:tab w:val="right" w:leader="dot" w:pos="9515"/>
        </w:tabs>
        <w:rPr>
          <w:rFonts w:asciiTheme="minorHAnsi" w:eastAsiaTheme="minorEastAsia" w:hAnsiTheme="minorHAnsi" w:cstheme="minorBidi"/>
          <w:noProof/>
          <w:szCs w:val="22"/>
        </w:rPr>
      </w:pPr>
      <w:hyperlink w:anchor="_Toc168919611" w:history="1">
        <w:r w:rsidR="002D7400" w:rsidRPr="00C17D10">
          <w:rPr>
            <w:rStyle w:val="Hyperlink"/>
            <w:noProof/>
          </w:rPr>
          <w:t>Abbildung 7: Rollenansicht und -bearbeitung in @rtus-Admin</w:t>
        </w:r>
        <w:r w:rsidR="002D7400">
          <w:rPr>
            <w:noProof/>
            <w:webHidden/>
          </w:rPr>
          <w:tab/>
        </w:r>
        <w:r w:rsidR="002D7400">
          <w:rPr>
            <w:noProof/>
            <w:webHidden/>
          </w:rPr>
          <w:fldChar w:fldCharType="begin"/>
        </w:r>
        <w:r w:rsidR="002D7400">
          <w:rPr>
            <w:noProof/>
            <w:webHidden/>
          </w:rPr>
          <w:instrText xml:space="preserve"> PAGEREF _Toc168919611 \h </w:instrText>
        </w:r>
        <w:r w:rsidR="002D7400">
          <w:rPr>
            <w:noProof/>
            <w:webHidden/>
          </w:rPr>
        </w:r>
        <w:r w:rsidR="002D7400">
          <w:rPr>
            <w:noProof/>
            <w:webHidden/>
          </w:rPr>
          <w:fldChar w:fldCharType="separate"/>
        </w:r>
        <w:r w:rsidR="002D7400">
          <w:rPr>
            <w:noProof/>
            <w:webHidden/>
          </w:rPr>
          <w:t>16</w:t>
        </w:r>
        <w:r w:rsidR="002D7400">
          <w:rPr>
            <w:noProof/>
            <w:webHidden/>
          </w:rPr>
          <w:fldChar w:fldCharType="end"/>
        </w:r>
      </w:hyperlink>
    </w:p>
    <w:p w14:paraId="654767BA" w14:textId="64A4B576" w:rsidR="002D7400" w:rsidRDefault="001776B6" w:rsidP="002D7400">
      <w:pPr>
        <w:pStyle w:val="Abbildungsverzeichnis"/>
        <w:tabs>
          <w:tab w:val="right" w:leader="dot" w:pos="9515"/>
        </w:tabs>
        <w:jc w:val="left"/>
        <w:rPr>
          <w:rFonts w:asciiTheme="minorHAnsi" w:eastAsiaTheme="minorEastAsia" w:hAnsiTheme="minorHAnsi" w:cstheme="minorBidi"/>
          <w:noProof/>
          <w:szCs w:val="22"/>
        </w:rPr>
      </w:pPr>
      <w:hyperlink w:anchor="_Toc168919612" w:history="1">
        <w:r w:rsidR="002D7400" w:rsidRPr="00C17D10">
          <w:rPr>
            <w:rStyle w:val="Hyperlink"/>
            <w:noProof/>
          </w:rPr>
          <w:t>Abbildung 8: Ausbaustufen Anbindung Artus (Quelle Workshop 06.12.23 KTT/BKA/RP/SL/Dataport)</w:t>
        </w:r>
        <w:r w:rsidR="002D7400">
          <w:rPr>
            <w:noProof/>
            <w:webHidden/>
          </w:rPr>
          <w:tab/>
        </w:r>
        <w:r w:rsidR="002D7400">
          <w:rPr>
            <w:noProof/>
            <w:webHidden/>
          </w:rPr>
          <w:fldChar w:fldCharType="begin"/>
        </w:r>
        <w:r w:rsidR="002D7400">
          <w:rPr>
            <w:noProof/>
            <w:webHidden/>
          </w:rPr>
          <w:instrText xml:space="preserve"> PAGEREF _Toc168919612 \h </w:instrText>
        </w:r>
        <w:r w:rsidR="002D7400">
          <w:rPr>
            <w:noProof/>
            <w:webHidden/>
          </w:rPr>
        </w:r>
        <w:r w:rsidR="002D7400">
          <w:rPr>
            <w:noProof/>
            <w:webHidden/>
          </w:rPr>
          <w:fldChar w:fldCharType="separate"/>
        </w:r>
        <w:r w:rsidR="002D7400">
          <w:rPr>
            <w:noProof/>
            <w:webHidden/>
          </w:rPr>
          <w:t>17</w:t>
        </w:r>
        <w:r w:rsidR="002D7400">
          <w:rPr>
            <w:noProof/>
            <w:webHidden/>
          </w:rPr>
          <w:fldChar w:fldCharType="end"/>
        </w:r>
      </w:hyperlink>
    </w:p>
    <w:p w14:paraId="7F632528" w14:textId="3BD40728" w:rsidR="002D7400" w:rsidRDefault="001776B6">
      <w:pPr>
        <w:pStyle w:val="Abbildungsverzeichnis"/>
        <w:tabs>
          <w:tab w:val="right" w:leader="dot" w:pos="9515"/>
        </w:tabs>
        <w:rPr>
          <w:rFonts w:asciiTheme="minorHAnsi" w:eastAsiaTheme="minorEastAsia" w:hAnsiTheme="minorHAnsi" w:cstheme="minorBidi"/>
          <w:noProof/>
          <w:szCs w:val="22"/>
        </w:rPr>
      </w:pPr>
      <w:hyperlink w:anchor="_Toc168919613" w:history="1">
        <w:r w:rsidR="002D7400" w:rsidRPr="00C17D10">
          <w:rPr>
            <w:rStyle w:val="Hyperlink"/>
            <w:noProof/>
          </w:rPr>
          <w:t>Abbildung 9: Schematische Darstellung interne Benutzerverwaltung ohne externe Provisionierung</w:t>
        </w:r>
        <w:r w:rsidR="002D7400">
          <w:rPr>
            <w:noProof/>
            <w:webHidden/>
          </w:rPr>
          <w:tab/>
        </w:r>
        <w:r w:rsidR="002D7400">
          <w:rPr>
            <w:noProof/>
            <w:webHidden/>
          </w:rPr>
          <w:fldChar w:fldCharType="begin"/>
        </w:r>
        <w:r w:rsidR="002D7400">
          <w:rPr>
            <w:noProof/>
            <w:webHidden/>
          </w:rPr>
          <w:instrText xml:space="preserve"> PAGEREF _Toc168919613 \h </w:instrText>
        </w:r>
        <w:r w:rsidR="002D7400">
          <w:rPr>
            <w:noProof/>
            <w:webHidden/>
          </w:rPr>
        </w:r>
        <w:r w:rsidR="002D7400">
          <w:rPr>
            <w:noProof/>
            <w:webHidden/>
          </w:rPr>
          <w:fldChar w:fldCharType="separate"/>
        </w:r>
        <w:r w:rsidR="002D7400">
          <w:rPr>
            <w:noProof/>
            <w:webHidden/>
          </w:rPr>
          <w:t>18</w:t>
        </w:r>
        <w:r w:rsidR="002D7400">
          <w:rPr>
            <w:noProof/>
            <w:webHidden/>
          </w:rPr>
          <w:fldChar w:fldCharType="end"/>
        </w:r>
      </w:hyperlink>
    </w:p>
    <w:p w14:paraId="19956087" w14:textId="6D8C4FC9" w:rsidR="002D7400" w:rsidRDefault="001776B6">
      <w:pPr>
        <w:pStyle w:val="Abbildungsverzeichnis"/>
        <w:tabs>
          <w:tab w:val="right" w:leader="dot" w:pos="9515"/>
        </w:tabs>
        <w:rPr>
          <w:rFonts w:asciiTheme="minorHAnsi" w:eastAsiaTheme="minorEastAsia" w:hAnsiTheme="minorHAnsi" w:cstheme="minorBidi"/>
          <w:noProof/>
          <w:szCs w:val="22"/>
        </w:rPr>
      </w:pPr>
      <w:hyperlink w:anchor="_Toc168919614" w:history="1">
        <w:r w:rsidR="002D7400" w:rsidRPr="00C17D10">
          <w:rPr>
            <w:rStyle w:val="Hyperlink"/>
            <w:noProof/>
          </w:rPr>
          <w:t>Abbildung 10: Provisionierung über F-IAM von P20</w:t>
        </w:r>
        <w:r w:rsidR="002D7400">
          <w:rPr>
            <w:noProof/>
            <w:webHidden/>
          </w:rPr>
          <w:tab/>
        </w:r>
        <w:r w:rsidR="002D7400">
          <w:rPr>
            <w:noProof/>
            <w:webHidden/>
          </w:rPr>
          <w:fldChar w:fldCharType="begin"/>
        </w:r>
        <w:r w:rsidR="002D7400">
          <w:rPr>
            <w:noProof/>
            <w:webHidden/>
          </w:rPr>
          <w:instrText xml:space="preserve"> PAGEREF _Toc168919614 \h </w:instrText>
        </w:r>
        <w:r w:rsidR="002D7400">
          <w:rPr>
            <w:noProof/>
            <w:webHidden/>
          </w:rPr>
        </w:r>
        <w:r w:rsidR="002D7400">
          <w:rPr>
            <w:noProof/>
            <w:webHidden/>
          </w:rPr>
          <w:fldChar w:fldCharType="separate"/>
        </w:r>
        <w:r w:rsidR="002D7400">
          <w:rPr>
            <w:noProof/>
            <w:webHidden/>
          </w:rPr>
          <w:t>19</w:t>
        </w:r>
        <w:r w:rsidR="002D7400">
          <w:rPr>
            <w:noProof/>
            <w:webHidden/>
          </w:rPr>
          <w:fldChar w:fldCharType="end"/>
        </w:r>
      </w:hyperlink>
    </w:p>
    <w:p w14:paraId="12A4CB3A" w14:textId="605024FA" w:rsidR="002D7400" w:rsidRDefault="001776B6">
      <w:pPr>
        <w:pStyle w:val="Abbildungsverzeichnis"/>
        <w:tabs>
          <w:tab w:val="right" w:leader="dot" w:pos="9515"/>
        </w:tabs>
        <w:rPr>
          <w:rFonts w:asciiTheme="minorHAnsi" w:eastAsiaTheme="minorEastAsia" w:hAnsiTheme="minorHAnsi" w:cstheme="minorBidi"/>
          <w:noProof/>
          <w:szCs w:val="22"/>
        </w:rPr>
      </w:pPr>
      <w:hyperlink w:anchor="_Toc168919615" w:history="1">
        <w:r w:rsidR="002D7400" w:rsidRPr="00C17D10">
          <w:rPr>
            <w:rStyle w:val="Hyperlink"/>
            <w:noProof/>
          </w:rPr>
          <w:t>Abbildung 11: Beispiel für eine Antwort auf Abfrage User mit Rollen von @rtus</w:t>
        </w:r>
        <w:r w:rsidR="002D7400">
          <w:rPr>
            <w:noProof/>
            <w:webHidden/>
          </w:rPr>
          <w:tab/>
        </w:r>
        <w:r w:rsidR="002D7400">
          <w:rPr>
            <w:noProof/>
            <w:webHidden/>
          </w:rPr>
          <w:fldChar w:fldCharType="begin"/>
        </w:r>
        <w:r w:rsidR="002D7400">
          <w:rPr>
            <w:noProof/>
            <w:webHidden/>
          </w:rPr>
          <w:instrText xml:space="preserve"> PAGEREF _Toc168919615 \h </w:instrText>
        </w:r>
        <w:r w:rsidR="002D7400">
          <w:rPr>
            <w:noProof/>
            <w:webHidden/>
          </w:rPr>
        </w:r>
        <w:r w:rsidR="002D7400">
          <w:rPr>
            <w:noProof/>
            <w:webHidden/>
          </w:rPr>
          <w:fldChar w:fldCharType="separate"/>
        </w:r>
        <w:r w:rsidR="002D7400">
          <w:rPr>
            <w:noProof/>
            <w:webHidden/>
          </w:rPr>
          <w:t>29</w:t>
        </w:r>
        <w:r w:rsidR="002D7400">
          <w:rPr>
            <w:noProof/>
            <w:webHidden/>
          </w:rPr>
          <w:fldChar w:fldCharType="end"/>
        </w:r>
      </w:hyperlink>
    </w:p>
    <w:p w14:paraId="57151BAD" w14:textId="5A70FA72" w:rsidR="002D7400" w:rsidRDefault="001776B6">
      <w:pPr>
        <w:pStyle w:val="Abbildungsverzeichnis"/>
        <w:tabs>
          <w:tab w:val="right" w:leader="dot" w:pos="9515"/>
        </w:tabs>
        <w:rPr>
          <w:rFonts w:asciiTheme="minorHAnsi" w:eastAsiaTheme="minorEastAsia" w:hAnsiTheme="minorHAnsi" w:cstheme="minorBidi"/>
          <w:noProof/>
          <w:szCs w:val="22"/>
        </w:rPr>
      </w:pPr>
      <w:hyperlink w:anchor="_Toc168919616" w:history="1">
        <w:r w:rsidR="002D7400" w:rsidRPr="00C17D10">
          <w:rPr>
            <w:rStyle w:val="Hyperlink"/>
            <w:noProof/>
          </w:rPr>
          <w:t>Abbildung 12: Beispiel PATCH-Operation mit Vergabe SB-Rolle auf einer Dienststelle</w:t>
        </w:r>
        <w:r w:rsidR="002D7400">
          <w:rPr>
            <w:noProof/>
            <w:webHidden/>
          </w:rPr>
          <w:tab/>
        </w:r>
        <w:r w:rsidR="002D7400">
          <w:rPr>
            <w:noProof/>
            <w:webHidden/>
          </w:rPr>
          <w:fldChar w:fldCharType="begin"/>
        </w:r>
        <w:r w:rsidR="002D7400">
          <w:rPr>
            <w:noProof/>
            <w:webHidden/>
          </w:rPr>
          <w:instrText xml:space="preserve"> PAGEREF _Toc168919616 \h </w:instrText>
        </w:r>
        <w:r w:rsidR="002D7400">
          <w:rPr>
            <w:noProof/>
            <w:webHidden/>
          </w:rPr>
        </w:r>
        <w:r w:rsidR="002D7400">
          <w:rPr>
            <w:noProof/>
            <w:webHidden/>
          </w:rPr>
          <w:fldChar w:fldCharType="separate"/>
        </w:r>
        <w:r w:rsidR="002D7400">
          <w:rPr>
            <w:noProof/>
            <w:webHidden/>
          </w:rPr>
          <w:t>31</w:t>
        </w:r>
        <w:r w:rsidR="002D7400">
          <w:rPr>
            <w:noProof/>
            <w:webHidden/>
          </w:rPr>
          <w:fldChar w:fldCharType="end"/>
        </w:r>
      </w:hyperlink>
    </w:p>
    <w:p w14:paraId="5FD3B11C" w14:textId="39E044FA" w:rsidR="002D7400" w:rsidRDefault="001776B6">
      <w:pPr>
        <w:pStyle w:val="Abbildungsverzeichnis"/>
        <w:tabs>
          <w:tab w:val="right" w:leader="dot" w:pos="9515"/>
        </w:tabs>
        <w:rPr>
          <w:rFonts w:asciiTheme="minorHAnsi" w:eastAsiaTheme="minorEastAsia" w:hAnsiTheme="minorHAnsi" w:cstheme="minorBidi"/>
          <w:noProof/>
          <w:szCs w:val="22"/>
        </w:rPr>
      </w:pPr>
      <w:hyperlink w:anchor="_Toc168919617" w:history="1">
        <w:r w:rsidR="002D7400" w:rsidRPr="00C17D10">
          <w:rPr>
            <w:rStyle w:val="Hyperlink"/>
            <w:noProof/>
          </w:rPr>
          <w:t>Abbildung 13: Technische Komponentenübersicht</w:t>
        </w:r>
        <w:r w:rsidR="002D7400">
          <w:rPr>
            <w:noProof/>
            <w:webHidden/>
          </w:rPr>
          <w:tab/>
        </w:r>
        <w:r w:rsidR="002D7400">
          <w:rPr>
            <w:noProof/>
            <w:webHidden/>
          </w:rPr>
          <w:fldChar w:fldCharType="begin"/>
        </w:r>
        <w:r w:rsidR="002D7400">
          <w:rPr>
            <w:noProof/>
            <w:webHidden/>
          </w:rPr>
          <w:instrText xml:space="preserve"> PAGEREF _Toc168919617 \h </w:instrText>
        </w:r>
        <w:r w:rsidR="002D7400">
          <w:rPr>
            <w:noProof/>
            <w:webHidden/>
          </w:rPr>
        </w:r>
        <w:r w:rsidR="002D7400">
          <w:rPr>
            <w:noProof/>
            <w:webHidden/>
          </w:rPr>
          <w:fldChar w:fldCharType="separate"/>
        </w:r>
        <w:r w:rsidR="002D7400">
          <w:rPr>
            <w:noProof/>
            <w:webHidden/>
          </w:rPr>
          <w:t>51</w:t>
        </w:r>
        <w:r w:rsidR="002D7400">
          <w:rPr>
            <w:noProof/>
            <w:webHidden/>
          </w:rPr>
          <w:fldChar w:fldCharType="end"/>
        </w:r>
      </w:hyperlink>
    </w:p>
    <w:p w14:paraId="573E6346" w14:textId="525B5CE2" w:rsidR="002D7400" w:rsidRDefault="001776B6">
      <w:pPr>
        <w:pStyle w:val="Abbildungsverzeichnis"/>
        <w:tabs>
          <w:tab w:val="right" w:leader="dot" w:pos="9515"/>
        </w:tabs>
        <w:rPr>
          <w:rFonts w:asciiTheme="minorHAnsi" w:eastAsiaTheme="minorEastAsia" w:hAnsiTheme="minorHAnsi" w:cstheme="minorBidi"/>
          <w:noProof/>
          <w:szCs w:val="22"/>
        </w:rPr>
      </w:pPr>
      <w:hyperlink w:anchor="_Toc168919618" w:history="1">
        <w:r w:rsidR="002D7400" w:rsidRPr="00C17D10">
          <w:rPr>
            <w:rStyle w:val="Hyperlink"/>
            <w:noProof/>
          </w:rPr>
          <w:t>Abbildung 14: Kurzbeschreibung der Umsetzungskomponenten</w:t>
        </w:r>
        <w:r w:rsidR="002D7400">
          <w:rPr>
            <w:noProof/>
            <w:webHidden/>
          </w:rPr>
          <w:tab/>
        </w:r>
        <w:r w:rsidR="002D7400">
          <w:rPr>
            <w:noProof/>
            <w:webHidden/>
          </w:rPr>
          <w:fldChar w:fldCharType="begin"/>
        </w:r>
        <w:r w:rsidR="002D7400">
          <w:rPr>
            <w:noProof/>
            <w:webHidden/>
          </w:rPr>
          <w:instrText xml:space="preserve"> PAGEREF _Toc168919618 \h </w:instrText>
        </w:r>
        <w:r w:rsidR="002D7400">
          <w:rPr>
            <w:noProof/>
            <w:webHidden/>
          </w:rPr>
        </w:r>
        <w:r w:rsidR="002D7400">
          <w:rPr>
            <w:noProof/>
            <w:webHidden/>
          </w:rPr>
          <w:fldChar w:fldCharType="separate"/>
        </w:r>
        <w:r w:rsidR="002D7400">
          <w:rPr>
            <w:noProof/>
            <w:webHidden/>
          </w:rPr>
          <w:t>53</w:t>
        </w:r>
        <w:r w:rsidR="002D7400">
          <w:rPr>
            <w:noProof/>
            <w:webHidden/>
          </w:rPr>
          <w:fldChar w:fldCharType="end"/>
        </w:r>
      </w:hyperlink>
    </w:p>
    <w:p w14:paraId="0F73680C" w14:textId="6A6CCACF" w:rsidR="002D7400" w:rsidRDefault="001776B6">
      <w:pPr>
        <w:pStyle w:val="Abbildungsverzeichnis"/>
        <w:tabs>
          <w:tab w:val="right" w:leader="dot" w:pos="9515"/>
        </w:tabs>
        <w:rPr>
          <w:rFonts w:asciiTheme="minorHAnsi" w:eastAsiaTheme="minorEastAsia" w:hAnsiTheme="minorHAnsi" w:cstheme="minorBidi"/>
          <w:noProof/>
          <w:szCs w:val="22"/>
        </w:rPr>
      </w:pPr>
      <w:hyperlink w:anchor="_Toc168919619" w:history="1">
        <w:r w:rsidR="002D7400" w:rsidRPr="00C17D10">
          <w:rPr>
            <w:rStyle w:val="Hyperlink"/>
            <w:noProof/>
          </w:rPr>
          <w:t>Abbildung 15: Übersicht neues Fachobjekt IAMNachricht</w:t>
        </w:r>
        <w:r w:rsidR="002D7400">
          <w:rPr>
            <w:noProof/>
            <w:webHidden/>
          </w:rPr>
          <w:tab/>
        </w:r>
        <w:r w:rsidR="002D7400">
          <w:rPr>
            <w:noProof/>
            <w:webHidden/>
          </w:rPr>
          <w:fldChar w:fldCharType="begin"/>
        </w:r>
        <w:r w:rsidR="002D7400">
          <w:rPr>
            <w:noProof/>
            <w:webHidden/>
          </w:rPr>
          <w:instrText xml:space="preserve"> PAGEREF _Toc168919619 \h </w:instrText>
        </w:r>
        <w:r w:rsidR="002D7400">
          <w:rPr>
            <w:noProof/>
            <w:webHidden/>
          </w:rPr>
        </w:r>
        <w:r w:rsidR="002D7400">
          <w:rPr>
            <w:noProof/>
            <w:webHidden/>
          </w:rPr>
          <w:fldChar w:fldCharType="separate"/>
        </w:r>
        <w:r w:rsidR="002D7400">
          <w:rPr>
            <w:noProof/>
            <w:webHidden/>
          </w:rPr>
          <w:t>54</w:t>
        </w:r>
        <w:r w:rsidR="002D7400">
          <w:rPr>
            <w:noProof/>
            <w:webHidden/>
          </w:rPr>
          <w:fldChar w:fldCharType="end"/>
        </w:r>
      </w:hyperlink>
    </w:p>
    <w:p w14:paraId="596B5240" w14:textId="0226F5B3" w:rsidR="002D7400" w:rsidRDefault="001776B6">
      <w:pPr>
        <w:pStyle w:val="Abbildungsverzeichnis"/>
        <w:tabs>
          <w:tab w:val="right" w:leader="dot" w:pos="9515"/>
        </w:tabs>
        <w:rPr>
          <w:rFonts w:asciiTheme="minorHAnsi" w:eastAsiaTheme="minorEastAsia" w:hAnsiTheme="minorHAnsi" w:cstheme="minorBidi"/>
          <w:noProof/>
          <w:szCs w:val="22"/>
        </w:rPr>
      </w:pPr>
      <w:hyperlink w:anchor="_Toc168919620" w:history="1">
        <w:r w:rsidR="002D7400" w:rsidRPr="00C17D10">
          <w:rPr>
            <w:rStyle w:val="Hyperlink"/>
            <w:noProof/>
          </w:rPr>
          <w:t>Abbildung 16: Gegenüberstellung SCIMv2-Endpunkte, Anforderungen und Umsetzung</w:t>
        </w:r>
        <w:r w:rsidR="002D7400">
          <w:rPr>
            <w:noProof/>
            <w:webHidden/>
          </w:rPr>
          <w:tab/>
        </w:r>
        <w:r w:rsidR="002D7400">
          <w:rPr>
            <w:noProof/>
            <w:webHidden/>
          </w:rPr>
          <w:fldChar w:fldCharType="begin"/>
        </w:r>
        <w:r w:rsidR="002D7400">
          <w:rPr>
            <w:noProof/>
            <w:webHidden/>
          </w:rPr>
          <w:instrText xml:space="preserve"> PAGEREF _Toc168919620 \h </w:instrText>
        </w:r>
        <w:r w:rsidR="002D7400">
          <w:rPr>
            <w:noProof/>
            <w:webHidden/>
          </w:rPr>
        </w:r>
        <w:r w:rsidR="002D7400">
          <w:rPr>
            <w:noProof/>
            <w:webHidden/>
          </w:rPr>
          <w:fldChar w:fldCharType="separate"/>
        </w:r>
        <w:r w:rsidR="002D7400">
          <w:rPr>
            <w:noProof/>
            <w:webHidden/>
          </w:rPr>
          <w:t>56</w:t>
        </w:r>
        <w:r w:rsidR="002D7400">
          <w:rPr>
            <w:noProof/>
            <w:webHidden/>
          </w:rPr>
          <w:fldChar w:fldCharType="end"/>
        </w:r>
      </w:hyperlink>
    </w:p>
    <w:p w14:paraId="053F3C71" w14:textId="5FEAA613" w:rsidR="002D7400" w:rsidRDefault="001776B6">
      <w:pPr>
        <w:pStyle w:val="Abbildungsverzeichnis"/>
        <w:tabs>
          <w:tab w:val="right" w:leader="dot" w:pos="9515"/>
        </w:tabs>
        <w:rPr>
          <w:rFonts w:asciiTheme="minorHAnsi" w:eastAsiaTheme="minorEastAsia" w:hAnsiTheme="minorHAnsi" w:cstheme="minorBidi"/>
          <w:noProof/>
          <w:szCs w:val="22"/>
        </w:rPr>
      </w:pPr>
      <w:hyperlink w:anchor="_Toc168919621" w:history="1">
        <w:r w:rsidR="002D7400" w:rsidRPr="00C17D10">
          <w:rPr>
            <w:rStyle w:val="Hyperlink"/>
            <w:noProof/>
          </w:rPr>
          <w:t>Abbildung 17: Neue Konfigurationswerte für Anwenderverwaltung</w:t>
        </w:r>
        <w:r w:rsidR="002D7400">
          <w:rPr>
            <w:noProof/>
            <w:webHidden/>
          </w:rPr>
          <w:tab/>
        </w:r>
        <w:r w:rsidR="002D7400">
          <w:rPr>
            <w:noProof/>
            <w:webHidden/>
          </w:rPr>
          <w:fldChar w:fldCharType="begin"/>
        </w:r>
        <w:r w:rsidR="002D7400">
          <w:rPr>
            <w:noProof/>
            <w:webHidden/>
          </w:rPr>
          <w:instrText xml:space="preserve"> PAGEREF _Toc168919621 \h </w:instrText>
        </w:r>
        <w:r w:rsidR="002D7400">
          <w:rPr>
            <w:noProof/>
            <w:webHidden/>
          </w:rPr>
        </w:r>
        <w:r w:rsidR="002D7400">
          <w:rPr>
            <w:noProof/>
            <w:webHidden/>
          </w:rPr>
          <w:fldChar w:fldCharType="separate"/>
        </w:r>
        <w:r w:rsidR="002D7400">
          <w:rPr>
            <w:noProof/>
            <w:webHidden/>
          </w:rPr>
          <w:t>58</w:t>
        </w:r>
        <w:r w:rsidR="002D7400">
          <w:rPr>
            <w:noProof/>
            <w:webHidden/>
          </w:rPr>
          <w:fldChar w:fldCharType="end"/>
        </w:r>
      </w:hyperlink>
    </w:p>
    <w:p w14:paraId="65FE70B3" w14:textId="422BC184" w:rsidR="002D7400" w:rsidRDefault="001776B6">
      <w:pPr>
        <w:pStyle w:val="Abbildungsverzeichnis"/>
        <w:tabs>
          <w:tab w:val="right" w:leader="dot" w:pos="9515"/>
        </w:tabs>
        <w:rPr>
          <w:rFonts w:asciiTheme="minorHAnsi" w:eastAsiaTheme="minorEastAsia" w:hAnsiTheme="minorHAnsi" w:cstheme="minorBidi"/>
          <w:noProof/>
          <w:szCs w:val="22"/>
        </w:rPr>
      </w:pPr>
      <w:hyperlink w:anchor="_Toc168919622" w:history="1">
        <w:r w:rsidR="002D7400" w:rsidRPr="00C17D10">
          <w:rPr>
            <w:rStyle w:val="Hyperlink"/>
            <w:noProof/>
          </w:rPr>
          <w:t>Abbildung 18: Neue Konfigurationswerte für @rtus-Admin</w:t>
        </w:r>
        <w:r w:rsidR="002D7400">
          <w:rPr>
            <w:noProof/>
            <w:webHidden/>
          </w:rPr>
          <w:tab/>
        </w:r>
        <w:r w:rsidR="002D7400">
          <w:rPr>
            <w:noProof/>
            <w:webHidden/>
          </w:rPr>
          <w:fldChar w:fldCharType="begin"/>
        </w:r>
        <w:r w:rsidR="002D7400">
          <w:rPr>
            <w:noProof/>
            <w:webHidden/>
          </w:rPr>
          <w:instrText xml:space="preserve"> PAGEREF _Toc168919622 \h </w:instrText>
        </w:r>
        <w:r w:rsidR="002D7400">
          <w:rPr>
            <w:noProof/>
            <w:webHidden/>
          </w:rPr>
        </w:r>
        <w:r w:rsidR="002D7400">
          <w:rPr>
            <w:noProof/>
            <w:webHidden/>
          </w:rPr>
          <w:fldChar w:fldCharType="separate"/>
        </w:r>
        <w:r w:rsidR="002D7400">
          <w:rPr>
            <w:noProof/>
            <w:webHidden/>
          </w:rPr>
          <w:t>59</w:t>
        </w:r>
        <w:r w:rsidR="002D7400">
          <w:rPr>
            <w:noProof/>
            <w:webHidden/>
          </w:rPr>
          <w:fldChar w:fldCharType="end"/>
        </w:r>
      </w:hyperlink>
    </w:p>
    <w:p w14:paraId="3BE1B8F4" w14:textId="36C8CC3B" w:rsidR="00947AC8" w:rsidRPr="00EF4A2E" w:rsidRDefault="002952B9">
      <w:pPr>
        <w:overflowPunct/>
        <w:autoSpaceDE/>
        <w:autoSpaceDN/>
        <w:adjustRightInd/>
        <w:spacing w:before="0" w:after="0"/>
        <w:jc w:val="left"/>
        <w:textAlignment w:val="auto"/>
        <w:rPr>
          <w:rFonts w:asciiTheme="minorHAnsi" w:hAnsiTheme="minorHAnsi" w:cstheme="minorHAnsi"/>
          <w:i/>
          <w:iCs/>
          <w:caps/>
          <w:sz w:val="20"/>
          <w:szCs w:val="24"/>
        </w:rPr>
      </w:pPr>
      <w:r w:rsidRPr="002952B9">
        <w:rPr>
          <w:rFonts w:asciiTheme="majorHAnsi" w:hAnsiTheme="majorHAnsi" w:cstheme="minorHAnsi"/>
          <w:i/>
          <w:iCs/>
          <w:caps/>
          <w:sz w:val="20"/>
          <w:szCs w:val="24"/>
        </w:rPr>
        <w:fldChar w:fldCharType="end"/>
      </w:r>
      <w:r w:rsidR="00947AC8" w:rsidRPr="00EF4A2E">
        <w:rPr>
          <w:rFonts w:asciiTheme="minorHAnsi" w:hAnsiTheme="minorHAnsi" w:cstheme="minorHAnsi"/>
          <w:i/>
          <w:iCs/>
          <w:caps/>
          <w:sz w:val="20"/>
          <w:szCs w:val="24"/>
        </w:rPr>
        <w:br w:type="page"/>
      </w:r>
    </w:p>
    <w:p w14:paraId="5D81415B" w14:textId="77777777" w:rsidR="00BB71EA" w:rsidRPr="00EF4A2E" w:rsidRDefault="00C21C60" w:rsidP="00F223A5">
      <w:pPr>
        <w:pStyle w:val="berschrift1"/>
        <w:numPr>
          <w:ilvl w:val="0"/>
          <w:numId w:val="11"/>
        </w:numPr>
        <w:pBdr>
          <w:top w:val="single" w:sz="4" w:space="1" w:color="auto" w:shadow="1"/>
          <w:left w:val="single" w:sz="4" w:space="4" w:color="auto" w:shadow="1"/>
          <w:bottom w:val="single" w:sz="4" w:space="1" w:color="auto" w:shadow="1"/>
          <w:right w:val="single" w:sz="4" w:space="4" w:color="auto" w:shadow="1"/>
        </w:pBdr>
        <w:shd w:val="clear" w:color="auto" w:fill="1F4A7F"/>
        <w:rPr>
          <w:rFonts w:asciiTheme="minorHAnsi" w:hAnsiTheme="minorHAnsi" w:cstheme="minorHAnsi"/>
          <w:color w:val="FFFFFF" w:themeColor="background1"/>
        </w:rPr>
      </w:pPr>
      <w:bookmarkStart w:id="4" w:name="_Toc168919234"/>
      <w:bookmarkEnd w:id="3"/>
      <w:r w:rsidRPr="00EF4A2E">
        <w:rPr>
          <w:rFonts w:asciiTheme="minorHAnsi" w:hAnsiTheme="minorHAnsi" w:cstheme="minorHAnsi"/>
          <w:color w:val="FFFFFF" w:themeColor="background1"/>
        </w:rPr>
        <w:lastRenderedPageBreak/>
        <w:t>Problembeschreibung</w:t>
      </w:r>
      <w:bookmarkEnd w:id="4"/>
    </w:p>
    <w:p w14:paraId="116979C7" w14:textId="7A93F786" w:rsidR="00FC044E" w:rsidRDefault="00FC044E" w:rsidP="00FE6357">
      <w:pPr>
        <w:pStyle w:val="berschrift2"/>
        <w:keepLines/>
        <w:numPr>
          <w:ilvl w:val="1"/>
          <w:numId w:val="11"/>
        </w:numPr>
        <w:pBdr>
          <w:bottom w:val="single" w:sz="4" w:space="1" w:color="auto"/>
        </w:pBdr>
        <w:spacing w:line="240" w:lineRule="auto"/>
        <w:rPr>
          <w:rStyle w:val="IntensiveHervorhebung"/>
          <w:rFonts w:asciiTheme="minorHAnsi" w:hAnsiTheme="minorHAnsi" w:cstheme="minorHAnsi"/>
        </w:rPr>
      </w:pPr>
      <w:bookmarkStart w:id="5" w:name="_Toc168919235"/>
      <w:commentRangeStart w:id="6"/>
      <w:r>
        <w:rPr>
          <w:rStyle w:val="IntensiveHervorhebung"/>
          <w:rFonts w:asciiTheme="minorHAnsi" w:hAnsiTheme="minorHAnsi" w:cstheme="minorHAnsi"/>
        </w:rPr>
        <w:t>Vorwort</w:t>
      </w:r>
      <w:commentRangeEnd w:id="6"/>
      <w:r w:rsidR="00C01F3D">
        <w:rPr>
          <w:rStyle w:val="Kommentarzeichen"/>
          <w:b w:val="0"/>
        </w:rPr>
        <w:commentReference w:id="6"/>
      </w:r>
      <w:bookmarkEnd w:id="5"/>
    </w:p>
    <w:p w14:paraId="736244AC" w14:textId="77777777" w:rsidR="00261AD4" w:rsidRDefault="00261AD4" w:rsidP="00261AD4">
      <w:pPr>
        <w:rPr>
          <w:ins w:id="7" w:author="Rüth, Jan" w:date="2024-06-10T12:40:00Z"/>
        </w:rPr>
      </w:pPr>
      <w:ins w:id="8" w:author="Rüth, Jan" w:date="2024-06-10T12:40:00Z">
        <w:r>
          <w:t>Dieses Dokument beschreibt die fachlichen und die zentralen technischen Anforderungen für den CR IAM Stufe 2 Provisionierung (siehe Anlage A7). Es beschreibt die Umsetzung und legt damit auch die fachlichen Geschäftsprozesse für die externe Provisionierung von Anwendern, Dienststellen und Benutzerrechten durch das Identity- &amp; Access-Management (IAM) von P20 fest.</w:t>
        </w:r>
      </w:ins>
    </w:p>
    <w:p w14:paraId="1BF16689" w14:textId="77777777" w:rsidR="00261AD4" w:rsidRDefault="00261AD4" w:rsidP="00261AD4">
      <w:pPr>
        <w:rPr>
          <w:ins w:id="9" w:author="Rüth, Jan" w:date="2024-06-10T12:40:00Z"/>
        </w:rPr>
      </w:pPr>
    </w:p>
    <w:p w14:paraId="4E2AAE46" w14:textId="77777777" w:rsidR="00261AD4" w:rsidRDefault="00261AD4" w:rsidP="00261AD4">
      <w:pPr>
        <w:rPr>
          <w:ins w:id="10" w:author="Rüth, Jan" w:date="2024-06-10T12:40:00Z"/>
        </w:rPr>
      </w:pPr>
      <w:ins w:id="11" w:author="Rüth, Jan" w:date="2024-06-10T12:40:00Z">
        <w:r>
          <w:t>Die nachfolgenden Sachverhalte, Themenkomplexe und Begriffe haben teilweise eine hohe Komplexität. Aus Gründen der leichteren Lesbarkeit wird in dieses Dokument die „gewohnte“ männliche Sprachform bei personenbezogenen Substantiven und Pronomen verwendet. Dies impliziert jedoch keine Benachteiligung des weiblichen Geschlechts oder intergeschlechtlicher Personen, sondern soll im Sinne der sprachlichen Vereinfachung als geschlechtsneutral zu verstehen sein.</w:t>
        </w:r>
      </w:ins>
    </w:p>
    <w:p w14:paraId="7E99CF95" w14:textId="275A4C37" w:rsidR="00E80F3D" w:rsidDel="00261AD4" w:rsidRDefault="00FC044E" w:rsidP="00261AD4">
      <w:pPr>
        <w:rPr>
          <w:del w:id="12" w:author="Rüth, Jan" w:date="2024-06-10T12:40:00Z"/>
        </w:rPr>
      </w:pPr>
      <w:del w:id="13" w:author="Rüth, Jan" w:date="2024-06-10T12:40:00Z">
        <w:r w:rsidDel="00261AD4">
          <w:delText>Dieses Dokument ist ein Grobkonzept, welches die Anforderungen und mögliche</w:delText>
        </w:r>
        <w:r w:rsidR="00FC68E0" w:rsidDel="00261AD4">
          <w:delText>n</w:delText>
        </w:r>
        <w:r w:rsidDel="00261AD4">
          <w:delText xml:space="preserve"> Lösungsansätze</w:delText>
        </w:r>
        <w:r w:rsidR="009B60A9" w:rsidDel="00261AD4">
          <w:delText xml:space="preserve"> darstellt</w:delText>
        </w:r>
        <w:r w:rsidDel="00261AD4">
          <w:delText xml:space="preserve">. </w:delText>
        </w:r>
        <w:r w:rsidR="009B60A9" w:rsidDel="00261AD4">
          <w:delText>I</w:delText>
        </w:r>
        <w:r w:rsidR="00E80F3D" w:rsidDel="00261AD4">
          <w:delText xml:space="preserve">n einigen Abschnitten </w:delText>
        </w:r>
        <w:r w:rsidR="009B60A9" w:rsidDel="00261AD4">
          <w:delText xml:space="preserve">werden auch </w:delText>
        </w:r>
        <w:r w:rsidR="00E80F3D" w:rsidDel="00261AD4">
          <w:delText xml:space="preserve">mehrere alternative Lösungsvorschläge gemacht, welche dann </w:delText>
        </w:r>
        <w:r w:rsidR="00FC68E0" w:rsidDel="00261AD4">
          <w:delText xml:space="preserve">im </w:delText>
        </w:r>
        <w:r w:rsidR="009B60A9" w:rsidDel="00261AD4">
          <w:delText xml:space="preserve">weiteren Austausch </w:delText>
        </w:r>
        <w:r w:rsidR="00E80F3D" w:rsidDel="00261AD4">
          <w:delText xml:space="preserve">bewertet, ausgewählt und ggf. weiter ausgearbeitet werden müssen. </w:delText>
        </w:r>
      </w:del>
    </w:p>
    <w:p w14:paraId="2F0102B0" w14:textId="14D96772" w:rsidR="00FC044E" w:rsidDel="00261AD4" w:rsidRDefault="009B60A9" w:rsidP="00FC044E">
      <w:pPr>
        <w:rPr>
          <w:del w:id="14" w:author="Rüth, Jan" w:date="2024-06-10T12:40:00Z"/>
        </w:rPr>
      </w:pPr>
      <w:del w:id="15" w:author="Rüth, Jan" w:date="2024-06-10T12:40:00Z">
        <w:r w:rsidDel="00261AD4">
          <w:delText xml:space="preserve">Dieses Dokument </w:delText>
        </w:r>
        <w:r w:rsidR="00FC044E" w:rsidDel="00261AD4">
          <w:delText xml:space="preserve">ist somit noch kein </w:delText>
        </w:r>
        <w:r w:rsidR="00813EEC" w:rsidDel="00261AD4">
          <w:delText xml:space="preserve">fertiges </w:delText>
        </w:r>
        <w:r w:rsidR="00FC044E" w:rsidDel="00261AD4">
          <w:delText xml:space="preserve">Fachkonzept, welches sich </w:delText>
        </w:r>
        <w:r w:rsidDel="00261AD4">
          <w:delText xml:space="preserve">bereits </w:delText>
        </w:r>
        <w:r w:rsidR="00FC044E" w:rsidDel="00261AD4">
          <w:delText xml:space="preserve">zur Umsetzung eignet. Dieses kann sich aber daraus entwickeln. </w:delText>
        </w:r>
      </w:del>
    </w:p>
    <w:p w14:paraId="42B51C4C" w14:textId="092ED318" w:rsidR="00FE6357" w:rsidRDefault="00425323" w:rsidP="00FE6357">
      <w:pPr>
        <w:pStyle w:val="berschrift2"/>
        <w:keepLines/>
        <w:numPr>
          <w:ilvl w:val="1"/>
          <w:numId w:val="11"/>
        </w:numPr>
        <w:pBdr>
          <w:bottom w:val="single" w:sz="4" w:space="1" w:color="auto"/>
        </w:pBdr>
        <w:spacing w:line="240" w:lineRule="auto"/>
        <w:rPr>
          <w:rStyle w:val="IntensiveHervorhebung"/>
          <w:rFonts w:asciiTheme="minorHAnsi" w:hAnsiTheme="minorHAnsi" w:cstheme="minorHAnsi"/>
        </w:rPr>
      </w:pPr>
      <w:bookmarkStart w:id="16" w:name="_Toc168919236"/>
      <w:r>
        <w:rPr>
          <w:rStyle w:val="IntensiveHervorhebung"/>
          <w:rFonts w:asciiTheme="minorHAnsi" w:hAnsiTheme="minorHAnsi" w:cstheme="minorHAnsi"/>
        </w:rPr>
        <w:t xml:space="preserve">Einleitung und </w:t>
      </w:r>
      <w:r w:rsidR="00FE6357">
        <w:rPr>
          <w:rStyle w:val="IntensiveHervorhebung"/>
          <w:rFonts w:asciiTheme="minorHAnsi" w:hAnsiTheme="minorHAnsi" w:cstheme="minorHAnsi"/>
        </w:rPr>
        <w:t>Problem</w:t>
      </w:r>
      <w:r w:rsidR="009B60A9">
        <w:rPr>
          <w:rStyle w:val="IntensiveHervorhebung"/>
          <w:rFonts w:asciiTheme="minorHAnsi" w:hAnsiTheme="minorHAnsi" w:cstheme="minorHAnsi"/>
        </w:rPr>
        <w:t>stellung</w:t>
      </w:r>
      <w:bookmarkEnd w:id="16"/>
    </w:p>
    <w:p w14:paraId="7B0FEF96" w14:textId="77777777" w:rsidR="00425323" w:rsidRDefault="00425323" w:rsidP="00425323"/>
    <w:p w14:paraId="6464E3E8" w14:textId="034AAAA1" w:rsidR="00425323" w:rsidRDefault="00425323" w:rsidP="00425323">
      <w:r>
        <w:t xml:space="preserve">Dieses Konzept ist die Lösungs- und Umsetzungsbeschreibung für den CR IAM Stufe 2 (siehe Anlage A7). In Jira wird dieses als Initiative mit </w:t>
      </w:r>
      <w:r w:rsidRPr="00425323">
        <w:t>ART-29582</w:t>
      </w:r>
      <w:r>
        <w:t xml:space="preserve"> „</w:t>
      </w:r>
      <w:r w:rsidRPr="00425323">
        <w:t>CR IAM Stufe 2 Provisionierung</w:t>
      </w:r>
      <w:r>
        <w:t xml:space="preserve">“ geführt. </w:t>
      </w:r>
    </w:p>
    <w:p w14:paraId="6280A15A" w14:textId="77777777" w:rsidR="00642CC5" w:rsidRDefault="00642CC5" w:rsidP="00425323"/>
    <w:p w14:paraId="25D1F903" w14:textId="4AF2EE58" w:rsidR="00642CC5" w:rsidRDefault="00642CC5" w:rsidP="00642CC5">
      <w:pPr>
        <w:rPr>
          <w:rFonts w:asciiTheme="minorHAnsi" w:hAnsiTheme="minorHAnsi"/>
        </w:rPr>
      </w:pPr>
      <w:r>
        <w:t>Mit dem CR IAM Stufe 1 haben wir für @</w:t>
      </w:r>
      <w:proofErr w:type="spellStart"/>
      <w:r>
        <w:t>rtus</w:t>
      </w:r>
      <w:proofErr w:type="spellEnd"/>
      <w:r>
        <w:t xml:space="preserve"> die Authentifizierung der Anwender über P20 F-IAM umgesetzt. Als </w:t>
      </w:r>
      <w:proofErr w:type="spellStart"/>
      <w:r>
        <w:t>iVBS</w:t>
      </w:r>
      <w:proofErr w:type="spellEnd"/>
      <w:r>
        <w:t xml:space="preserve"> sind wir aber verpflichtet, nicht nur die Authentifizierung über das P20 F-IAM durchzuführen, sondern auch die gesamte Berechtigung der Anwender in @</w:t>
      </w:r>
      <w:proofErr w:type="spellStart"/>
      <w:r>
        <w:t>rtus</w:t>
      </w:r>
      <w:proofErr w:type="spellEnd"/>
      <w:r>
        <w:t xml:space="preserve"> ausschließlich über das F-IAM durchzuführen. Für SL und RP ist diese Anforderung als Voraussetzung für die Inbetriebnahme von @</w:t>
      </w:r>
      <w:proofErr w:type="spellStart"/>
      <w:r>
        <w:t>rtus</w:t>
      </w:r>
      <w:proofErr w:type="spellEnd"/>
      <w:r>
        <w:t xml:space="preserve"> eingestuft worden. Für HH ist dieses ebenfalls von zentraler Bedeutung, da HH bereits heute eine automatisierte Provisionierung von VBS </w:t>
      </w:r>
      <w:proofErr w:type="spellStart"/>
      <w:r>
        <w:t>Comvor</w:t>
      </w:r>
      <w:proofErr w:type="spellEnd"/>
      <w:r>
        <w:t xml:space="preserve"> durchführt. Allerdings sind perspektivisch alle Bestandsteilnehmer verpflichtet, auf die Provisionierung von F-IAM umzustellen. Aufgrund der hohen Priorität für den Wirkbetrieb von SL und RP, muss das Thema in der 10.x umgesetzt und für einen Wirkbetrieb 01.01.2025 bereitgestellt und deshalb zeitnah konzeptioniert werden.</w:t>
      </w:r>
    </w:p>
    <w:p w14:paraId="28144A0F" w14:textId="3D1BA39F" w:rsidR="005F7080" w:rsidRDefault="005F7080" w:rsidP="00CE27EA"/>
    <w:p w14:paraId="6860D1F1" w14:textId="0D3CD7E7" w:rsidR="005F7080" w:rsidRDefault="00421C6F" w:rsidP="002E4F08">
      <w:r>
        <w:t>Im Zielbild von P20 sollen Fachanwendung</w:t>
      </w:r>
      <w:r w:rsidR="007374D6">
        <w:t>en</w:t>
      </w:r>
      <w:r>
        <w:t xml:space="preserve"> </w:t>
      </w:r>
      <w:r w:rsidR="00481A47">
        <w:t xml:space="preserve">Informationen bezüglich Anwender, Organisationseinheiten, deren Zuordnungsstruktur zueinander sowie die Berechtigungen der Anwender in Bezug auf IT-Anwendungen </w:t>
      </w:r>
      <w:r>
        <w:t xml:space="preserve">aus dem zentralen </w:t>
      </w:r>
      <w:r w:rsidR="009B60A9">
        <w:t>F-</w:t>
      </w:r>
      <w:r>
        <w:t>IAM beziehen</w:t>
      </w:r>
      <w:r w:rsidR="002A63A5">
        <w:t xml:space="preserve"> (A1)</w:t>
      </w:r>
      <w:r>
        <w:t>. Diese</w:t>
      </w:r>
      <w:r w:rsidR="00216459">
        <w:t>r Vorgang</w:t>
      </w:r>
      <w:r>
        <w:t xml:space="preserve"> wird Provisionierung genannt. </w:t>
      </w:r>
      <w:r w:rsidR="00481A47">
        <w:t xml:space="preserve">Diese Informationen der Teilnehmer werden wiederum von den jeweiligen Teilnehmern in das P20 </w:t>
      </w:r>
      <w:r w:rsidR="00D15647">
        <w:t>F-</w:t>
      </w:r>
      <w:r w:rsidR="00481A47">
        <w:t xml:space="preserve">IAM eingepflegt, idealerweise vollautomatisiert über die jeweiligen Teilnehmer </w:t>
      </w:r>
      <w:proofErr w:type="spellStart"/>
      <w:r w:rsidR="00481A47">
        <w:t>IAM’s</w:t>
      </w:r>
      <w:proofErr w:type="spellEnd"/>
      <w:r w:rsidR="00481A47">
        <w:t xml:space="preserve"> bzw. deren teilnehmerspezifische </w:t>
      </w:r>
      <w:r w:rsidR="00D15647">
        <w:t>Ben</w:t>
      </w:r>
      <w:r w:rsidR="00481A47">
        <w:t xml:space="preserve">utzerverwaltungen. Wie dieses </w:t>
      </w:r>
      <w:r w:rsidR="009B60A9">
        <w:t>k</w:t>
      </w:r>
      <w:r w:rsidR="00481A47">
        <w:t xml:space="preserve">onkret umgesetzt wird, spielt für das </w:t>
      </w:r>
      <w:proofErr w:type="spellStart"/>
      <w:r w:rsidR="00481A47">
        <w:t>iVBS</w:t>
      </w:r>
      <w:proofErr w:type="spellEnd"/>
      <w:r w:rsidR="00481A47">
        <w:t xml:space="preserve"> als Fachverfahren keine Rolle.</w:t>
      </w:r>
    </w:p>
    <w:p w14:paraId="45263C51" w14:textId="66E4D03B" w:rsidR="00B404AE" w:rsidRDefault="00B404AE" w:rsidP="00CE27EA"/>
    <w:p w14:paraId="0B4AC442" w14:textId="44F8DE52" w:rsidR="0072030D" w:rsidRDefault="00E65E0A" w:rsidP="00CE27EA">
      <w:r>
        <w:t>@</w:t>
      </w:r>
      <w:proofErr w:type="spellStart"/>
      <w:r>
        <w:t>rtus</w:t>
      </w:r>
      <w:proofErr w:type="spellEnd"/>
      <w:r>
        <w:t xml:space="preserve"> </w:t>
      </w:r>
      <w:r w:rsidR="009B60A9">
        <w:t xml:space="preserve">verfügt nach heutigem Sachstand </w:t>
      </w:r>
      <w:r>
        <w:t xml:space="preserve">über eine reine interne Benutzerverwaltung. Zur Authentifizierung der Anwender ist in der Regel ein Verzeichnisdienst </w:t>
      </w:r>
      <w:r w:rsidR="001311B0">
        <w:t xml:space="preserve">(konkret ein </w:t>
      </w:r>
      <w:proofErr w:type="spellStart"/>
      <w:r w:rsidR="001311B0">
        <w:t>Active</w:t>
      </w:r>
      <w:proofErr w:type="spellEnd"/>
      <w:r w:rsidR="001311B0">
        <w:t xml:space="preserve"> Directory (</w:t>
      </w:r>
      <w:r>
        <w:t>AD</w:t>
      </w:r>
      <w:r w:rsidR="001311B0">
        <w:t>))</w:t>
      </w:r>
      <w:r>
        <w:t xml:space="preserve"> angebunden. </w:t>
      </w:r>
      <w:r w:rsidR="0072030D">
        <w:t xml:space="preserve">Durch den CR IAM wurde dieses um eine Authentifizierung über </w:t>
      </w:r>
      <w:r w:rsidR="001311B0">
        <w:t>F-</w:t>
      </w:r>
      <w:r w:rsidR="0072030D">
        <w:t xml:space="preserve">IAM erweitert, ohne an der internen Benutzerverwaltung etwas zu verändern. </w:t>
      </w:r>
    </w:p>
    <w:p w14:paraId="364BBA10" w14:textId="77777777" w:rsidR="001311B0" w:rsidRDefault="00E65E0A" w:rsidP="00CE27EA">
      <w:r>
        <w:t>Die Benutzer</w:t>
      </w:r>
      <w:r w:rsidR="00482902">
        <w:t>grund</w:t>
      </w:r>
      <w:r>
        <w:t xml:space="preserve">daten werden </w:t>
      </w:r>
      <w:r w:rsidR="0072030D">
        <w:t xml:space="preserve">bei der derzeitigen Benutzerverwaltung </w:t>
      </w:r>
      <w:r>
        <w:t>nur einmalig bei der Anlage eines neuen Anwenders</w:t>
      </w:r>
      <w:r w:rsidR="0072030D">
        <w:t xml:space="preserve"> aus den Verzeichnisdienst (AD oder </w:t>
      </w:r>
      <w:proofErr w:type="spellStart"/>
      <w:r w:rsidR="0072030D">
        <w:t>Generic</w:t>
      </w:r>
      <w:proofErr w:type="spellEnd"/>
      <w:r w:rsidR="0072030D">
        <w:t>-LDAP)</w:t>
      </w:r>
      <w:r>
        <w:t xml:space="preserve"> übernommen. </w:t>
      </w:r>
      <w:r w:rsidR="00C676C9">
        <w:lastRenderedPageBreak/>
        <w:t>Eine weitere Pflege der Anwender</w:t>
      </w:r>
      <w:r w:rsidR="009B60A9">
        <w:t>daten</w:t>
      </w:r>
      <w:r w:rsidR="00C676C9">
        <w:t xml:space="preserve"> sowie </w:t>
      </w:r>
      <w:r w:rsidR="0072030D">
        <w:t>deren</w:t>
      </w:r>
      <w:r>
        <w:t xml:space="preserve"> </w:t>
      </w:r>
      <w:r w:rsidR="000615E4">
        <w:t>Berechtigung</w:t>
      </w:r>
      <w:r>
        <w:t xml:space="preserve"> </w:t>
      </w:r>
      <w:r w:rsidR="0072030D">
        <w:t xml:space="preserve">oder </w:t>
      </w:r>
      <w:r w:rsidR="00334AA0">
        <w:t>Dienststellenzugehörigkeit findet</w:t>
      </w:r>
      <w:r>
        <w:t xml:space="preserve"> nur in @</w:t>
      </w:r>
      <w:proofErr w:type="spellStart"/>
      <w:r>
        <w:t>rtus</w:t>
      </w:r>
      <w:proofErr w:type="spellEnd"/>
      <w:r>
        <w:t xml:space="preserve"> statt. </w:t>
      </w:r>
      <w:r w:rsidR="00C676C9">
        <w:t>Diese erfolgt</w:t>
      </w:r>
      <w:r w:rsidR="00482902">
        <w:t xml:space="preserve"> </w:t>
      </w:r>
      <w:r w:rsidR="00D87716">
        <w:t xml:space="preserve">entweder </w:t>
      </w:r>
      <w:r w:rsidR="00482902">
        <w:t>dezentral über die Dienststellenverwaltung im VBS oder zentral über @</w:t>
      </w:r>
      <w:proofErr w:type="spellStart"/>
      <w:r w:rsidR="00482902">
        <w:t>rtus</w:t>
      </w:r>
      <w:proofErr w:type="spellEnd"/>
      <w:r w:rsidR="00482902">
        <w:t xml:space="preserve">-Admin </w:t>
      </w:r>
      <w:r w:rsidR="00C676C9">
        <w:t>durch die</w:t>
      </w:r>
      <w:r w:rsidR="00482902">
        <w:t xml:space="preserve"> @</w:t>
      </w:r>
      <w:proofErr w:type="spellStart"/>
      <w:r w:rsidR="00482902">
        <w:t>rtus</w:t>
      </w:r>
      <w:proofErr w:type="spellEnd"/>
      <w:r w:rsidR="00482902">
        <w:t>-Fachdienststelle.</w:t>
      </w:r>
      <w:r w:rsidR="00C676C9">
        <w:t xml:space="preserve"> </w:t>
      </w:r>
    </w:p>
    <w:p w14:paraId="3ED2B6B0" w14:textId="6E236502" w:rsidR="00482902" w:rsidRDefault="005A6124" w:rsidP="00CE27EA">
      <w:r>
        <w:t>@</w:t>
      </w:r>
      <w:proofErr w:type="spellStart"/>
      <w:r>
        <w:t>rtus</w:t>
      </w:r>
      <w:proofErr w:type="spellEnd"/>
      <w:r>
        <w:t xml:space="preserve"> bietet zusätzlich eine eigene Webservice-Schnittstelle für eine externe Benutzerverwaltung an, bei der sich die wesentlichen Funktionen zur Anlage und Berechtigung von Anwendern programmatisch durchführen lassen.</w:t>
      </w:r>
      <w:r w:rsidR="00C676C9">
        <w:t xml:space="preserve"> Diese wird durch die zentrale Berechtigungsverwaltung der BPOL </w:t>
      </w:r>
      <w:r w:rsidR="0091330F">
        <w:t xml:space="preserve">und ST </w:t>
      </w:r>
      <w:r w:rsidR="00C676C9">
        <w:t>genutzt.</w:t>
      </w:r>
      <w:r w:rsidR="000C0C16">
        <w:t xml:space="preserve"> Diese Nutzungsart der externen Benutzerverwaltung entspricht grundsätzlich bereits der Anforderung einer externen Provisionierung.</w:t>
      </w:r>
    </w:p>
    <w:p w14:paraId="6FA1C3C3" w14:textId="255F2526" w:rsidR="001311B0" w:rsidRDefault="00E65E0A" w:rsidP="00EC780C">
      <w:r>
        <w:t>Auch die Organisationseinheiten (Dienststellen) werden innerhalb von @</w:t>
      </w:r>
      <w:proofErr w:type="spellStart"/>
      <w:r>
        <w:t>rtus</w:t>
      </w:r>
      <w:proofErr w:type="spellEnd"/>
      <w:r>
        <w:t xml:space="preserve"> über @</w:t>
      </w:r>
      <w:proofErr w:type="spellStart"/>
      <w:r>
        <w:t>rtus</w:t>
      </w:r>
      <w:proofErr w:type="spellEnd"/>
      <w:r>
        <w:t xml:space="preserve">-Admin verwaltet. </w:t>
      </w:r>
      <w:r w:rsidR="00C676C9">
        <w:t>Die Verwaltung</w:t>
      </w:r>
      <w:r>
        <w:t xml:space="preserve"> stützt sich da vor allem auf den </w:t>
      </w:r>
      <w:r w:rsidR="009E7627">
        <w:t>@</w:t>
      </w:r>
      <w:proofErr w:type="spellStart"/>
      <w:r w:rsidR="009E7627">
        <w:t>rtus</w:t>
      </w:r>
      <w:proofErr w:type="spellEnd"/>
      <w:r w:rsidR="009E7627">
        <w:t>-</w:t>
      </w:r>
      <w:r>
        <w:t>Dienststellenkatalog, der die Dienststellen und deren Struktur insgesamt vorgibt</w:t>
      </w:r>
      <w:r w:rsidR="00D61432">
        <w:t>, die dann über @</w:t>
      </w:r>
      <w:proofErr w:type="spellStart"/>
      <w:r w:rsidR="00D61432">
        <w:t>rtus</w:t>
      </w:r>
      <w:proofErr w:type="spellEnd"/>
      <w:r w:rsidR="00D61432">
        <w:t>-Admin als @</w:t>
      </w:r>
      <w:proofErr w:type="spellStart"/>
      <w:r w:rsidR="00D61432">
        <w:t>rtus</w:t>
      </w:r>
      <w:proofErr w:type="spellEnd"/>
      <w:r w:rsidR="00D61432">
        <w:t>-Dienststelle angelegt und konfiguriert werden kann.</w:t>
      </w:r>
    </w:p>
    <w:p w14:paraId="4E20F2D4" w14:textId="77777777" w:rsidR="00EC780C" w:rsidRDefault="00EC780C" w:rsidP="00EC780C"/>
    <w:p w14:paraId="7CBC8777" w14:textId="64AE8EB7" w:rsidR="0032275E" w:rsidRDefault="001311B0" w:rsidP="00CE27EA">
      <w:r>
        <w:t xml:space="preserve">Für die Erreichung des Zielbildes einer zentralen Provisionierung </w:t>
      </w:r>
      <w:r w:rsidR="0032275E">
        <w:t xml:space="preserve">ergeben </w:t>
      </w:r>
      <w:r>
        <w:t>sich somit</w:t>
      </w:r>
      <w:r w:rsidR="0032275E">
        <w:t xml:space="preserve"> </w:t>
      </w:r>
      <w:r w:rsidR="00EC03FA">
        <w:t>drei</w:t>
      </w:r>
      <w:r w:rsidR="0032275E">
        <w:t xml:space="preserve"> notwendige Kernziele für dieses Fachkonzept</w:t>
      </w:r>
      <w:r w:rsidR="00071EF0">
        <w:t xml:space="preserve">, die sich jeweils in der Beschreibung der Anforderungen für eine Anbindung </w:t>
      </w:r>
      <w:r w:rsidR="009B60A9">
        <w:t xml:space="preserve">vom F-IAM </w:t>
      </w:r>
      <w:r w:rsidR="00EC03FA">
        <w:t>widerspiegeln muss</w:t>
      </w:r>
      <w:r w:rsidR="00071EF0">
        <w:t>:</w:t>
      </w:r>
    </w:p>
    <w:p w14:paraId="08173375" w14:textId="77777777" w:rsidR="00EC03FA" w:rsidRDefault="00EC03FA" w:rsidP="00CE27EA"/>
    <w:p w14:paraId="2DF442CC" w14:textId="4C0DD185" w:rsidR="0032275E" w:rsidRPr="00071EF0" w:rsidRDefault="0032275E" w:rsidP="0087058D">
      <w:pPr>
        <w:pStyle w:val="Listenabsatz"/>
        <w:numPr>
          <w:ilvl w:val="0"/>
          <w:numId w:val="14"/>
        </w:numPr>
        <w:rPr>
          <w:b/>
        </w:rPr>
      </w:pPr>
      <w:r w:rsidRPr="00071EF0">
        <w:rPr>
          <w:b/>
        </w:rPr>
        <w:t>Dienststellenverwaltung</w:t>
      </w:r>
    </w:p>
    <w:p w14:paraId="330C5ECB" w14:textId="69ED62AB" w:rsidR="0032275E" w:rsidRDefault="00CB7381" w:rsidP="0087058D">
      <w:pPr>
        <w:pStyle w:val="Listenabsatz"/>
        <w:numPr>
          <w:ilvl w:val="1"/>
          <w:numId w:val="14"/>
        </w:numPr>
      </w:pPr>
      <w:r>
        <w:t xml:space="preserve">[ANF-001] </w:t>
      </w:r>
      <w:r w:rsidR="0032275E">
        <w:t>Anlage neue</w:t>
      </w:r>
      <w:r w:rsidR="00621481">
        <w:t>r</w:t>
      </w:r>
      <w:r w:rsidR="0032275E">
        <w:t xml:space="preserve"> Dienststellen</w:t>
      </w:r>
    </w:p>
    <w:p w14:paraId="16D125F3" w14:textId="5925569D" w:rsidR="0032275E" w:rsidRDefault="00CB7381" w:rsidP="0087058D">
      <w:pPr>
        <w:pStyle w:val="Listenabsatz"/>
        <w:numPr>
          <w:ilvl w:val="1"/>
          <w:numId w:val="14"/>
        </w:numPr>
      </w:pPr>
      <w:r>
        <w:t xml:space="preserve">[ANF-002] </w:t>
      </w:r>
      <w:r w:rsidR="0032275E">
        <w:t>Pflege und Aktualisierung der Dienststellenstammdaten</w:t>
      </w:r>
    </w:p>
    <w:p w14:paraId="197E62C5" w14:textId="5DC3260E" w:rsidR="0032275E" w:rsidRDefault="00CB7381" w:rsidP="0087058D">
      <w:pPr>
        <w:pStyle w:val="Listenabsatz"/>
        <w:numPr>
          <w:ilvl w:val="1"/>
          <w:numId w:val="14"/>
        </w:numPr>
      </w:pPr>
      <w:r>
        <w:t xml:space="preserve">[ANF-003] </w:t>
      </w:r>
      <w:r w:rsidR="0032275E">
        <w:t>Deaktivierung (</w:t>
      </w:r>
      <w:r w:rsidR="00F84AA2">
        <w:t>Stilllegung</w:t>
      </w:r>
      <w:r w:rsidR="0032275E">
        <w:t>) von Dienststellen</w:t>
      </w:r>
    </w:p>
    <w:p w14:paraId="72B15F85" w14:textId="5BA1A241" w:rsidR="0032275E" w:rsidRPr="00071EF0" w:rsidRDefault="0032275E" w:rsidP="0087058D">
      <w:pPr>
        <w:pStyle w:val="Listenabsatz"/>
        <w:numPr>
          <w:ilvl w:val="0"/>
          <w:numId w:val="14"/>
        </w:numPr>
        <w:rPr>
          <w:b/>
        </w:rPr>
      </w:pPr>
      <w:bookmarkStart w:id="17" w:name="_Hlk152586078"/>
      <w:r w:rsidRPr="00071EF0">
        <w:rPr>
          <w:b/>
        </w:rPr>
        <w:t xml:space="preserve">Anwenderverwaltung </w:t>
      </w:r>
    </w:p>
    <w:p w14:paraId="24436914" w14:textId="6ED62B1F" w:rsidR="0032275E" w:rsidRDefault="00CB7381" w:rsidP="0087058D">
      <w:pPr>
        <w:pStyle w:val="Listenabsatz"/>
        <w:numPr>
          <w:ilvl w:val="1"/>
          <w:numId w:val="14"/>
        </w:numPr>
      </w:pPr>
      <w:r>
        <w:t>[ANF-0</w:t>
      </w:r>
      <w:r w:rsidR="005C17F7">
        <w:t>10</w:t>
      </w:r>
      <w:r>
        <w:t xml:space="preserve">] </w:t>
      </w:r>
      <w:r w:rsidR="0032275E">
        <w:t>Anlage neuer Anwender</w:t>
      </w:r>
    </w:p>
    <w:p w14:paraId="366D074C" w14:textId="76E06480" w:rsidR="0032275E" w:rsidRDefault="00CB7381" w:rsidP="0087058D">
      <w:pPr>
        <w:pStyle w:val="Listenabsatz"/>
        <w:numPr>
          <w:ilvl w:val="1"/>
          <w:numId w:val="14"/>
        </w:numPr>
      </w:pPr>
      <w:r>
        <w:t>[ANF-</w:t>
      </w:r>
      <w:r w:rsidR="005C17F7">
        <w:t>011</w:t>
      </w:r>
      <w:r>
        <w:t xml:space="preserve">] </w:t>
      </w:r>
      <w:r w:rsidR="0032275E">
        <w:t>Deaktivierung (</w:t>
      </w:r>
      <w:r w:rsidR="00125286">
        <w:t xml:space="preserve">logische </w:t>
      </w:r>
      <w:r w:rsidR="0032275E">
        <w:t>Löschung) von Anwendern</w:t>
      </w:r>
    </w:p>
    <w:p w14:paraId="03F24DE9" w14:textId="6D10C914" w:rsidR="0032275E" w:rsidRDefault="00CB7381" w:rsidP="0087058D">
      <w:pPr>
        <w:pStyle w:val="Listenabsatz"/>
        <w:numPr>
          <w:ilvl w:val="1"/>
          <w:numId w:val="14"/>
        </w:numPr>
      </w:pPr>
      <w:r>
        <w:t>[ANF-0</w:t>
      </w:r>
      <w:r w:rsidR="005C17F7">
        <w:t>12</w:t>
      </w:r>
      <w:r>
        <w:t xml:space="preserve">] </w:t>
      </w:r>
      <w:r w:rsidR="0032275E">
        <w:t>Pflege und Aktualisierung der Anwenderstammdaten</w:t>
      </w:r>
    </w:p>
    <w:bookmarkEnd w:id="17"/>
    <w:p w14:paraId="0E3645AB" w14:textId="1D8BC2C6" w:rsidR="00EC03FA" w:rsidRDefault="00EC03FA" w:rsidP="0087058D">
      <w:pPr>
        <w:pStyle w:val="Listenabsatz"/>
        <w:numPr>
          <w:ilvl w:val="0"/>
          <w:numId w:val="14"/>
        </w:numPr>
        <w:rPr>
          <w:b/>
        </w:rPr>
      </w:pPr>
      <w:r w:rsidRPr="00071EF0">
        <w:rPr>
          <w:b/>
        </w:rPr>
        <w:t>Berechtigung</w:t>
      </w:r>
      <w:r>
        <w:rPr>
          <w:b/>
        </w:rPr>
        <w:t>sverwaltung</w:t>
      </w:r>
    </w:p>
    <w:p w14:paraId="23975B7A" w14:textId="34034B10" w:rsidR="00EC03FA" w:rsidRDefault="00CB7381" w:rsidP="0087058D">
      <w:pPr>
        <w:pStyle w:val="Listenabsatz"/>
        <w:numPr>
          <w:ilvl w:val="1"/>
          <w:numId w:val="14"/>
        </w:numPr>
      </w:pPr>
      <w:bookmarkStart w:id="18" w:name="_Ref153890537"/>
      <w:r>
        <w:t>[ANF-0</w:t>
      </w:r>
      <w:r w:rsidR="005C17F7">
        <w:t>20</w:t>
      </w:r>
      <w:r>
        <w:t xml:space="preserve">] </w:t>
      </w:r>
      <w:r w:rsidR="00EC03FA">
        <w:t>Zuordnung von Anwender zu Dienststelle</w:t>
      </w:r>
      <w:bookmarkEnd w:id="18"/>
    </w:p>
    <w:p w14:paraId="009D20AE" w14:textId="07760D77" w:rsidR="00EC03FA" w:rsidRDefault="00CB7381" w:rsidP="0087058D">
      <w:pPr>
        <w:pStyle w:val="Listenabsatz"/>
        <w:numPr>
          <w:ilvl w:val="1"/>
          <w:numId w:val="14"/>
        </w:numPr>
        <w:jc w:val="left"/>
      </w:pPr>
      <w:r>
        <w:t>[ANF-0</w:t>
      </w:r>
      <w:r w:rsidR="005C17F7">
        <w:t>21</w:t>
      </w:r>
      <w:r>
        <w:t xml:space="preserve">] </w:t>
      </w:r>
      <w:r w:rsidR="00EC03FA">
        <w:t>Löschung einer Zuordnung von Anwender zu Dienststell</w:t>
      </w:r>
      <w:r w:rsidR="006E4F87">
        <w:t>e</w:t>
      </w:r>
    </w:p>
    <w:p w14:paraId="3E55D4BE" w14:textId="67106EAC" w:rsidR="00DB7927" w:rsidRDefault="00DB7927" w:rsidP="0087058D">
      <w:pPr>
        <w:pStyle w:val="Listenabsatz"/>
        <w:numPr>
          <w:ilvl w:val="1"/>
          <w:numId w:val="14"/>
        </w:numPr>
      </w:pPr>
      <w:r>
        <w:t>[ANF-022] Setzen von Berechtigungen auf Dienststellenebene</w:t>
      </w:r>
    </w:p>
    <w:p w14:paraId="51DEC817" w14:textId="58D47C93" w:rsidR="00DB7927" w:rsidRDefault="00DB7927" w:rsidP="0087058D">
      <w:pPr>
        <w:pStyle w:val="Listenabsatz"/>
        <w:numPr>
          <w:ilvl w:val="1"/>
          <w:numId w:val="14"/>
        </w:numPr>
      </w:pPr>
      <w:r>
        <w:t xml:space="preserve">[ANF-023] Löschen von Berechtigungen auf Dienststellenebene </w:t>
      </w:r>
    </w:p>
    <w:p w14:paraId="26FB6005" w14:textId="474CAC67" w:rsidR="00EC03FA" w:rsidRDefault="00CB7381" w:rsidP="0087058D">
      <w:pPr>
        <w:pStyle w:val="Listenabsatz"/>
        <w:numPr>
          <w:ilvl w:val="1"/>
          <w:numId w:val="14"/>
        </w:numPr>
      </w:pPr>
      <w:r>
        <w:t>[ANF-0</w:t>
      </w:r>
      <w:r w:rsidR="005C17F7">
        <w:t>2</w:t>
      </w:r>
      <w:r w:rsidR="00DB7927">
        <w:t>4</w:t>
      </w:r>
      <w:r>
        <w:t xml:space="preserve">] </w:t>
      </w:r>
      <w:r w:rsidR="00EC03FA">
        <w:t>Sperrung von Anwendern auf Dienststellen</w:t>
      </w:r>
    </w:p>
    <w:p w14:paraId="75CD7011" w14:textId="0F909B9A" w:rsidR="00FC168D" w:rsidRDefault="00CB7381" w:rsidP="0087058D">
      <w:pPr>
        <w:pStyle w:val="Listenabsatz"/>
        <w:numPr>
          <w:ilvl w:val="1"/>
          <w:numId w:val="14"/>
        </w:numPr>
      </w:pPr>
      <w:r>
        <w:t>[ANF-0</w:t>
      </w:r>
      <w:r w:rsidR="005C17F7">
        <w:t>2</w:t>
      </w:r>
      <w:r w:rsidR="00DB7927">
        <w:t>5</w:t>
      </w:r>
      <w:r>
        <w:t xml:space="preserve">] </w:t>
      </w:r>
      <w:r w:rsidR="00EC03FA">
        <w:t>Globale Sperrung von Anwender in @</w:t>
      </w:r>
      <w:proofErr w:type="spellStart"/>
      <w:r w:rsidR="00EC03FA">
        <w:t>rtus</w:t>
      </w:r>
      <w:proofErr w:type="spellEnd"/>
    </w:p>
    <w:p w14:paraId="3527A1C1" w14:textId="4840025B" w:rsidR="001B25FA" w:rsidRPr="001B25FA" w:rsidRDefault="001B25FA" w:rsidP="0087058D">
      <w:pPr>
        <w:pStyle w:val="Listenabsatz"/>
        <w:numPr>
          <w:ilvl w:val="0"/>
          <w:numId w:val="14"/>
        </w:numPr>
        <w:rPr>
          <w:b/>
        </w:rPr>
      </w:pPr>
      <w:r w:rsidRPr="001B25FA">
        <w:rPr>
          <w:b/>
        </w:rPr>
        <w:t>Sonstige Anforderungen</w:t>
      </w:r>
    </w:p>
    <w:p w14:paraId="5AEA37D7" w14:textId="7D45AA86" w:rsidR="001B25FA" w:rsidRDefault="001B25FA" w:rsidP="0087058D">
      <w:pPr>
        <w:pStyle w:val="Listenabsatz"/>
        <w:numPr>
          <w:ilvl w:val="1"/>
          <w:numId w:val="14"/>
        </w:numPr>
      </w:pPr>
      <w:r>
        <w:t>[ANF-030] Deaktivierung der internen Benutzerverwaltung für externe Provisionierung</w:t>
      </w:r>
    </w:p>
    <w:p w14:paraId="7AB7F353" w14:textId="0CDF5619" w:rsidR="00524DFD" w:rsidRDefault="00FC158A" w:rsidP="0087058D">
      <w:pPr>
        <w:pStyle w:val="Listenabsatz"/>
        <w:numPr>
          <w:ilvl w:val="1"/>
          <w:numId w:val="14"/>
        </w:numPr>
      </w:pPr>
      <w:bookmarkStart w:id="19" w:name="_Hlk152170233"/>
      <w:r>
        <w:t>[ANF-03</w:t>
      </w:r>
      <w:r w:rsidR="00F84AA2">
        <w:t>1</w:t>
      </w:r>
      <w:r>
        <w:t>] Protokollierung und Nachvollziehbarkeit</w:t>
      </w:r>
    </w:p>
    <w:p w14:paraId="6EF6C0D1" w14:textId="53ACBA15" w:rsidR="0065666C" w:rsidRDefault="0065666C" w:rsidP="0087058D">
      <w:pPr>
        <w:pStyle w:val="Listenabsatz"/>
        <w:numPr>
          <w:ilvl w:val="1"/>
          <w:numId w:val="14"/>
        </w:numPr>
        <w:rPr>
          <w:ins w:id="20" w:author="Rüth, Jan [2]" w:date="2024-05-22T10:17:00Z"/>
        </w:rPr>
      </w:pPr>
      <w:commentRangeStart w:id="21"/>
      <w:r>
        <w:t>[ANF-032] Lesende Zugriffe für F-IAM</w:t>
      </w:r>
      <w:ins w:id="22" w:author="Rüth, Jan [2]" w:date="2024-05-22T10:17:00Z">
        <w:r w:rsidR="00E56354">
          <w:t>: Abfrage von Benutzerdaten</w:t>
        </w:r>
      </w:ins>
    </w:p>
    <w:p w14:paraId="246B8854" w14:textId="24FA8D71" w:rsidR="00E56354" w:rsidRDefault="00E56354" w:rsidP="00FC3B93">
      <w:pPr>
        <w:pStyle w:val="Listenabsatz"/>
        <w:numPr>
          <w:ilvl w:val="1"/>
          <w:numId w:val="14"/>
        </w:numPr>
      </w:pPr>
      <w:ins w:id="23" w:author="Rüth, Jan [2]" w:date="2024-05-22T10:17:00Z">
        <w:r>
          <w:t xml:space="preserve">[ANF-033] Lesende Zugriffe für F-IAM: Abfrage von </w:t>
        </w:r>
      </w:ins>
      <w:ins w:id="24" w:author="Rüth, Jan [2]" w:date="2024-05-22T10:18:00Z">
        <w:r>
          <w:t>VBS-Rechten</w:t>
        </w:r>
      </w:ins>
      <w:commentRangeEnd w:id="21"/>
      <w:r w:rsidR="00C01F3D">
        <w:rPr>
          <w:rStyle w:val="Kommentarzeichen"/>
        </w:rPr>
        <w:commentReference w:id="21"/>
      </w:r>
    </w:p>
    <w:bookmarkEnd w:id="19"/>
    <w:p w14:paraId="3D6395C1" w14:textId="26A527B0" w:rsidR="00851809" w:rsidRDefault="00851809" w:rsidP="00851809"/>
    <w:p w14:paraId="28F04742" w14:textId="41860BA6" w:rsidR="00524DFD" w:rsidRDefault="00524DFD" w:rsidP="00851809">
      <w:r>
        <w:t xml:space="preserve">Nicht </w:t>
      </w:r>
      <w:r w:rsidR="009B60A9">
        <w:t>über F-IAM abgebildet werden die Anwendungsfälle</w:t>
      </w:r>
      <w:r>
        <w:t>:</w:t>
      </w:r>
    </w:p>
    <w:p w14:paraId="1866266B" w14:textId="77777777" w:rsidR="00524DFD" w:rsidRDefault="00524DFD" w:rsidP="0087058D">
      <w:pPr>
        <w:pStyle w:val="Listenabsatz"/>
        <w:numPr>
          <w:ilvl w:val="0"/>
          <w:numId w:val="15"/>
        </w:numPr>
      </w:pPr>
      <w:r w:rsidRPr="00524DFD">
        <w:t>Gruppenverwaltung</w:t>
      </w:r>
      <w:r>
        <w:t xml:space="preserve"> </w:t>
      </w:r>
    </w:p>
    <w:p w14:paraId="698F353F" w14:textId="77777777" w:rsidR="00524DFD" w:rsidRDefault="00524DFD" w:rsidP="0087058D">
      <w:pPr>
        <w:pStyle w:val="Listenabsatz"/>
        <w:numPr>
          <w:ilvl w:val="0"/>
          <w:numId w:val="15"/>
        </w:numPr>
      </w:pPr>
      <w:r>
        <w:t>Registratur</w:t>
      </w:r>
    </w:p>
    <w:p w14:paraId="7C309BF6" w14:textId="1CE5010E" w:rsidR="00524DFD" w:rsidRDefault="00524DFD" w:rsidP="0087058D">
      <w:pPr>
        <w:pStyle w:val="Listenabsatz"/>
        <w:numPr>
          <w:ilvl w:val="0"/>
          <w:numId w:val="15"/>
        </w:numPr>
      </w:pPr>
      <w:r>
        <w:t>Horizontaler Blockverbund</w:t>
      </w:r>
    </w:p>
    <w:p w14:paraId="50149F33" w14:textId="46A9D2F9" w:rsidR="00524DFD" w:rsidRDefault="00F84AA2" w:rsidP="00851809">
      <w:r>
        <w:t xml:space="preserve">Diese Anwendungsfälle bleiben funktionell </w:t>
      </w:r>
      <w:r w:rsidR="00405CD7">
        <w:t xml:space="preserve">in den Anwendungen sowie im aktuellen Webservice </w:t>
      </w:r>
      <w:r>
        <w:t>erhalten, wie sie derzeit sind.</w:t>
      </w:r>
      <w:r w:rsidR="009B60A9">
        <w:t xml:space="preserve"> Sofern die Anwendungsfälle </w:t>
      </w:r>
      <w:r w:rsidR="001311B0">
        <w:t>von der oben genannten Anforderung</w:t>
      </w:r>
      <w:r w:rsidR="000D7F73">
        <w:t xml:space="preserve"> betroffen sind, muss dieses Fachkonzept aber darauf eingehen. </w:t>
      </w:r>
    </w:p>
    <w:p w14:paraId="09EDDA64" w14:textId="77777777" w:rsidR="00F84AA2" w:rsidRDefault="00F84AA2" w:rsidP="00851809"/>
    <w:p w14:paraId="5E385BA1" w14:textId="4A32ECE3" w:rsidR="00EC03FA" w:rsidRDefault="00FD19AA" w:rsidP="003433BB">
      <w:r>
        <w:lastRenderedPageBreak/>
        <w:t xml:space="preserve">Eine </w:t>
      </w:r>
      <w:r w:rsidR="00171C5C">
        <w:t>Herausforderung</w:t>
      </w:r>
      <w:r>
        <w:t xml:space="preserve"> besteht darin</w:t>
      </w:r>
      <w:r w:rsidR="00171C5C">
        <w:t>, die vorhandene @</w:t>
      </w:r>
      <w:proofErr w:type="spellStart"/>
      <w:r w:rsidR="00171C5C">
        <w:t>rtus</w:t>
      </w:r>
      <w:proofErr w:type="spellEnd"/>
      <w:r w:rsidR="00171C5C">
        <w:t>-Verwaltung und die Anforderungen durch die neue Anbindung soweit harmonisch und ko</w:t>
      </w:r>
      <w:r>
        <w:t>mp</w:t>
      </w:r>
      <w:r w:rsidR="00171C5C">
        <w:t>atibel zu gestalten, dass zunächst in einer Übergangszeit sowohl die vorhandene interne Verwaltung als auch die ausschließlich über externe Provisionierung vorgesehene zukünftig</w:t>
      </w:r>
      <w:r w:rsidR="00FE0932">
        <w:t>e</w:t>
      </w:r>
      <w:r w:rsidR="00171C5C">
        <w:t xml:space="preserve"> externe </w:t>
      </w:r>
      <w:r>
        <w:t xml:space="preserve">Verwaltung </w:t>
      </w:r>
      <w:r w:rsidR="00171C5C">
        <w:t>unterstützt wird (diese aber nicht parallel genutzt werden).</w:t>
      </w:r>
    </w:p>
    <w:p w14:paraId="1EB6ACAA" w14:textId="77777777" w:rsidR="00481A47" w:rsidRDefault="00481A47" w:rsidP="003433BB"/>
    <w:p w14:paraId="5173CC0F" w14:textId="623CF9EA" w:rsidR="0006404F" w:rsidRDefault="00171C5C" w:rsidP="003433BB">
      <w:r>
        <w:t xml:space="preserve">Eine weitere Herausforderung ist, dass die bisherige interne Verwaltung inkonsistente Zustände durch </w:t>
      </w:r>
      <w:r w:rsidR="009D442B">
        <w:t xml:space="preserve">Plausibilisierung und </w:t>
      </w:r>
      <w:r>
        <w:t xml:space="preserve">Abweisung </w:t>
      </w:r>
      <w:r w:rsidR="00C13B7A">
        <w:t xml:space="preserve">vor </w:t>
      </w:r>
      <w:r>
        <w:t xml:space="preserve">der Durchführung von Funktionen </w:t>
      </w:r>
      <w:r w:rsidR="00C13B7A">
        <w:t>verhindert</w:t>
      </w:r>
      <w:r>
        <w:t>.</w:t>
      </w:r>
      <w:r w:rsidR="00FE0932">
        <w:t xml:space="preserve"> Beispiel: Ein Anwender kann nicht von einer Dienststelle entfernet werden, wenn dieser noch offene Vorgänge auf der Dienststelle hat. </w:t>
      </w:r>
      <w:r>
        <w:t xml:space="preserve">Auch die bisherige </w:t>
      </w:r>
      <w:r w:rsidR="008F26D3">
        <w:t>Webservice-</w:t>
      </w:r>
      <w:r>
        <w:t xml:space="preserve">Schnittstelle zur internen Benutzerverwaltung (BPOL) unterliegt dieser Logik. Der Vorgang </w:t>
      </w:r>
      <w:r w:rsidR="00D02CE8">
        <w:t xml:space="preserve">der </w:t>
      </w:r>
      <w:r w:rsidR="008F26D3">
        <w:t>externe</w:t>
      </w:r>
      <w:r w:rsidR="0072030D">
        <w:t>n</w:t>
      </w:r>
      <w:r w:rsidR="008F26D3">
        <w:t xml:space="preserve"> </w:t>
      </w:r>
      <w:r>
        <w:t xml:space="preserve">Provisionierung </w:t>
      </w:r>
      <w:r w:rsidR="0072030D">
        <w:t>einer</w:t>
      </w:r>
      <w:r>
        <w:t xml:space="preserve"> IT-Anwendung durch IAM </w:t>
      </w:r>
      <w:r w:rsidR="00D872A9">
        <w:t xml:space="preserve">verwendet </w:t>
      </w:r>
      <w:r>
        <w:t xml:space="preserve">hier eine andere Vorgehensweise: Sie </w:t>
      </w:r>
      <w:r w:rsidR="00D872A9">
        <w:t xml:space="preserve">teilt </w:t>
      </w:r>
      <w:r>
        <w:t xml:space="preserve">der Fachanwendung jeweils mit, </w:t>
      </w:r>
      <w:r w:rsidR="00FD19AA">
        <w:t xml:space="preserve">wie </w:t>
      </w:r>
      <w:r w:rsidR="009D442B">
        <w:t>der aktuelle Zustand</w:t>
      </w:r>
      <w:r>
        <w:t xml:space="preserve"> der Verwaltung aussehen </w:t>
      </w:r>
      <w:r w:rsidR="0072030D">
        <w:t xml:space="preserve">muss </w:t>
      </w:r>
      <w:r>
        <w:t xml:space="preserve">(ggf. auch </w:t>
      </w:r>
      <w:r w:rsidR="0072030D">
        <w:t xml:space="preserve">durch </w:t>
      </w:r>
      <w:r>
        <w:t>Delt</w:t>
      </w:r>
      <w:r w:rsidR="0072030D">
        <w:t>a</w:t>
      </w:r>
      <w:r w:rsidR="00FD19AA">
        <w:t>informatio</w:t>
      </w:r>
      <w:r w:rsidR="008F26D3">
        <w:t>n</w:t>
      </w:r>
      <w:r w:rsidR="00FD19AA">
        <w:t>en</w:t>
      </w:r>
      <w:r>
        <w:t xml:space="preserve">) und </w:t>
      </w:r>
      <w:r w:rsidR="00D872A9">
        <w:t xml:space="preserve">erwartet </w:t>
      </w:r>
      <w:r w:rsidRPr="00FD19AA">
        <w:rPr>
          <w:u w:val="single"/>
        </w:rPr>
        <w:t>unabhängig von Konsistenzen und Plausibilitäten</w:t>
      </w:r>
      <w:r>
        <w:t xml:space="preserve"> der Fachanwendung, dass dieser Zustand </w:t>
      </w:r>
      <w:r w:rsidR="00D85CA6">
        <w:t xml:space="preserve">möglichst </w:t>
      </w:r>
      <w:r>
        <w:t>hergestellt wird.</w:t>
      </w:r>
      <w:r w:rsidR="004D57AD">
        <w:t xml:space="preserve"> Dies</w:t>
      </w:r>
      <w:r w:rsidR="008F26D3">
        <w:t>e Vorgehensweise</w:t>
      </w:r>
      <w:r w:rsidR="004D57AD">
        <w:t xml:space="preserve"> Bedarf ganz neuer Ansätze und Prozesse für die Bearbeitung dieser Anforderungen.</w:t>
      </w:r>
      <w:r w:rsidR="00D85CA6">
        <w:t xml:space="preserve"> Der Grund für diese Vorgehensweise ist, dass letztendlich die Pflege und Datenhaltungen der Nutzerinformationen asynchron </w:t>
      </w:r>
      <w:r w:rsidR="000D7F73">
        <w:t xml:space="preserve">auf </w:t>
      </w:r>
      <w:r w:rsidR="00D85CA6">
        <w:t>verteilten unterschiedlichen Systemen passiert. Jede Ablehnung von @</w:t>
      </w:r>
      <w:proofErr w:type="spellStart"/>
      <w:r w:rsidR="00D85CA6">
        <w:t>rtus</w:t>
      </w:r>
      <w:proofErr w:type="spellEnd"/>
      <w:r w:rsidR="00D85CA6">
        <w:t xml:space="preserve"> würde eine zwingende organisatorische Maßnahme zur Nachpflege und manuellen Auflösung des Problems führen.</w:t>
      </w:r>
      <w:r w:rsidR="0006404F">
        <w:t xml:space="preserve"> </w:t>
      </w:r>
    </w:p>
    <w:p w14:paraId="52538BBF" w14:textId="77777777" w:rsidR="00EC780C" w:rsidRDefault="00EC780C" w:rsidP="003433BB"/>
    <w:p w14:paraId="1D3B3FAE" w14:textId="58F755C8" w:rsidR="00D85CA6" w:rsidRDefault="0006404F" w:rsidP="003433BB">
      <w:r>
        <w:t xml:space="preserve">Die PG IAM erkennt solche Inkonsistenzen entweder durch zyklischen Abgleich oder durch aktive Fehlermeldung seitens der Fachverfahren (z.B. </w:t>
      </w:r>
      <w:proofErr w:type="spellStart"/>
      <w:r>
        <w:t>iVBS</w:t>
      </w:r>
      <w:proofErr w:type="spellEnd"/>
      <w:r>
        <w:t xml:space="preserve">) bei Änderungsnachrichten. Diese Inkonsistenzen werden auf Seiten von F-IAM in ein Protokoll gesammelt und werden den Teilnehmern über eine Weboberfläche zur Verfügung gestellt. Ebenfalls werden Mails </w:t>
      </w:r>
      <w:r w:rsidR="00652C13">
        <w:t>an hinterlegten Postfächern</w:t>
      </w:r>
      <w:r>
        <w:t xml:space="preserve"> der Teilnehmer als Hinweis auf Inkonsistenzen versendet.</w:t>
      </w:r>
    </w:p>
    <w:p w14:paraId="6EFE77C0" w14:textId="77777777" w:rsidR="00C21C60" w:rsidRPr="00EF4A2E" w:rsidRDefault="00C21C60" w:rsidP="00F223A5">
      <w:pPr>
        <w:pStyle w:val="berschrift1"/>
        <w:numPr>
          <w:ilvl w:val="0"/>
          <w:numId w:val="11"/>
        </w:numPr>
        <w:pBdr>
          <w:top w:val="single" w:sz="4" w:space="1" w:color="auto" w:shadow="1"/>
          <w:left w:val="single" w:sz="4" w:space="4" w:color="auto" w:shadow="1"/>
          <w:bottom w:val="single" w:sz="4" w:space="1" w:color="auto" w:shadow="1"/>
          <w:right w:val="single" w:sz="4" w:space="4" w:color="auto" w:shadow="1"/>
        </w:pBdr>
        <w:shd w:val="clear" w:color="auto" w:fill="1F4A7F"/>
        <w:rPr>
          <w:rFonts w:asciiTheme="minorHAnsi" w:hAnsiTheme="minorHAnsi" w:cstheme="minorHAnsi"/>
          <w:color w:val="FFFFFF" w:themeColor="background1"/>
        </w:rPr>
      </w:pPr>
      <w:bookmarkStart w:id="25" w:name="_Toc168919237"/>
      <w:r w:rsidRPr="00EF4A2E">
        <w:rPr>
          <w:rFonts w:asciiTheme="minorHAnsi" w:hAnsiTheme="minorHAnsi" w:cstheme="minorHAnsi"/>
          <w:color w:val="FFFFFF" w:themeColor="background1"/>
        </w:rPr>
        <w:t>Abhängigkeiten</w:t>
      </w:r>
      <w:r w:rsidR="002075B6" w:rsidRPr="00EF4A2E">
        <w:rPr>
          <w:rFonts w:asciiTheme="minorHAnsi" w:hAnsiTheme="minorHAnsi" w:cstheme="minorHAnsi"/>
          <w:color w:val="FFFFFF" w:themeColor="background1"/>
        </w:rPr>
        <w:t xml:space="preserve"> / Rahmenbedingungen</w:t>
      </w:r>
      <w:bookmarkEnd w:id="25"/>
    </w:p>
    <w:p w14:paraId="25638089" w14:textId="12321B4A" w:rsidR="00513D3B" w:rsidRDefault="00513D3B" w:rsidP="00513D3B">
      <w:pPr>
        <w:rPr>
          <w:rFonts w:asciiTheme="minorHAnsi" w:hAnsiTheme="minorHAnsi" w:cstheme="minorHAnsi"/>
          <w:szCs w:val="22"/>
        </w:rPr>
      </w:pPr>
    </w:p>
    <w:p w14:paraId="274D970A" w14:textId="298358C0" w:rsidR="00C13B7A" w:rsidRDefault="00C13B7A" w:rsidP="0061735A">
      <w:r>
        <w:t>Dieser Abschnitt fasst als Grundlage für die späteren lösungsorientierten Abschnitte die aktuellen Konzepte zum Thema Benutzer-, Dienststellen und Rechteverwaltung in @</w:t>
      </w:r>
      <w:proofErr w:type="spellStart"/>
      <w:r>
        <w:t>rtus</w:t>
      </w:r>
      <w:proofErr w:type="spellEnd"/>
      <w:r>
        <w:t xml:space="preserve"> zusammen und stellt die wesentlichen Aspekte für diese</w:t>
      </w:r>
      <w:r w:rsidR="00433F68">
        <w:t>s</w:t>
      </w:r>
      <w:r>
        <w:t xml:space="preserve"> Konzept noch einmal heraus. Des Weiteren benennt und erläutert es weitere Abhängigkeiten und Rahmenbedingungen, die für </w:t>
      </w:r>
      <w:r w:rsidR="00433F68">
        <w:t xml:space="preserve">die </w:t>
      </w:r>
      <w:r w:rsidR="0061735A">
        <w:t>nachfolgenden Lösungsansätze relevant sind.</w:t>
      </w:r>
    </w:p>
    <w:p w14:paraId="33EA3C50" w14:textId="76283F39" w:rsidR="002E4F08" w:rsidRDefault="002E4F08" w:rsidP="002E4F08">
      <w:pPr>
        <w:pStyle w:val="berschrift2"/>
        <w:keepLines/>
        <w:numPr>
          <w:ilvl w:val="1"/>
          <w:numId w:val="11"/>
        </w:numPr>
        <w:pBdr>
          <w:bottom w:val="single" w:sz="4" w:space="1" w:color="auto"/>
        </w:pBdr>
        <w:spacing w:line="240" w:lineRule="auto"/>
        <w:rPr>
          <w:rStyle w:val="IntensiveHervorhebung"/>
          <w:rFonts w:asciiTheme="minorHAnsi" w:hAnsiTheme="minorHAnsi" w:cstheme="minorHAnsi"/>
        </w:rPr>
      </w:pPr>
      <w:bookmarkStart w:id="26" w:name="_Toc168919238"/>
      <w:r>
        <w:rPr>
          <w:rStyle w:val="IntensiveHervorhebung"/>
          <w:rFonts w:asciiTheme="minorHAnsi" w:hAnsiTheme="minorHAnsi" w:cstheme="minorHAnsi"/>
        </w:rPr>
        <w:t>Übersicht Objekt: Anwender</w:t>
      </w:r>
      <w:bookmarkEnd w:id="26"/>
    </w:p>
    <w:p w14:paraId="7A8AA509" w14:textId="584C80D0" w:rsidR="002E4F08" w:rsidRPr="00326C16" w:rsidRDefault="00326C16" w:rsidP="00B30A46">
      <w:r w:rsidRPr="00326C16">
        <w:t xml:space="preserve">Dieser Abschnitt gibt eine Übersicht über das Objekt Anwender, dessen relevante Attribute und Verhalten, welches derzeit im </w:t>
      </w:r>
      <w:proofErr w:type="spellStart"/>
      <w:r w:rsidRPr="00326C16">
        <w:t>iVBS</w:t>
      </w:r>
      <w:proofErr w:type="spellEnd"/>
      <w:r w:rsidRPr="00326C16">
        <w:t xml:space="preserve"> abgebildet wird. Grundsätzlich ist vorgesehen, dieses Verhalten auch bei einer externen Provisionierung aufrechtzuerhalten. Dies erleichtert den Parallelbetrieb von interner und externer Benutzerverwaltung.</w:t>
      </w:r>
    </w:p>
    <w:p w14:paraId="4EC7EE53" w14:textId="1B842767" w:rsidR="00326C16" w:rsidRDefault="00326C16" w:rsidP="00B30A46"/>
    <w:p w14:paraId="37E85683" w14:textId="436C35CF" w:rsidR="00326C16" w:rsidRDefault="00326C16" w:rsidP="00B30A46">
      <w:r>
        <w:t>Für eine schnellen Überblick werden nachfolgend noch einmal die Masken der Anwenderverwaltung von @</w:t>
      </w:r>
      <w:proofErr w:type="spellStart"/>
      <w:r>
        <w:t>rtus-</w:t>
      </w:r>
      <w:r w:rsidR="00B30A46">
        <w:t>i</w:t>
      </w:r>
      <w:r>
        <w:t>VBS</w:t>
      </w:r>
      <w:proofErr w:type="spellEnd"/>
      <w:r>
        <w:t xml:space="preserve"> (</w:t>
      </w:r>
      <w:r w:rsidR="00B30A46">
        <w:t>dezentral genutzt von Dienststellen) und @</w:t>
      </w:r>
      <w:proofErr w:type="spellStart"/>
      <w:r w:rsidR="00B30A46">
        <w:t>rtus</w:t>
      </w:r>
      <w:proofErr w:type="spellEnd"/>
      <w:r w:rsidR="00B30A46">
        <w:t>-Admin (zentral durch @</w:t>
      </w:r>
      <w:proofErr w:type="spellStart"/>
      <w:r w:rsidR="00B30A46">
        <w:t>rtus</w:t>
      </w:r>
      <w:proofErr w:type="spellEnd"/>
      <w:r w:rsidR="00B30A46">
        <w:t>-Support) dargestellt. Anschließend werden Attribute noch einmal vollständig aufgezählt mit einer kurzen Beschreibung.</w:t>
      </w:r>
    </w:p>
    <w:p w14:paraId="29592369" w14:textId="5BB04B7C" w:rsidR="00B30A46" w:rsidRDefault="00B30A46" w:rsidP="00B30A46"/>
    <w:p w14:paraId="105652FC" w14:textId="77777777" w:rsidR="00B30A46" w:rsidRDefault="00B30A46" w:rsidP="00B30A46">
      <w:pPr>
        <w:keepNext/>
        <w:overflowPunct/>
        <w:autoSpaceDE/>
        <w:autoSpaceDN/>
        <w:adjustRightInd/>
        <w:spacing w:before="0" w:after="0"/>
        <w:jc w:val="center"/>
        <w:textAlignment w:val="auto"/>
      </w:pPr>
      <w:r w:rsidRPr="00B30A46">
        <w:rPr>
          <w:rFonts w:cs="Arial"/>
          <w:noProof/>
          <w:szCs w:val="22"/>
        </w:rPr>
        <w:lastRenderedPageBreak/>
        <w:drawing>
          <wp:inline distT="0" distB="0" distL="0" distR="0" wp14:anchorId="049F2257" wp14:editId="7AA31CD5">
            <wp:extent cx="5613400" cy="3103879"/>
            <wp:effectExtent l="19050" t="19050" r="25400" b="20955"/>
            <wp:docPr id="6" name="Grafik 6" descr="C:\Users\RuethJa\AppData\Local\Temp\msohtmlclip1\02\clip_image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uethJa\AppData\Local\Temp\msohtmlclip1\02\clip_image001.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27361" cy="3111599"/>
                    </a:xfrm>
                    <a:prstGeom prst="rect">
                      <a:avLst/>
                    </a:prstGeom>
                    <a:noFill/>
                    <a:ln>
                      <a:solidFill>
                        <a:schemeClr val="accent1"/>
                      </a:solidFill>
                    </a:ln>
                  </pic:spPr>
                </pic:pic>
              </a:graphicData>
            </a:graphic>
          </wp:inline>
        </w:drawing>
      </w:r>
    </w:p>
    <w:p w14:paraId="41130BD6" w14:textId="51CEA429" w:rsidR="00B30A46" w:rsidRPr="00B30A46" w:rsidRDefault="00B30A46" w:rsidP="00B30A46">
      <w:pPr>
        <w:pStyle w:val="Beschriftung"/>
        <w:jc w:val="center"/>
        <w:rPr>
          <w:rFonts w:cs="Arial"/>
          <w:szCs w:val="22"/>
        </w:rPr>
      </w:pPr>
      <w:bookmarkStart w:id="27" w:name="_Toc168919605"/>
      <w:r>
        <w:t xml:space="preserve">Abbildung </w:t>
      </w:r>
      <w:fldSimple w:instr=" SEQ Abbildung \* ARABIC ">
        <w:r w:rsidR="002952B9">
          <w:rPr>
            <w:noProof/>
          </w:rPr>
          <w:t>1</w:t>
        </w:r>
      </w:fldSimple>
      <w:r>
        <w:t>: @</w:t>
      </w:r>
      <w:proofErr w:type="spellStart"/>
      <w:r>
        <w:t>rtus</w:t>
      </w:r>
      <w:proofErr w:type="spellEnd"/>
      <w:r>
        <w:t>-Client: Anwenderverwaltung Maske Anwenderdaten</w:t>
      </w:r>
      <w:bookmarkEnd w:id="27"/>
    </w:p>
    <w:p w14:paraId="12B9DBE6" w14:textId="77777777" w:rsidR="00B30A46" w:rsidRPr="00B30A46" w:rsidRDefault="00B30A46" w:rsidP="00B30A46">
      <w:pPr>
        <w:overflowPunct/>
        <w:autoSpaceDE/>
        <w:autoSpaceDN/>
        <w:adjustRightInd/>
        <w:spacing w:before="0" w:after="0"/>
        <w:jc w:val="left"/>
        <w:textAlignment w:val="auto"/>
        <w:rPr>
          <w:rFonts w:cs="Arial"/>
          <w:szCs w:val="22"/>
        </w:rPr>
      </w:pPr>
      <w:r w:rsidRPr="00B30A46">
        <w:rPr>
          <w:rFonts w:cs="Arial"/>
          <w:szCs w:val="22"/>
        </w:rPr>
        <w:t> </w:t>
      </w:r>
    </w:p>
    <w:p w14:paraId="3A9CA697" w14:textId="77777777" w:rsidR="00B30A46" w:rsidRDefault="00B30A46" w:rsidP="00B30A46">
      <w:pPr>
        <w:keepNext/>
        <w:overflowPunct/>
        <w:autoSpaceDE/>
        <w:autoSpaceDN/>
        <w:adjustRightInd/>
        <w:spacing w:before="0" w:after="0"/>
        <w:jc w:val="center"/>
        <w:textAlignment w:val="auto"/>
      </w:pPr>
      <w:r w:rsidRPr="00B30A46">
        <w:rPr>
          <w:rFonts w:cs="Arial"/>
          <w:noProof/>
          <w:szCs w:val="22"/>
        </w:rPr>
        <w:drawing>
          <wp:inline distT="0" distB="0" distL="0" distR="0" wp14:anchorId="67F51AD3" wp14:editId="3FAEB9E4">
            <wp:extent cx="5588000" cy="3063783"/>
            <wp:effectExtent l="19050" t="19050" r="12700" b="22860"/>
            <wp:docPr id="3" name="Grafik 3" descr="C:\Users\RuethJa\AppData\Local\Temp\msohtmlclip1\02\clip_image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uethJa\AppData\Local\Temp\msohtmlclip1\02\clip_image002.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99454" cy="3070063"/>
                    </a:xfrm>
                    <a:prstGeom prst="rect">
                      <a:avLst/>
                    </a:prstGeom>
                    <a:noFill/>
                    <a:ln>
                      <a:solidFill>
                        <a:schemeClr val="accent1"/>
                      </a:solidFill>
                    </a:ln>
                  </pic:spPr>
                </pic:pic>
              </a:graphicData>
            </a:graphic>
          </wp:inline>
        </w:drawing>
      </w:r>
    </w:p>
    <w:p w14:paraId="7F35C125" w14:textId="3D6AFDBC" w:rsidR="00B30A46" w:rsidRPr="00B30A46" w:rsidRDefault="00B30A46" w:rsidP="00B30A46">
      <w:pPr>
        <w:pStyle w:val="Beschriftung"/>
        <w:jc w:val="center"/>
        <w:rPr>
          <w:rFonts w:cs="Arial"/>
          <w:szCs w:val="22"/>
        </w:rPr>
      </w:pPr>
      <w:bookmarkStart w:id="28" w:name="_Toc168919606"/>
      <w:r>
        <w:t xml:space="preserve">Abbildung </w:t>
      </w:r>
      <w:fldSimple w:instr=" SEQ Abbildung \* ARABIC ">
        <w:r w:rsidR="002952B9">
          <w:rPr>
            <w:noProof/>
          </w:rPr>
          <w:t>2</w:t>
        </w:r>
      </w:fldSimple>
      <w:r>
        <w:t xml:space="preserve">: </w:t>
      </w:r>
      <w:r w:rsidRPr="00112AC7">
        <w:t>@</w:t>
      </w:r>
      <w:proofErr w:type="spellStart"/>
      <w:r w:rsidRPr="00112AC7">
        <w:t>rtus</w:t>
      </w:r>
      <w:proofErr w:type="spellEnd"/>
      <w:r w:rsidRPr="00112AC7">
        <w:t>-Client: Anwender</w:t>
      </w:r>
      <w:r>
        <w:t>ver</w:t>
      </w:r>
      <w:r w:rsidRPr="00112AC7">
        <w:t>waltung Maske Anwender</w:t>
      </w:r>
      <w:r>
        <w:t>berechtigungen</w:t>
      </w:r>
      <w:bookmarkEnd w:id="28"/>
    </w:p>
    <w:p w14:paraId="154CB3CF" w14:textId="470B1D27" w:rsidR="00B30A46" w:rsidRDefault="00B30A46" w:rsidP="00513D3B">
      <w:pPr>
        <w:rPr>
          <w:rFonts w:asciiTheme="minorHAnsi" w:hAnsiTheme="minorHAnsi" w:cstheme="minorHAnsi"/>
          <w:szCs w:val="22"/>
        </w:rPr>
      </w:pPr>
    </w:p>
    <w:p w14:paraId="5CAEBDD3" w14:textId="77777777" w:rsidR="00B30A46" w:rsidRDefault="00B30A46" w:rsidP="00B30A46">
      <w:pPr>
        <w:keepNext/>
        <w:jc w:val="center"/>
      </w:pPr>
      <w:r>
        <w:rPr>
          <w:noProof/>
        </w:rPr>
        <w:lastRenderedPageBreak/>
        <w:drawing>
          <wp:inline distT="0" distB="0" distL="0" distR="0" wp14:anchorId="0D72A6D7" wp14:editId="2C5B34A9">
            <wp:extent cx="5704103" cy="3679371"/>
            <wp:effectExtent l="19050" t="19050" r="11430" b="1651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13532" cy="3685453"/>
                    </a:xfrm>
                    <a:prstGeom prst="rect">
                      <a:avLst/>
                    </a:prstGeom>
                    <a:ln>
                      <a:solidFill>
                        <a:schemeClr val="accent1"/>
                      </a:solidFill>
                    </a:ln>
                  </pic:spPr>
                </pic:pic>
              </a:graphicData>
            </a:graphic>
          </wp:inline>
        </w:drawing>
      </w:r>
    </w:p>
    <w:p w14:paraId="1F443B32" w14:textId="7A53482F" w:rsidR="004745A3" w:rsidRDefault="00B30A46" w:rsidP="00ED7EA0">
      <w:pPr>
        <w:pStyle w:val="Beschriftung"/>
        <w:jc w:val="center"/>
      </w:pPr>
      <w:bookmarkStart w:id="29" w:name="_Toc168919607"/>
      <w:r>
        <w:t xml:space="preserve">Abbildung </w:t>
      </w:r>
      <w:fldSimple w:instr=" SEQ Abbildung \* ARABIC ">
        <w:r w:rsidR="002952B9">
          <w:rPr>
            <w:noProof/>
          </w:rPr>
          <w:t>3</w:t>
        </w:r>
      </w:fldSimple>
      <w:r>
        <w:t>: @</w:t>
      </w:r>
      <w:proofErr w:type="spellStart"/>
      <w:r>
        <w:t>rtus</w:t>
      </w:r>
      <w:proofErr w:type="spellEnd"/>
      <w:r>
        <w:t>-Admin Maske Anwender Bearbeiten</w:t>
      </w:r>
      <w:bookmarkEnd w:id="29"/>
    </w:p>
    <w:p w14:paraId="3C21EB5A" w14:textId="77777777" w:rsidR="004745A3" w:rsidRDefault="004745A3" w:rsidP="00B30A46"/>
    <w:p w14:paraId="2E11B7EC" w14:textId="77777777" w:rsidR="004745A3" w:rsidRDefault="004745A3" w:rsidP="00B30A46"/>
    <w:tbl>
      <w:tblPr>
        <w:tblStyle w:val="Tabellenraster"/>
        <w:tblW w:w="0" w:type="auto"/>
        <w:tblLook w:val="04A0" w:firstRow="1" w:lastRow="0" w:firstColumn="1" w:lastColumn="0" w:noHBand="0" w:noVBand="1"/>
      </w:tblPr>
      <w:tblGrid>
        <w:gridCol w:w="3171"/>
        <w:gridCol w:w="3172"/>
        <w:gridCol w:w="3172"/>
      </w:tblGrid>
      <w:tr w:rsidR="00B30A46" w:rsidRPr="005D62BF" w14:paraId="4A69FD8C" w14:textId="77777777" w:rsidTr="005D62BF">
        <w:tc>
          <w:tcPr>
            <w:tcW w:w="3171" w:type="dxa"/>
            <w:shd w:val="clear" w:color="auto" w:fill="D9D9D9" w:themeFill="background1" w:themeFillShade="D9"/>
          </w:tcPr>
          <w:p w14:paraId="7F083819" w14:textId="31A00B4B" w:rsidR="00B30A46" w:rsidRPr="005D62BF" w:rsidRDefault="00B30A46" w:rsidP="00B30A46">
            <w:pPr>
              <w:rPr>
                <w:b/>
                <w:sz w:val="20"/>
                <w14:shadow w14:blurRad="50800" w14:dist="50800" w14:dir="5400000" w14:sx="0" w14:sy="0" w14:kx="0" w14:ky="0" w14:algn="ctr">
                  <w14:schemeClr w14:val="bg1"/>
                </w14:shadow>
              </w:rPr>
            </w:pPr>
            <w:r w:rsidRPr="005D62BF">
              <w:rPr>
                <w:b/>
                <w:sz w:val="20"/>
                <w14:shadow w14:blurRad="50800" w14:dist="50800" w14:dir="5400000" w14:sx="0" w14:sy="0" w14:kx="0" w14:ky="0" w14:algn="ctr">
                  <w14:schemeClr w14:val="bg1"/>
                </w14:shadow>
              </w:rPr>
              <w:t>Attribut</w:t>
            </w:r>
          </w:p>
        </w:tc>
        <w:tc>
          <w:tcPr>
            <w:tcW w:w="3172" w:type="dxa"/>
            <w:shd w:val="clear" w:color="auto" w:fill="D9D9D9" w:themeFill="background1" w:themeFillShade="D9"/>
          </w:tcPr>
          <w:p w14:paraId="795D0885" w14:textId="359E216B" w:rsidR="00B30A46" w:rsidRPr="005D62BF" w:rsidRDefault="003D0769" w:rsidP="00B30A46">
            <w:pPr>
              <w:rPr>
                <w:b/>
                <w:sz w:val="20"/>
                <w14:shadow w14:blurRad="50800" w14:dist="50800" w14:dir="5400000" w14:sx="0" w14:sy="0" w14:kx="0" w14:ky="0" w14:algn="ctr">
                  <w14:schemeClr w14:val="bg1"/>
                </w14:shadow>
              </w:rPr>
            </w:pPr>
            <w:r w:rsidRPr="005D62BF">
              <w:rPr>
                <w:b/>
                <w:sz w:val="20"/>
                <w14:shadow w14:blurRad="50800" w14:dist="50800" w14:dir="5400000" w14:sx="0" w14:sy="0" w14:kx="0" w14:ky="0" w14:algn="ctr">
                  <w14:schemeClr w14:val="bg1"/>
                </w14:shadow>
              </w:rPr>
              <w:t>Typ</w:t>
            </w:r>
          </w:p>
        </w:tc>
        <w:tc>
          <w:tcPr>
            <w:tcW w:w="3172" w:type="dxa"/>
            <w:shd w:val="clear" w:color="auto" w:fill="D9D9D9" w:themeFill="background1" w:themeFillShade="D9"/>
          </w:tcPr>
          <w:p w14:paraId="011CD6D3" w14:textId="794FDFE5" w:rsidR="00B30A46" w:rsidRPr="005D62BF" w:rsidRDefault="003D0769" w:rsidP="00B30A46">
            <w:pPr>
              <w:rPr>
                <w:b/>
                <w:sz w:val="20"/>
                <w14:shadow w14:blurRad="50800" w14:dist="50800" w14:dir="5400000" w14:sx="0" w14:sy="0" w14:kx="0" w14:ky="0" w14:algn="ctr">
                  <w14:schemeClr w14:val="bg1"/>
                </w14:shadow>
              </w:rPr>
            </w:pPr>
            <w:r w:rsidRPr="005D62BF">
              <w:rPr>
                <w:b/>
                <w:sz w:val="20"/>
                <w14:shadow w14:blurRad="50800" w14:dist="50800" w14:dir="5400000" w14:sx="0" w14:sy="0" w14:kx="0" w14:ky="0" w14:algn="ctr">
                  <w14:schemeClr w14:val="bg1"/>
                </w14:shadow>
              </w:rPr>
              <w:t>Beschreibung</w:t>
            </w:r>
          </w:p>
        </w:tc>
      </w:tr>
      <w:tr w:rsidR="00B30A46" w14:paraId="364D6667" w14:textId="77777777" w:rsidTr="00B30A46">
        <w:tc>
          <w:tcPr>
            <w:tcW w:w="3171" w:type="dxa"/>
          </w:tcPr>
          <w:p w14:paraId="5F30B3BC" w14:textId="410CBA94" w:rsidR="00B30A46" w:rsidRPr="003D0769" w:rsidRDefault="003D0769" w:rsidP="00B30A46">
            <w:pPr>
              <w:rPr>
                <w:sz w:val="20"/>
              </w:rPr>
            </w:pPr>
            <w:r w:rsidRPr="003D0769">
              <w:rPr>
                <w:sz w:val="20"/>
              </w:rPr>
              <w:t>Login/Benutzeranmeldename</w:t>
            </w:r>
          </w:p>
        </w:tc>
        <w:tc>
          <w:tcPr>
            <w:tcW w:w="3172" w:type="dxa"/>
          </w:tcPr>
          <w:p w14:paraId="6A6C0A5C" w14:textId="6EE3F890" w:rsidR="00B30A46" w:rsidRPr="003D0769" w:rsidRDefault="003D0769" w:rsidP="00B30A46">
            <w:pPr>
              <w:rPr>
                <w:sz w:val="20"/>
              </w:rPr>
            </w:pPr>
            <w:r w:rsidRPr="003D0769">
              <w:rPr>
                <w:sz w:val="20"/>
              </w:rPr>
              <w:t xml:space="preserve">1..1, String 200 </w:t>
            </w:r>
          </w:p>
        </w:tc>
        <w:tc>
          <w:tcPr>
            <w:tcW w:w="3172" w:type="dxa"/>
          </w:tcPr>
          <w:p w14:paraId="4DD66E2C" w14:textId="416DEDCE" w:rsidR="00B30A46" w:rsidRPr="003D0769" w:rsidRDefault="003D0769" w:rsidP="00B30A46">
            <w:pPr>
              <w:rPr>
                <w:sz w:val="20"/>
              </w:rPr>
            </w:pPr>
            <w:r w:rsidRPr="003D0769">
              <w:rPr>
                <w:sz w:val="20"/>
              </w:rPr>
              <w:t xml:space="preserve">Login Zeichenkette aus dem AD oder F-IAM. Entsprecht im AD den </w:t>
            </w:r>
            <w:proofErr w:type="spellStart"/>
            <w:r w:rsidRPr="003D0769">
              <w:rPr>
                <w:sz w:val="20"/>
              </w:rPr>
              <w:t>smAccountName</w:t>
            </w:r>
            <w:proofErr w:type="spellEnd"/>
            <w:r w:rsidRPr="003D0769">
              <w:rPr>
                <w:sz w:val="20"/>
              </w:rPr>
              <w:t xml:space="preserve">. Muss eindeutig sein. </w:t>
            </w:r>
          </w:p>
        </w:tc>
      </w:tr>
      <w:tr w:rsidR="003D0769" w14:paraId="7FEB1E07" w14:textId="77777777" w:rsidTr="00B30A46">
        <w:tc>
          <w:tcPr>
            <w:tcW w:w="3171" w:type="dxa"/>
          </w:tcPr>
          <w:p w14:paraId="49FF2E82" w14:textId="69BE52B9" w:rsidR="003D0769" w:rsidRPr="003D0769" w:rsidRDefault="003D0769" w:rsidP="00B30A46">
            <w:pPr>
              <w:rPr>
                <w:sz w:val="20"/>
              </w:rPr>
            </w:pPr>
            <w:r>
              <w:rPr>
                <w:sz w:val="20"/>
              </w:rPr>
              <w:t>DN</w:t>
            </w:r>
          </w:p>
        </w:tc>
        <w:tc>
          <w:tcPr>
            <w:tcW w:w="3172" w:type="dxa"/>
          </w:tcPr>
          <w:p w14:paraId="5DA802F9" w14:textId="29D3720D" w:rsidR="003D0769" w:rsidRPr="003D0769" w:rsidRDefault="003D0769" w:rsidP="00B30A46">
            <w:pPr>
              <w:rPr>
                <w:sz w:val="20"/>
              </w:rPr>
            </w:pPr>
            <w:r>
              <w:rPr>
                <w:sz w:val="20"/>
              </w:rPr>
              <w:t>0..1, String 200</w:t>
            </w:r>
          </w:p>
        </w:tc>
        <w:tc>
          <w:tcPr>
            <w:tcW w:w="3172" w:type="dxa"/>
          </w:tcPr>
          <w:p w14:paraId="1186EAD1" w14:textId="3148D606" w:rsidR="003D0769" w:rsidRPr="003D0769" w:rsidRDefault="003D0769" w:rsidP="00B30A46">
            <w:pPr>
              <w:rPr>
                <w:sz w:val="20"/>
              </w:rPr>
            </w:pPr>
            <w:r>
              <w:rPr>
                <w:sz w:val="20"/>
              </w:rPr>
              <w:t xml:space="preserve">DN-Zeichenkette, </w:t>
            </w:r>
            <w:r w:rsidR="00D872A9">
              <w:rPr>
                <w:sz w:val="20"/>
              </w:rPr>
              <w:t xml:space="preserve">vollqualifiziert </w:t>
            </w:r>
            <w:r>
              <w:rPr>
                <w:sz w:val="20"/>
              </w:rPr>
              <w:t>aus dem Verzeichnisdienst. Wird automatisch gepflegt bei Nutzung eines AD.</w:t>
            </w:r>
          </w:p>
        </w:tc>
      </w:tr>
      <w:tr w:rsidR="00601023" w14:paraId="66EE67DB" w14:textId="77777777" w:rsidTr="00B30A46">
        <w:tc>
          <w:tcPr>
            <w:tcW w:w="3171" w:type="dxa"/>
          </w:tcPr>
          <w:p w14:paraId="07773473" w14:textId="222AC008" w:rsidR="00601023" w:rsidRDefault="00601023" w:rsidP="00B30A46">
            <w:pPr>
              <w:rPr>
                <w:sz w:val="20"/>
              </w:rPr>
            </w:pPr>
            <w:r>
              <w:rPr>
                <w:sz w:val="20"/>
              </w:rPr>
              <w:t>UID</w:t>
            </w:r>
          </w:p>
        </w:tc>
        <w:tc>
          <w:tcPr>
            <w:tcW w:w="3172" w:type="dxa"/>
          </w:tcPr>
          <w:p w14:paraId="0323E3BE" w14:textId="4333D4A8" w:rsidR="00601023" w:rsidRDefault="00601023" w:rsidP="00B30A46">
            <w:pPr>
              <w:rPr>
                <w:sz w:val="20"/>
              </w:rPr>
            </w:pPr>
            <w:r>
              <w:rPr>
                <w:sz w:val="20"/>
              </w:rPr>
              <w:t>0..1, String 200</w:t>
            </w:r>
          </w:p>
        </w:tc>
        <w:tc>
          <w:tcPr>
            <w:tcW w:w="3172" w:type="dxa"/>
          </w:tcPr>
          <w:p w14:paraId="12E499D6" w14:textId="1EC09D27" w:rsidR="00601023" w:rsidRDefault="00601023" w:rsidP="00B30A46">
            <w:pPr>
              <w:rPr>
                <w:sz w:val="20"/>
              </w:rPr>
            </w:pPr>
            <w:r>
              <w:rPr>
                <w:sz w:val="20"/>
              </w:rPr>
              <w:t>P20 UID aus F-IAM, wenn vorhanden.</w:t>
            </w:r>
          </w:p>
        </w:tc>
      </w:tr>
      <w:tr w:rsidR="003D0769" w14:paraId="5B32AD43" w14:textId="77777777" w:rsidTr="00B30A46">
        <w:tc>
          <w:tcPr>
            <w:tcW w:w="3171" w:type="dxa"/>
          </w:tcPr>
          <w:p w14:paraId="14513D61" w14:textId="063E5BF5" w:rsidR="003D0769" w:rsidRDefault="003D0769" w:rsidP="00B30A46">
            <w:pPr>
              <w:rPr>
                <w:sz w:val="20"/>
              </w:rPr>
            </w:pPr>
            <w:r>
              <w:rPr>
                <w:sz w:val="20"/>
              </w:rPr>
              <w:t>Vorname</w:t>
            </w:r>
          </w:p>
        </w:tc>
        <w:tc>
          <w:tcPr>
            <w:tcW w:w="3172" w:type="dxa"/>
          </w:tcPr>
          <w:p w14:paraId="0BAC6C16" w14:textId="5063FD5A" w:rsidR="003D0769" w:rsidRDefault="003D0769" w:rsidP="00B30A46">
            <w:pPr>
              <w:rPr>
                <w:sz w:val="20"/>
              </w:rPr>
            </w:pPr>
            <w:r>
              <w:rPr>
                <w:sz w:val="20"/>
              </w:rPr>
              <w:t>1..1, String 200</w:t>
            </w:r>
          </w:p>
        </w:tc>
        <w:tc>
          <w:tcPr>
            <w:tcW w:w="3172" w:type="dxa"/>
          </w:tcPr>
          <w:p w14:paraId="70BB4428" w14:textId="3F16B0B7" w:rsidR="003D0769" w:rsidRDefault="003D0769" w:rsidP="00B30A46">
            <w:pPr>
              <w:rPr>
                <w:sz w:val="20"/>
              </w:rPr>
            </w:pPr>
            <w:r>
              <w:rPr>
                <w:sz w:val="20"/>
              </w:rPr>
              <w:t xml:space="preserve">Vorname </w:t>
            </w:r>
          </w:p>
        </w:tc>
      </w:tr>
      <w:tr w:rsidR="003D0769" w14:paraId="2E522E02" w14:textId="77777777" w:rsidTr="00B30A46">
        <w:tc>
          <w:tcPr>
            <w:tcW w:w="3171" w:type="dxa"/>
          </w:tcPr>
          <w:p w14:paraId="543142E9" w14:textId="159CBFD0" w:rsidR="003D0769" w:rsidRDefault="003D0769" w:rsidP="00B30A46">
            <w:pPr>
              <w:rPr>
                <w:sz w:val="20"/>
              </w:rPr>
            </w:pPr>
            <w:r>
              <w:rPr>
                <w:sz w:val="20"/>
              </w:rPr>
              <w:t>Name</w:t>
            </w:r>
          </w:p>
        </w:tc>
        <w:tc>
          <w:tcPr>
            <w:tcW w:w="3172" w:type="dxa"/>
          </w:tcPr>
          <w:p w14:paraId="00E0CC59" w14:textId="0C4FF655" w:rsidR="003D0769" w:rsidRDefault="003D0769" w:rsidP="00B30A46">
            <w:pPr>
              <w:rPr>
                <w:sz w:val="20"/>
              </w:rPr>
            </w:pPr>
            <w:r>
              <w:rPr>
                <w:sz w:val="20"/>
              </w:rPr>
              <w:t>1..1, String 200</w:t>
            </w:r>
          </w:p>
        </w:tc>
        <w:tc>
          <w:tcPr>
            <w:tcW w:w="3172" w:type="dxa"/>
          </w:tcPr>
          <w:p w14:paraId="4B0C34CB" w14:textId="64863AE3" w:rsidR="003D0769" w:rsidRDefault="003D0769" w:rsidP="00B30A46">
            <w:pPr>
              <w:rPr>
                <w:sz w:val="20"/>
              </w:rPr>
            </w:pPr>
            <w:r>
              <w:rPr>
                <w:sz w:val="20"/>
              </w:rPr>
              <w:t xml:space="preserve">Nachname </w:t>
            </w:r>
          </w:p>
        </w:tc>
      </w:tr>
      <w:tr w:rsidR="003D0769" w14:paraId="590EB3B6" w14:textId="77777777" w:rsidTr="00B30A46">
        <w:tc>
          <w:tcPr>
            <w:tcW w:w="3171" w:type="dxa"/>
          </w:tcPr>
          <w:p w14:paraId="2771BE02" w14:textId="6796A7FC" w:rsidR="003D0769" w:rsidRDefault="003D0769" w:rsidP="00B30A46">
            <w:pPr>
              <w:rPr>
                <w:sz w:val="20"/>
              </w:rPr>
            </w:pPr>
            <w:r>
              <w:rPr>
                <w:sz w:val="20"/>
              </w:rPr>
              <w:t>Email</w:t>
            </w:r>
          </w:p>
        </w:tc>
        <w:tc>
          <w:tcPr>
            <w:tcW w:w="3172" w:type="dxa"/>
          </w:tcPr>
          <w:p w14:paraId="51931962" w14:textId="4483093C" w:rsidR="003D0769" w:rsidRDefault="003D0769" w:rsidP="00B30A46">
            <w:pPr>
              <w:rPr>
                <w:sz w:val="20"/>
              </w:rPr>
            </w:pPr>
            <w:r>
              <w:rPr>
                <w:sz w:val="20"/>
              </w:rPr>
              <w:t>0..1, String 200</w:t>
            </w:r>
          </w:p>
        </w:tc>
        <w:tc>
          <w:tcPr>
            <w:tcW w:w="3172" w:type="dxa"/>
          </w:tcPr>
          <w:p w14:paraId="1341A975" w14:textId="0C8E1193" w:rsidR="003D0769" w:rsidRDefault="003D0769" w:rsidP="00B30A46">
            <w:pPr>
              <w:rPr>
                <w:sz w:val="20"/>
              </w:rPr>
            </w:pPr>
            <w:r>
              <w:rPr>
                <w:sz w:val="20"/>
              </w:rPr>
              <w:t xml:space="preserve">Emailadresse </w:t>
            </w:r>
          </w:p>
        </w:tc>
      </w:tr>
      <w:tr w:rsidR="003D0769" w14:paraId="2B28AA8E" w14:textId="77777777" w:rsidTr="00B30A46">
        <w:tc>
          <w:tcPr>
            <w:tcW w:w="3171" w:type="dxa"/>
          </w:tcPr>
          <w:p w14:paraId="37B9B885" w14:textId="21A3A796" w:rsidR="003D0769" w:rsidRDefault="003D0769" w:rsidP="00B30A46">
            <w:pPr>
              <w:rPr>
                <w:sz w:val="20"/>
              </w:rPr>
            </w:pPr>
            <w:r>
              <w:rPr>
                <w:sz w:val="20"/>
              </w:rPr>
              <w:t>Telefon</w:t>
            </w:r>
          </w:p>
        </w:tc>
        <w:tc>
          <w:tcPr>
            <w:tcW w:w="3172" w:type="dxa"/>
          </w:tcPr>
          <w:p w14:paraId="6AE89BF5" w14:textId="4A65C39A" w:rsidR="003D0769" w:rsidRDefault="003D0769" w:rsidP="00B30A46">
            <w:pPr>
              <w:rPr>
                <w:sz w:val="20"/>
              </w:rPr>
            </w:pPr>
            <w:r>
              <w:rPr>
                <w:sz w:val="20"/>
              </w:rPr>
              <w:t>0..1, String 200</w:t>
            </w:r>
          </w:p>
        </w:tc>
        <w:tc>
          <w:tcPr>
            <w:tcW w:w="3172" w:type="dxa"/>
          </w:tcPr>
          <w:p w14:paraId="78B3F771" w14:textId="50A40312" w:rsidR="003D0769" w:rsidRDefault="003D0769" w:rsidP="00B30A46">
            <w:pPr>
              <w:rPr>
                <w:sz w:val="20"/>
              </w:rPr>
            </w:pPr>
            <w:r>
              <w:rPr>
                <w:sz w:val="20"/>
              </w:rPr>
              <w:t xml:space="preserve">Telefonnummer </w:t>
            </w:r>
          </w:p>
        </w:tc>
      </w:tr>
      <w:tr w:rsidR="003D0769" w14:paraId="02F29F7C" w14:textId="77777777" w:rsidTr="00B30A46">
        <w:tc>
          <w:tcPr>
            <w:tcW w:w="3171" w:type="dxa"/>
          </w:tcPr>
          <w:p w14:paraId="7B9A6835" w14:textId="66A30BA6" w:rsidR="003D0769" w:rsidRDefault="003D0769" w:rsidP="00B30A46">
            <w:pPr>
              <w:rPr>
                <w:sz w:val="20"/>
              </w:rPr>
            </w:pPr>
            <w:r>
              <w:rPr>
                <w:sz w:val="20"/>
              </w:rPr>
              <w:t>Telefax</w:t>
            </w:r>
          </w:p>
        </w:tc>
        <w:tc>
          <w:tcPr>
            <w:tcW w:w="3172" w:type="dxa"/>
          </w:tcPr>
          <w:p w14:paraId="6D9CBFAC" w14:textId="568C6261" w:rsidR="003D0769" w:rsidRDefault="003D0769" w:rsidP="00B30A46">
            <w:pPr>
              <w:rPr>
                <w:sz w:val="20"/>
              </w:rPr>
            </w:pPr>
            <w:r>
              <w:rPr>
                <w:sz w:val="20"/>
              </w:rPr>
              <w:t>0..1, String 200</w:t>
            </w:r>
          </w:p>
        </w:tc>
        <w:tc>
          <w:tcPr>
            <w:tcW w:w="3172" w:type="dxa"/>
          </w:tcPr>
          <w:p w14:paraId="31722498" w14:textId="03017C1E" w:rsidR="003D0769" w:rsidRDefault="003D0769" w:rsidP="00B30A46">
            <w:pPr>
              <w:rPr>
                <w:sz w:val="20"/>
              </w:rPr>
            </w:pPr>
            <w:r>
              <w:rPr>
                <w:sz w:val="20"/>
              </w:rPr>
              <w:t>Telefaxnummer</w:t>
            </w:r>
          </w:p>
        </w:tc>
      </w:tr>
      <w:tr w:rsidR="003D0769" w14:paraId="58201BFE" w14:textId="77777777" w:rsidTr="00B30A46">
        <w:tc>
          <w:tcPr>
            <w:tcW w:w="3171" w:type="dxa"/>
          </w:tcPr>
          <w:p w14:paraId="18933EC8" w14:textId="15146DE6" w:rsidR="003D0769" w:rsidRDefault="003D0769" w:rsidP="00B30A46">
            <w:pPr>
              <w:rPr>
                <w:sz w:val="20"/>
              </w:rPr>
            </w:pPr>
            <w:r>
              <w:rPr>
                <w:sz w:val="20"/>
              </w:rPr>
              <w:t>Deaktiviert</w:t>
            </w:r>
          </w:p>
        </w:tc>
        <w:tc>
          <w:tcPr>
            <w:tcW w:w="3172" w:type="dxa"/>
          </w:tcPr>
          <w:p w14:paraId="63DC35F4" w14:textId="292C1029" w:rsidR="003D0769" w:rsidRDefault="00601023" w:rsidP="00B30A46">
            <w:pPr>
              <w:rPr>
                <w:sz w:val="20"/>
              </w:rPr>
            </w:pPr>
            <w:r>
              <w:rPr>
                <w:sz w:val="20"/>
              </w:rPr>
              <w:t>0</w:t>
            </w:r>
            <w:r w:rsidR="003D0769">
              <w:rPr>
                <w:sz w:val="20"/>
              </w:rPr>
              <w:t>..1, Boolean</w:t>
            </w:r>
          </w:p>
        </w:tc>
        <w:tc>
          <w:tcPr>
            <w:tcW w:w="3172" w:type="dxa"/>
          </w:tcPr>
          <w:p w14:paraId="120EAD6E" w14:textId="645CAA15" w:rsidR="003D0769" w:rsidRDefault="003D0769" w:rsidP="00B30A46">
            <w:pPr>
              <w:rPr>
                <w:sz w:val="20"/>
              </w:rPr>
            </w:pPr>
            <w:r>
              <w:rPr>
                <w:sz w:val="20"/>
              </w:rPr>
              <w:t>Wenn deaktiviert</w:t>
            </w:r>
            <w:r w:rsidR="00601023">
              <w:rPr>
                <w:sz w:val="20"/>
              </w:rPr>
              <w:t xml:space="preserve"> (1)</w:t>
            </w:r>
            <w:r>
              <w:rPr>
                <w:sz w:val="20"/>
              </w:rPr>
              <w:t xml:space="preserve">, </w:t>
            </w:r>
            <w:r w:rsidR="00601023">
              <w:rPr>
                <w:sz w:val="20"/>
              </w:rPr>
              <w:t>gilt der Anwender in @</w:t>
            </w:r>
            <w:proofErr w:type="spellStart"/>
            <w:r w:rsidR="00601023">
              <w:rPr>
                <w:sz w:val="20"/>
              </w:rPr>
              <w:t>rtus</w:t>
            </w:r>
            <w:proofErr w:type="spellEnd"/>
            <w:r w:rsidR="00601023">
              <w:rPr>
                <w:sz w:val="20"/>
              </w:rPr>
              <w:t xml:space="preserve"> wie gelöscht und wird nur noch historisch für Bestandvorgänge angezeigt.</w:t>
            </w:r>
          </w:p>
        </w:tc>
      </w:tr>
      <w:tr w:rsidR="00601023" w14:paraId="65ABDF47" w14:textId="77777777" w:rsidTr="00B30A46">
        <w:tc>
          <w:tcPr>
            <w:tcW w:w="3171" w:type="dxa"/>
          </w:tcPr>
          <w:p w14:paraId="052870C0" w14:textId="2F8103C1" w:rsidR="00601023" w:rsidRDefault="00601023" w:rsidP="00B30A46">
            <w:pPr>
              <w:rPr>
                <w:sz w:val="20"/>
              </w:rPr>
            </w:pPr>
            <w:r>
              <w:rPr>
                <w:sz w:val="20"/>
              </w:rPr>
              <w:lastRenderedPageBreak/>
              <w:t>Global Gesperrt</w:t>
            </w:r>
          </w:p>
        </w:tc>
        <w:tc>
          <w:tcPr>
            <w:tcW w:w="3172" w:type="dxa"/>
          </w:tcPr>
          <w:p w14:paraId="7B7A1BA9" w14:textId="19836C91" w:rsidR="00601023" w:rsidRDefault="00601023" w:rsidP="00B30A46">
            <w:pPr>
              <w:rPr>
                <w:sz w:val="20"/>
              </w:rPr>
            </w:pPr>
            <w:r>
              <w:rPr>
                <w:sz w:val="20"/>
              </w:rPr>
              <w:t>0..1, Boolean</w:t>
            </w:r>
          </w:p>
        </w:tc>
        <w:tc>
          <w:tcPr>
            <w:tcW w:w="3172" w:type="dxa"/>
          </w:tcPr>
          <w:p w14:paraId="16841F27" w14:textId="4CC07345" w:rsidR="00601023" w:rsidRDefault="00601023" w:rsidP="00B30A46">
            <w:pPr>
              <w:rPr>
                <w:sz w:val="20"/>
              </w:rPr>
            </w:pPr>
            <w:r>
              <w:rPr>
                <w:sz w:val="20"/>
              </w:rPr>
              <w:t>Wenn gesperrt (1), kann sich der Anwender nicht mehr an einer @</w:t>
            </w:r>
            <w:proofErr w:type="spellStart"/>
            <w:r>
              <w:rPr>
                <w:sz w:val="20"/>
              </w:rPr>
              <w:t>rtus</w:t>
            </w:r>
            <w:proofErr w:type="spellEnd"/>
            <w:r>
              <w:rPr>
                <w:sz w:val="20"/>
              </w:rPr>
              <w:t>-Anwendung anmelden.</w:t>
            </w:r>
          </w:p>
        </w:tc>
      </w:tr>
      <w:tr w:rsidR="00C71C01" w14:paraId="54957F03" w14:textId="77777777" w:rsidTr="00B30A46">
        <w:tc>
          <w:tcPr>
            <w:tcW w:w="3171" w:type="dxa"/>
          </w:tcPr>
          <w:p w14:paraId="2EE0D6F6" w14:textId="13179D23" w:rsidR="00C71C01" w:rsidRDefault="00C71C01" w:rsidP="00B30A46">
            <w:pPr>
              <w:rPr>
                <w:sz w:val="20"/>
              </w:rPr>
            </w:pPr>
            <w:r>
              <w:rPr>
                <w:sz w:val="20"/>
              </w:rPr>
              <w:t>Anwender auf Dienststelle sperren.</w:t>
            </w:r>
          </w:p>
        </w:tc>
        <w:tc>
          <w:tcPr>
            <w:tcW w:w="3172" w:type="dxa"/>
          </w:tcPr>
          <w:p w14:paraId="02A365C6" w14:textId="41CA1614" w:rsidR="00C71C01" w:rsidRDefault="00C71C01" w:rsidP="00B30A46">
            <w:pPr>
              <w:rPr>
                <w:sz w:val="20"/>
              </w:rPr>
            </w:pPr>
            <w:r>
              <w:rPr>
                <w:sz w:val="20"/>
              </w:rPr>
              <w:t>0..1, Boolean</w:t>
            </w:r>
          </w:p>
        </w:tc>
        <w:tc>
          <w:tcPr>
            <w:tcW w:w="3172" w:type="dxa"/>
          </w:tcPr>
          <w:p w14:paraId="51841E91" w14:textId="47A6FF6E" w:rsidR="00C71C01" w:rsidRDefault="00C71C01" w:rsidP="00B30A46">
            <w:pPr>
              <w:rPr>
                <w:sz w:val="20"/>
              </w:rPr>
            </w:pPr>
            <w:r>
              <w:rPr>
                <w:sz w:val="20"/>
              </w:rPr>
              <w:t>Wenn für eine Dienststelle aktiviert (1), kann sich der Anwender auf dieser Dienststelle nicht mehr anmelden. Seine Einstellung und Berechtigung auf dieser Dienststelle bleiben davon unberührt. Erfordert im Kontext die betroffene Dienststelle.</w:t>
            </w:r>
          </w:p>
        </w:tc>
      </w:tr>
      <w:tr w:rsidR="00F06FBF" w14:paraId="61A87F3A" w14:textId="77777777" w:rsidTr="00B30A46">
        <w:tc>
          <w:tcPr>
            <w:tcW w:w="3171" w:type="dxa"/>
          </w:tcPr>
          <w:p w14:paraId="77D7A8D5" w14:textId="4C7D98A6" w:rsidR="00F06FBF" w:rsidRDefault="00F06FBF" w:rsidP="00B30A46">
            <w:pPr>
              <w:rPr>
                <w:sz w:val="20"/>
              </w:rPr>
            </w:pPr>
            <w:r>
              <w:rPr>
                <w:sz w:val="20"/>
              </w:rPr>
              <w:t>Dienstgrad</w:t>
            </w:r>
          </w:p>
        </w:tc>
        <w:tc>
          <w:tcPr>
            <w:tcW w:w="3172" w:type="dxa"/>
          </w:tcPr>
          <w:p w14:paraId="2774E798" w14:textId="2E7CC14F" w:rsidR="00F06FBF" w:rsidRDefault="00F06FBF" w:rsidP="00B30A46">
            <w:pPr>
              <w:rPr>
                <w:sz w:val="20"/>
              </w:rPr>
            </w:pPr>
            <w:r>
              <w:rPr>
                <w:sz w:val="20"/>
              </w:rPr>
              <w:t>0..1, String 200 / Katalog?</w:t>
            </w:r>
          </w:p>
        </w:tc>
        <w:tc>
          <w:tcPr>
            <w:tcW w:w="3172" w:type="dxa"/>
          </w:tcPr>
          <w:p w14:paraId="4AE58191" w14:textId="77777777" w:rsidR="00F06FBF" w:rsidRDefault="00F06FBF" w:rsidP="00B30A46">
            <w:pPr>
              <w:rPr>
                <w:sz w:val="20"/>
              </w:rPr>
            </w:pPr>
          </w:p>
        </w:tc>
      </w:tr>
    </w:tbl>
    <w:p w14:paraId="3D369C8A" w14:textId="77777777" w:rsidR="00B30A46" w:rsidRPr="00B30A46" w:rsidRDefault="00B30A46" w:rsidP="00B30A46"/>
    <w:p w14:paraId="20BB1F7B" w14:textId="67DC5D4C" w:rsidR="002E4F08" w:rsidRDefault="002E4F08" w:rsidP="002E4F08">
      <w:pPr>
        <w:pStyle w:val="berschrift2"/>
        <w:keepLines/>
        <w:numPr>
          <w:ilvl w:val="1"/>
          <w:numId w:val="11"/>
        </w:numPr>
        <w:pBdr>
          <w:bottom w:val="single" w:sz="4" w:space="1" w:color="auto"/>
        </w:pBdr>
        <w:spacing w:line="240" w:lineRule="auto"/>
        <w:rPr>
          <w:rStyle w:val="IntensiveHervorhebung"/>
          <w:rFonts w:asciiTheme="minorHAnsi" w:hAnsiTheme="minorHAnsi" w:cstheme="minorHAnsi"/>
        </w:rPr>
      </w:pPr>
      <w:bookmarkStart w:id="30" w:name="_Ref163217973"/>
      <w:bookmarkStart w:id="31" w:name="_Toc168919239"/>
      <w:r>
        <w:rPr>
          <w:rStyle w:val="IntensiveHervorhebung"/>
          <w:rFonts w:asciiTheme="minorHAnsi" w:hAnsiTheme="minorHAnsi" w:cstheme="minorHAnsi"/>
        </w:rPr>
        <w:t>Übersicht Objekt: Dienststelle</w:t>
      </w:r>
      <w:bookmarkEnd w:id="30"/>
      <w:bookmarkEnd w:id="31"/>
    </w:p>
    <w:p w14:paraId="4FAFC863" w14:textId="53A83142" w:rsidR="000601EA" w:rsidRPr="000601EA" w:rsidRDefault="00601023" w:rsidP="00601023">
      <w:r>
        <w:t>Dieser Abschnitt liefert eine Übersicht über das Fachobjekt der @</w:t>
      </w:r>
      <w:proofErr w:type="spellStart"/>
      <w:r>
        <w:t>rtus</w:t>
      </w:r>
      <w:proofErr w:type="spellEnd"/>
      <w:r>
        <w:t>-Dienststelle. Nachfolgend wir</w:t>
      </w:r>
      <w:r w:rsidR="00433F68">
        <w:t>d</w:t>
      </w:r>
      <w:r>
        <w:t xml:space="preserve"> als Überblick die Maske der Dienststellenverwaltung von @</w:t>
      </w:r>
      <w:proofErr w:type="spellStart"/>
      <w:r>
        <w:t>rtus</w:t>
      </w:r>
      <w:proofErr w:type="spellEnd"/>
      <w:r>
        <w:t xml:space="preserve">-Admin aufgeführt und anschließend die wesentlichen derzeitigen Plausibilitäten und Eigenschaften der Dienststelle dargestellt. Auch hier gilt, dass diese möglichst weitgehend erhalten bleiben sollen, ob ein Parallelbetrieb einer internen und externen Benutzerverwaltung </w:t>
      </w:r>
      <w:r w:rsidR="005D62BF">
        <w:t xml:space="preserve">für eine Übergangszeit zu </w:t>
      </w:r>
      <w:r w:rsidR="001311B0">
        <w:t>erleichtern</w:t>
      </w:r>
      <w:r w:rsidR="005D62BF">
        <w:t>.</w:t>
      </w:r>
    </w:p>
    <w:p w14:paraId="0BF4240C" w14:textId="32C714A4" w:rsidR="002E4F08" w:rsidRDefault="002E4F08" w:rsidP="002E4F08"/>
    <w:p w14:paraId="430F59E5" w14:textId="77777777" w:rsidR="00601023" w:rsidRDefault="00601023" w:rsidP="00601023">
      <w:pPr>
        <w:keepNext/>
        <w:jc w:val="center"/>
      </w:pPr>
      <w:r>
        <w:rPr>
          <w:noProof/>
        </w:rPr>
        <w:lastRenderedPageBreak/>
        <w:drawing>
          <wp:inline distT="0" distB="0" distL="0" distR="0" wp14:anchorId="329016F3" wp14:editId="07A6F905">
            <wp:extent cx="6048375" cy="4337685"/>
            <wp:effectExtent l="19050" t="19050" r="28575" b="2476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048375" cy="4337685"/>
                    </a:xfrm>
                    <a:prstGeom prst="rect">
                      <a:avLst/>
                    </a:prstGeom>
                    <a:ln>
                      <a:solidFill>
                        <a:schemeClr val="accent1"/>
                      </a:solidFill>
                    </a:ln>
                  </pic:spPr>
                </pic:pic>
              </a:graphicData>
            </a:graphic>
          </wp:inline>
        </w:drawing>
      </w:r>
    </w:p>
    <w:p w14:paraId="1A6FB192" w14:textId="72E1AE0F" w:rsidR="00601023" w:rsidRDefault="00601023" w:rsidP="00601023">
      <w:pPr>
        <w:pStyle w:val="Beschriftung"/>
        <w:jc w:val="center"/>
      </w:pPr>
      <w:bookmarkStart w:id="32" w:name="_Toc168919608"/>
      <w:r>
        <w:t xml:space="preserve">Abbildung </w:t>
      </w:r>
      <w:fldSimple w:instr=" SEQ Abbildung \* ARABIC ">
        <w:r w:rsidR="002952B9">
          <w:rPr>
            <w:noProof/>
          </w:rPr>
          <w:t>4</w:t>
        </w:r>
      </w:fldSimple>
      <w:r>
        <w:t>: @</w:t>
      </w:r>
      <w:proofErr w:type="spellStart"/>
      <w:r>
        <w:t>rtus</w:t>
      </w:r>
      <w:proofErr w:type="spellEnd"/>
      <w:r>
        <w:t>-Admin Maske Dienststellenverwaltung</w:t>
      </w:r>
      <w:bookmarkEnd w:id="32"/>
    </w:p>
    <w:p w14:paraId="69377420" w14:textId="77777777" w:rsidR="00C71C01" w:rsidRDefault="00C71C01" w:rsidP="00C71C01">
      <w:pPr>
        <w:keepNext/>
        <w:jc w:val="center"/>
      </w:pPr>
      <w:r>
        <w:rPr>
          <w:noProof/>
        </w:rPr>
        <w:lastRenderedPageBreak/>
        <w:drawing>
          <wp:inline distT="0" distB="0" distL="0" distR="0" wp14:anchorId="3425A729" wp14:editId="07FF1985">
            <wp:extent cx="6048375" cy="3868420"/>
            <wp:effectExtent l="19050" t="19050" r="28575" b="1778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048375" cy="3868420"/>
                    </a:xfrm>
                    <a:prstGeom prst="rect">
                      <a:avLst/>
                    </a:prstGeom>
                    <a:ln>
                      <a:solidFill>
                        <a:schemeClr val="accent1"/>
                      </a:solidFill>
                    </a:ln>
                  </pic:spPr>
                </pic:pic>
              </a:graphicData>
            </a:graphic>
          </wp:inline>
        </w:drawing>
      </w:r>
    </w:p>
    <w:p w14:paraId="07DD3941" w14:textId="788B2F29" w:rsidR="005D62BF" w:rsidRDefault="00C71C01" w:rsidP="00C71C01">
      <w:pPr>
        <w:pStyle w:val="Beschriftung"/>
        <w:jc w:val="center"/>
      </w:pPr>
      <w:bookmarkStart w:id="33" w:name="_Toc168919609"/>
      <w:r>
        <w:t xml:space="preserve">Abbildung </w:t>
      </w:r>
      <w:fldSimple w:instr=" SEQ Abbildung \* ARABIC ">
        <w:r w:rsidR="002952B9">
          <w:rPr>
            <w:noProof/>
          </w:rPr>
          <w:t>5</w:t>
        </w:r>
      </w:fldSimple>
      <w:r>
        <w:t>: @</w:t>
      </w:r>
      <w:proofErr w:type="spellStart"/>
      <w:r>
        <w:t>rtus</w:t>
      </w:r>
      <w:proofErr w:type="spellEnd"/>
      <w:r>
        <w:t>-Admin Maske Dienststellenverwaltung Dienststellen-Status</w:t>
      </w:r>
      <w:bookmarkEnd w:id="33"/>
    </w:p>
    <w:p w14:paraId="2EDD3CEC" w14:textId="77777777" w:rsidR="00C71C01" w:rsidRDefault="00C71C01" w:rsidP="005D62BF"/>
    <w:tbl>
      <w:tblPr>
        <w:tblStyle w:val="Tabellenraster"/>
        <w:tblW w:w="0" w:type="auto"/>
        <w:tblLook w:val="04A0" w:firstRow="1" w:lastRow="0" w:firstColumn="1" w:lastColumn="0" w:noHBand="0" w:noVBand="1"/>
      </w:tblPr>
      <w:tblGrid>
        <w:gridCol w:w="2972"/>
        <w:gridCol w:w="2552"/>
        <w:gridCol w:w="3991"/>
      </w:tblGrid>
      <w:tr w:rsidR="005D62BF" w:rsidRPr="005D62BF" w14:paraId="43666E33" w14:textId="77777777" w:rsidTr="006E2108">
        <w:tc>
          <w:tcPr>
            <w:tcW w:w="2972" w:type="dxa"/>
            <w:shd w:val="clear" w:color="auto" w:fill="D9D9D9" w:themeFill="background1" w:themeFillShade="D9"/>
          </w:tcPr>
          <w:p w14:paraId="3CBB1C36" w14:textId="025D5C5B" w:rsidR="005D62BF" w:rsidRPr="005D62BF" w:rsidRDefault="005D62BF" w:rsidP="000337E1">
            <w:pPr>
              <w:rPr>
                <w:b/>
                <w:sz w:val="20"/>
                <w14:shadow w14:blurRad="50800" w14:dist="50800" w14:dir="5400000" w14:sx="0" w14:sy="0" w14:kx="0" w14:ky="0" w14:algn="ctr">
                  <w14:schemeClr w14:val="bg1"/>
                </w14:shadow>
              </w:rPr>
            </w:pPr>
            <w:bookmarkStart w:id="34" w:name="_Hlk152587404"/>
            <w:r w:rsidRPr="005D62BF">
              <w:rPr>
                <w:b/>
                <w:sz w:val="20"/>
                <w14:shadow w14:blurRad="50800" w14:dist="50800" w14:dir="5400000" w14:sx="0" w14:sy="0" w14:kx="0" w14:ky="0" w14:algn="ctr">
                  <w14:schemeClr w14:val="bg1"/>
                </w14:shadow>
              </w:rPr>
              <w:t>Attribut</w:t>
            </w:r>
            <w:r>
              <w:rPr>
                <w:b/>
                <w:sz w:val="20"/>
                <w14:shadow w14:blurRad="50800" w14:dist="50800" w14:dir="5400000" w14:sx="0" w14:sy="0" w14:kx="0" w14:ky="0" w14:algn="ctr">
                  <w14:schemeClr w14:val="bg1"/>
                </w14:shadow>
              </w:rPr>
              <w:t>/Referenzobjekt</w:t>
            </w:r>
          </w:p>
        </w:tc>
        <w:tc>
          <w:tcPr>
            <w:tcW w:w="2552" w:type="dxa"/>
            <w:shd w:val="clear" w:color="auto" w:fill="D9D9D9" w:themeFill="background1" w:themeFillShade="D9"/>
          </w:tcPr>
          <w:p w14:paraId="7136101E" w14:textId="77777777" w:rsidR="005D62BF" w:rsidRPr="005D62BF" w:rsidRDefault="005D62BF" w:rsidP="000337E1">
            <w:pPr>
              <w:rPr>
                <w:b/>
                <w:sz w:val="20"/>
                <w14:shadow w14:blurRad="50800" w14:dist="50800" w14:dir="5400000" w14:sx="0" w14:sy="0" w14:kx="0" w14:ky="0" w14:algn="ctr">
                  <w14:schemeClr w14:val="bg1"/>
                </w14:shadow>
              </w:rPr>
            </w:pPr>
            <w:r w:rsidRPr="005D62BF">
              <w:rPr>
                <w:b/>
                <w:sz w:val="20"/>
                <w14:shadow w14:blurRad="50800" w14:dist="50800" w14:dir="5400000" w14:sx="0" w14:sy="0" w14:kx="0" w14:ky="0" w14:algn="ctr">
                  <w14:schemeClr w14:val="bg1"/>
                </w14:shadow>
              </w:rPr>
              <w:t>Typ</w:t>
            </w:r>
          </w:p>
        </w:tc>
        <w:tc>
          <w:tcPr>
            <w:tcW w:w="3991" w:type="dxa"/>
            <w:shd w:val="clear" w:color="auto" w:fill="D9D9D9" w:themeFill="background1" w:themeFillShade="D9"/>
          </w:tcPr>
          <w:p w14:paraId="42153A32" w14:textId="77777777" w:rsidR="005D62BF" w:rsidRPr="005D62BF" w:rsidRDefault="005D62BF" w:rsidP="000337E1">
            <w:pPr>
              <w:rPr>
                <w:b/>
                <w:sz w:val="20"/>
                <w14:shadow w14:blurRad="50800" w14:dist="50800" w14:dir="5400000" w14:sx="0" w14:sy="0" w14:kx="0" w14:ky="0" w14:algn="ctr">
                  <w14:schemeClr w14:val="bg1"/>
                </w14:shadow>
              </w:rPr>
            </w:pPr>
            <w:r w:rsidRPr="005D62BF">
              <w:rPr>
                <w:b/>
                <w:sz w:val="20"/>
                <w14:shadow w14:blurRad="50800" w14:dist="50800" w14:dir="5400000" w14:sx="0" w14:sy="0" w14:kx="0" w14:ky="0" w14:algn="ctr">
                  <w14:schemeClr w14:val="bg1"/>
                </w14:shadow>
              </w:rPr>
              <w:t>Beschreibung</w:t>
            </w:r>
          </w:p>
        </w:tc>
      </w:tr>
      <w:tr w:rsidR="005D62BF" w:rsidRPr="003D0769" w14:paraId="27665D2E" w14:textId="77777777" w:rsidTr="006E2108">
        <w:tc>
          <w:tcPr>
            <w:tcW w:w="2972" w:type="dxa"/>
          </w:tcPr>
          <w:p w14:paraId="4B9E72CB" w14:textId="7068F873" w:rsidR="005D62BF" w:rsidRPr="003D0769" w:rsidRDefault="005D62BF" w:rsidP="000337E1">
            <w:pPr>
              <w:rPr>
                <w:sz w:val="20"/>
              </w:rPr>
            </w:pPr>
            <w:r>
              <w:rPr>
                <w:sz w:val="20"/>
              </w:rPr>
              <w:t>Information zu der Dienststelle</w:t>
            </w:r>
          </w:p>
        </w:tc>
        <w:tc>
          <w:tcPr>
            <w:tcW w:w="2552" w:type="dxa"/>
          </w:tcPr>
          <w:p w14:paraId="18A6AE8A" w14:textId="7A66A188" w:rsidR="005D62BF" w:rsidRPr="003D0769" w:rsidRDefault="005D62BF" w:rsidP="000337E1">
            <w:pPr>
              <w:rPr>
                <w:sz w:val="20"/>
              </w:rPr>
            </w:pPr>
            <w:proofErr w:type="spellStart"/>
            <w:r>
              <w:rPr>
                <w:sz w:val="20"/>
              </w:rPr>
              <w:t>Dienststellen_Kat</w:t>
            </w:r>
            <w:proofErr w:type="spellEnd"/>
            <w:r>
              <w:rPr>
                <w:sz w:val="20"/>
              </w:rPr>
              <w:t xml:space="preserve"> mit Referenz auf Katalog ALLG_DST</w:t>
            </w:r>
            <w:r w:rsidRPr="003D0769">
              <w:rPr>
                <w:sz w:val="20"/>
              </w:rPr>
              <w:t xml:space="preserve"> </w:t>
            </w:r>
          </w:p>
        </w:tc>
        <w:tc>
          <w:tcPr>
            <w:tcW w:w="3991" w:type="dxa"/>
          </w:tcPr>
          <w:p w14:paraId="27E99A09" w14:textId="77777777" w:rsidR="005D62BF" w:rsidRDefault="005D62BF" w:rsidP="000337E1">
            <w:pPr>
              <w:rPr>
                <w:sz w:val="20"/>
              </w:rPr>
            </w:pPr>
            <w:r>
              <w:rPr>
                <w:sz w:val="20"/>
              </w:rPr>
              <w:t>In der Datenbank wird für eine Dienststelle lediglich ihre Katalog-Referenz (ID) auf den Katalog ALLG_DST gespeichert. Alle Attribute bzw. grundlegenden Informationen zur Dienststelle werden aus dem Katalogeintrag bezogen.</w:t>
            </w:r>
          </w:p>
          <w:p w14:paraId="4D82A0F9" w14:textId="37DBC0CA" w:rsidR="005D62BF" w:rsidRPr="003D0769" w:rsidRDefault="005D62BF" w:rsidP="000337E1">
            <w:pPr>
              <w:rPr>
                <w:sz w:val="20"/>
              </w:rPr>
            </w:pPr>
            <w:r>
              <w:rPr>
                <w:sz w:val="20"/>
              </w:rPr>
              <w:t xml:space="preserve">Die XD-Nummer ist ein fachlicher Schlüssel, die nicht dauerhaft eindeutig bleibt. </w:t>
            </w:r>
          </w:p>
        </w:tc>
      </w:tr>
      <w:bookmarkEnd w:id="34"/>
      <w:tr w:rsidR="005D62BF" w:rsidRPr="003D0769" w14:paraId="088F8BBC" w14:textId="77777777" w:rsidTr="006E2108">
        <w:tc>
          <w:tcPr>
            <w:tcW w:w="2972" w:type="dxa"/>
          </w:tcPr>
          <w:p w14:paraId="1D1176B2" w14:textId="6AFF5CA0" w:rsidR="005D62BF" w:rsidRPr="003D0769" w:rsidRDefault="005D62BF" w:rsidP="000337E1">
            <w:pPr>
              <w:rPr>
                <w:sz w:val="20"/>
              </w:rPr>
            </w:pPr>
            <w:r>
              <w:rPr>
                <w:sz w:val="20"/>
              </w:rPr>
              <w:t>Leiter</w:t>
            </w:r>
          </w:p>
        </w:tc>
        <w:tc>
          <w:tcPr>
            <w:tcW w:w="2552" w:type="dxa"/>
          </w:tcPr>
          <w:p w14:paraId="42033AFE" w14:textId="1DD601EA" w:rsidR="005D62BF" w:rsidRPr="003D0769" w:rsidRDefault="005D62BF" w:rsidP="000337E1">
            <w:pPr>
              <w:rPr>
                <w:sz w:val="20"/>
              </w:rPr>
            </w:pPr>
            <w:r>
              <w:rPr>
                <w:sz w:val="20"/>
              </w:rPr>
              <w:t>1..1, Anwender</w:t>
            </w:r>
          </w:p>
        </w:tc>
        <w:tc>
          <w:tcPr>
            <w:tcW w:w="3991" w:type="dxa"/>
          </w:tcPr>
          <w:p w14:paraId="10FB022F" w14:textId="59D4EE6F" w:rsidR="005D62BF" w:rsidRPr="003D0769" w:rsidRDefault="005D62BF" w:rsidP="000337E1">
            <w:pPr>
              <w:rPr>
                <w:sz w:val="20"/>
              </w:rPr>
            </w:pPr>
            <w:r>
              <w:rPr>
                <w:sz w:val="20"/>
              </w:rPr>
              <w:t>Referenziert den Leiter der Dienststelle. Bisher ein Muss-Referenz für eine aktive @</w:t>
            </w:r>
            <w:proofErr w:type="spellStart"/>
            <w:r>
              <w:rPr>
                <w:sz w:val="20"/>
              </w:rPr>
              <w:t>rtus</w:t>
            </w:r>
            <w:proofErr w:type="spellEnd"/>
            <w:r>
              <w:rPr>
                <w:sz w:val="20"/>
              </w:rPr>
              <w:t>-Dienststelle. Leiter und Vertreter haben immer automatisch alle Berechtigungen auf der Dienststelle.</w:t>
            </w:r>
          </w:p>
        </w:tc>
      </w:tr>
      <w:tr w:rsidR="005D62BF" w14:paraId="07EDD347" w14:textId="77777777" w:rsidTr="006E2108">
        <w:tc>
          <w:tcPr>
            <w:tcW w:w="2972" w:type="dxa"/>
          </w:tcPr>
          <w:p w14:paraId="05F069CA" w14:textId="7286441A" w:rsidR="005D62BF" w:rsidRDefault="005D62BF" w:rsidP="000337E1">
            <w:pPr>
              <w:rPr>
                <w:sz w:val="20"/>
              </w:rPr>
            </w:pPr>
            <w:r>
              <w:rPr>
                <w:sz w:val="20"/>
              </w:rPr>
              <w:t>Stellvertreter</w:t>
            </w:r>
          </w:p>
        </w:tc>
        <w:tc>
          <w:tcPr>
            <w:tcW w:w="2552" w:type="dxa"/>
          </w:tcPr>
          <w:p w14:paraId="73173096" w14:textId="4FCB8317" w:rsidR="005D62BF" w:rsidRDefault="005D62BF" w:rsidP="000337E1">
            <w:pPr>
              <w:rPr>
                <w:sz w:val="20"/>
              </w:rPr>
            </w:pPr>
            <w:r>
              <w:rPr>
                <w:sz w:val="20"/>
              </w:rPr>
              <w:t xml:space="preserve">0..n, Anwender </w:t>
            </w:r>
          </w:p>
        </w:tc>
        <w:tc>
          <w:tcPr>
            <w:tcW w:w="3991" w:type="dxa"/>
          </w:tcPr>
          <w:p w14:paraId="5BAFF243" w14:textId="55CB00EC" w:rsidR="005D62BF" w:rsidRDefault="005D62BF" w:rsidP="000337E1">
            <w:pPr>
              <w:rPr>
                <w:sz w:val="20"/>
              </w:rPr>
            </w:pPr>
            <w:proofErr w:type="gramStart"/>
            <w:r>
              <w:rPr>
                <w:sz w:val="20"/>
              </w:rPr>
              <w:t>Referenziert</w:t>
            </w:r>
            <w:proofErr w:type="gramEnd"/>
            <w:r>
              <w:rPr>
                <w:sz w:val="20"/>
              </w:rPr>
              <w:t xml:space="preserve"> die Stellvertreter der Dienststellenleitung.  Leiter und Vertreter haben immer automatisch alle Berechtigungen auf der Dienststelle.</w:t>
            </w:r>
          </w:p>
        </w:tc>
      </w:tr>
      <w:tr w:rsidR="005D62BF" w14:paraId="728C9F93" w14:textId="77777777" w:rsidTr="006E2108">
        <w:tc>
          <w:tcPr>
            <w:tcW w:w="2972" w:type="dxa"/>
          </w:tcPr>
          <w:p w14:paraId="72CCF190" w14:textId="4E8A4F49" w:rsidR="005D62BF" w:rsidRDefault="005D62BF" w:rsidP="000337E1">
            <w:pPr>
              <w:rPr>
                <w:sz w:val="20"/>
              </w:rPr>
            </w:pPr>
            <w:r>
              <w:rPr>
                <w:sz w:val="20"/>
              </w:rPr>
              <w:t>Status</w:t>
            </w:r>
          </w:p>
        </w:tc>
        <w:tc>
          <w:tcPr>
            <w:tcW w:w="2552" w:type="dxa"/>
          </w:tcPr>
          <w:p w14:paraId="74E559FF" w14:textId="764434E6" w:rsidR="005D62BF" w:rsidRDefault="005D62BF" w:rsidP="000337E1">
            <w:pPr>
              <w:rPr>
                <w:sz w:val="20"/>
              </w:rPr>
            </w:pPr>
            <w:r>
              <w:rPr>
                <w:sz w:val="20"/>
              </w:rPr>
              <w:t>1..1, Enumeration</w:t>
            </w:r>
          </w:p>
          <w:p w14:paraId="594E374C" w14:textId="08420A73" w:rsidR="00637746" w:rsidRDefault="00637746" w:rsidP="000337E1">
            <w:pPr>
              <w:rPr>
                <w:sz w:val="20"/>
              </w:rPr>
            </w:pPr>
            <w:r>
              <w:rPr>
                <w:sz w:val="20"/>
              </w:rPr>
              <w:t>Keine Artus-</w:t>
            </w:r>
            <w:proofErr w:type="spellStart"/>
            <w:r>
              <w:rPr>
                <w:sz w:val="20"/>
              </w:rPr>
              <w:t>Dst</w:t>
            </w:r>
            <w:proofErr w:type="spellEnd"/>
          </w:p>
          <w:p w14:paraId="3A4C0019" w14:textId="65110734" w:rsidR="00637746" w:rsidRDefault="00637746" w:rsidP="000337E1">
            <w:pPr>
              <w:rPr>
                <w:sz w:val="20"/>
              </w:rPr>
            </w:pPr>
            <w:r>
              <w:rPr>
                <w:sz w:val="20"/>
              </w:rPr>
              <w:t>Stillgelegt</w:t>
            </w:r>
          </w:p>
          <w:p w14:paraId="4270A695" w14:textId="135EE38B" w:rsidR="005D62BF" w:rsidRDefault="005D62BF" w:rsidP="000337E1">
            <w:pPr>
              <w:rPr>
                <w:sz w:val="20"/>
              </w:rPr>
            </w:pPr>
            <w:r>
              <w:rPr>
                <w:sz w:val="20"/>
              </w:rPr>
              <w:t>Aktiv</w:t>
            </w:r>
          </w:p>
          <w:p w14:paraId="472495AD" w14:textId="42555CDE" w:rsidR="005D62BF" w:rsidRDefault="005D62BF" w:rsidP="000337E1">
            <w:pPr>
              <w:rPr>
                <w:sz w:val="20"/>
              </w:rPr>
            </w:pPr>
            <w:r>
              <w:rPr>
                <w:sz w:val="20"/>
              </w:rPr>
              <w:lastRenderedPageBreak/>
              <w:t>Passiv</w:t>
            </w:r>
          </w:p>
          <w:p w14:paraId="3B5C0352" w14:textId="4F4D570A" w:rsidR="00637746" w:rsidRDefault="005D62BF" w:rsidP="000337E1">
            <w:pPr>
              <w:rPr>
                <w:sz w:val="20"/>
              </w:rPr>
            </w:pPr>
            <w:r>
              <w:rPr>
                <w:sz w:val="20"/>
              </w:rPr>
              <w:t>Reorganisation</w:t>
            </w:r>
          </w:p>
        </w:tc>
        <w:tc>
          <w:tcPr>
            <w:tcW w:w="3991" w:type="dxa"/>
          </w:tcPr>
          <w:p w14:paraId="367A4089" w14:textId="77777777" w:rsidR="005D62BF" w:rsidRDefault="005D62BF" w:rsidP="000337E1">
            <w:pPr>
              <w:rPr>
                <w:sz w:val="20"/>
              </w:rPr>
            </w:pPr>
            <w:r>
              <w:rPr>
                <w:sz w:val="20"/>
              </w:rPr>
              <w:lastRenderedPageBreak/>
              <w:t xml:space="preserve">Definiert den Status der Dienststelle. </w:t>
            </w:r>
          </w:p>
          <w:p w14:paraId="5D6126B2" w14:textId="77777777" w:rsidR="006E2108" w:rsidRDefault="005D62BF" w:rsidP="000337E1">
            <w:pPr>
              <w:rPr>
                <w:sz w:val="20"/>
              </w:rPr>
            </w:pPr>
            <w:r>
              <w:rPr>
                <w:sz w:val="20"/>
              </w:rPr>
              <w:t xml:space="preserve">Aktiv: </w:t>
            </w:r>
          </w:p>
          <w:p w14:paraId="42B55872" w14:textId="65EA0225" w:rsidR="005D62BF" w:rsidRDefault="005D62BF" w:rsidP="000337E1">
            <w:pPr>
              <w:rPr>
                <w:sz w:val="20"/>
              </w:rPr>
            </w:pPr>
            <w:r>
              <w:rPr>
                <w:sz w:val="20"/>
              </w:rPr>
              <w:lastRenderedPageBreak/>
              <w:t>Dienststelle ist eine vollständige @</w:t>
            </w:r>
            <w:proofErr w:type="spellStart"/>
            <w:r>
              <w:rPr>
                <w:sz w:val="20"/>
              </w:rPr>
              <w:t>rtus</w:t>
            </w:r>
            <w:proofErr w:type="spellEnd"/>
            <w:r>
              <w:rPr>
                <w:sz w:val="20"/>
              </w:rPr>
              <w:t>-Dienststelle, darf Vorgänge erstellen und Empfangen.</w:t>
            </w:r>
          </w:p>
          <w:p w14:paraId="3F213795" w14:textId="77777777" w:rsidR="006E2108" w:rsidRDefault="005D62BF" w:rsidP="000337E1">
            <w:pPr>
              <w:rPr>
                <w:sz w:val="20"/>
              </w:rPr>
            </w:pPr>
            <w:r>
              <w:rPr>
                <w:sz w:val="20"/>
              </w:rPr>
              <w:t xml:space="preserve">Passiv:  </w:t>
            </w:r>
          </w:p>
          <w:p w14:paraId="16D75E7B" w14:textId="73167206" w:rsidR="005D62BF" w:rsidRDefault="005D62BF" w:rsidP="000337E1">
            <w:pPr>
              <w:rPr>
                <w:sz w:val="20"/>
              </w:rPr>
            </w:pPr>
            <w:r>
              <w:rPr>
                <w:sz w:val="20"/>
              </w:rPr>
              <w:t>Dienststelle bzw. deren Anwender können sich in @</w:t>
            </w:r>
            <w:proofErr w:type="spellStart"/>
            <w:r>
              <w:rPr>
                <w:sz w:val="20"/>
              </w:rPr>
              <w:t>rtus</w:t>
            </w:r>
            <w:proofErr w:type="spellEnd"/>
            <w:r>
              <w:rPr>
                <w:sz w:val="20"/>
              </w:rPr>
              <w:t xml:space="preserve"> Anmelden, können aber keine Vorgänge empfangen oder Erstellen.</w:t>
            </w:r>
          </w:p>
          <w:p w14:paraId="4D681A02" w14:textId="77777777" w:rsidR="005D62BF" w:rsidRDefault="005D62BF" w:rsidP="006E2108">
            <w:pPr>
              <w:rPr>
                <w:sz w:val="20"/>
              </w:rPr>
            </w:pPr>
            <w:r>
              <w:rPr>
                <w:sz w:val="20"/>
              </w:rPr>
              <w:t xml:space="preserve">Reorganisation: </w:t>
            </w:r>
          </w:p>
          <w:p w14:paraId="53F82ABE" w14:textId="24C7D7F0" w:rsidR="006E2108" w:rsidRDefault="006E2108" w:rsidP="006E2108">
            <w:pPr>
              <w:rPr>
                <w:sz w:val="20"/>
              </w:rPr>
            </w:pPr>
            <w:r>
              <w:rPr>
                <w:sz w:val="20"/>
              </w:rPr>
              <w:t>Die Dienststelle befindet sich übergangsweise in Reorganisation. Das bedeutet, sie wir organisatorisch geändert (Zusammenlegung, Auflösung). Es gibt immer eine Nachfolgerdienststelle, die rechtlich die Verantwortung für den Bestand der Dienststelle trägt. In der Übergangszeit können Anwender auf beiden Dienststellen arbeiten, Vorgänge aber nur noch auf der Nachfolgerdienststelle erstellen. Bestehende Vorgänge können abgeschlossen oder schnell auf die neue 1:1 übertragen werden.</w:t>
            </w:r>
          </w:p>
        </w:tc>
      </w:tr>
    </w:tbl>
    <w:p w14:paraId="53429781" w14:textId="77777777" w:rsidR="005D62BF" w:rsidRDefault="005D62BF" w:rsidP="005D62BF"/>
    <w:p w14:paraId="4CDB3C81" w14:textId="58ABFADA" w:rsidR="005D62BF" w:rsidRDefault="006E2108" w:rsidP="005D62BF">
      <w:r>
        <w:t>Wie der Abbildung zu entnehmen ist, gibt es zahlreiche weitere Eigenschaften und Optionen, die an einer @</w:t>
      </w:r>
      <w:proofErr w:type="spellStart"/>
      <w:r>
        <w:t>rtus</w:t>
      </w:r>
      <w:proofErr w:type="spellEnd"/>
      <w:r>
        <w:t>-Dienststelle konfiguriert werden können und müssen. Dieses Konzept geht davon aus, dass diese auch weiterhin nachträglich über @</w:t>
      </w:r>
      <w:proofErr w:type="spellStart"/>
      <w:r>
        <w:t>rtus</w:t>
      </w:r>
      <w:proofErr w:type="spellEnd"/>
      <w:r>
        <w:t xml:space="preserve">-Admin konfiguriert wird. </w:t>
      </w:r>
    </w:p>
    <w:p w14:paraId="58C35682" w14:textId="77777777" w:rsidR="006E2108" w:rsidRPr="005D62BF" w:rsidRDefault="006E2108" w:rsidP="005D62BF"/>
    <w:p w14:paraId="1FA1EBA7" w14:textId="267EF335" w:rsidR="002E4F08" w:rsidRDefault="002E4F08" w:rsidP="002E4F08">
      <w:pPr>
        <w:pStyle w:val="berschrift2"/>
        <w:keepLines/>
        <w:numPr>
          <w:ilvl w:val="1"/>
          <w:numId w:val="11"/>
        </w:numPr>
        <w:pBdr>
          <w:bottom w:val="single" w:sz="4" w:space="1" w:color="auto"/>
        </w:pBdr>
        <w:spacing w:line="240" w:lineRule="auto"/>
        <w:rPr>
          <w:rStyle w:val="IntensiveHervorhebung"/>
          <w:rFonts w:asciiTheme="minorHAnsi" w:hAnsiTheme="minorHAnsi" w:cstheme="minorHAnsi"/>
        </w:rPr>
      </w:pPr>
      <w:bookmarkStart w:id="35" w:name="_Ref152594209"/>
      <w:bookmarkStart w:id="36" w:name="_Toc168919240"/>
      <w:r>
        <w:rPr>
          <w:rStyle w:val="IntensiveHervorhebung"/>
          <w:rFonts w:asciiTheme="minorHAnsi" w:hAnsiTheme="minorHAnsi" w:cstheme="minorHAnsi"/>
        </w:rPr>
        <w:t>Übersicht Objekt: Rollen</w:t>
      </w:r>
      <w:r w:rsidR="0083600A">
        <w:rPr>
          <w:rStyle w:val="IntensiveHervorhebung"/>
          <w:rFonts w:asciiTheme="minorHAnsi" w:hAnsiTheme="minorHAnsi" w:cstheme="minorHAnsi"/>
        </w:rPr>
        <w:t>-</w:t>
      </w:r>
      <w:r>
        <w:rPr>
          <w:rStyle w:val="IntensiveHervorhebung"/>
          <w:rFonts w:asciiTheme="minorHAnsi" w:hAnsiTheme="minorHAnsi" w:cstheme="minorHAnsi"/>
        </w:rPr>
        <w:t xml:space="preserve"> und Funktionsberechtigung</w:t>
      </w:r>
      <w:bookmarkEnd w:id="35"/>
      <w:bookmarkEnd w:id="36"/>
    </w:p>
    <w:p w14:paraId="5CE962B3" w14:textId="52476405" w:rsidR="00C71C01" w:rsidRDefault="00C71C01" w:rsidP="00C71C01">
      <w:r w:rsidRPr="00C71C01">
        <w:t>Das</w:t>
      </w:r>
      <w:r>
        <w:t xml:space="preserve"> </w:t>
      </w:r>
      <w:r w:rsidR="0083600A">
        <w:t>Rollen- und Rechtekonzept von @</w:t>
      </w:r>
      <w:proofErr w:type="spellStart"/>
      <w:r w:rsidR="0083600A">
        <w:t>rtus</w:t>
      </w:r>
      <w:proofErr w:type="spellEnd"/>
      <w:r w:rsidR="0083600A">
        <w:t xml:space="preserve"> ist extrem komplex und wird hier nur zusammenfassend mit den wesentlichen Aspekten für dieses Konzept </w:t>
      </w:r>
      <w:r w:rsidR="00D872A9">
        <w:t>dargestellt</w:t>
      </w:r>
      <w:r w:rsidR="0083600A">
        <w:t>. Detaillierte Informationen lassen sich über die jeweiligen Fachkonzepte (A4, A5) erschließen.</w:t>
      </w:r>
    </w:p>
    <w:p w14:paraId="2BC82FC4" w14:textId="39DD478C" w:rsidR="0083600A" w:rsidRDefault="0083600A" w:rsidP="00C71C01"/>
    <w:p w14:paraId="1CE8DF97" w14:textId="17D4E45E" w:rsidR="00DE5C0F" w:rsidRDefault="00DE5C0F" w:rsidP="00C71C01">
      <w:r>
        <w:t>@</w:t>
      </w:r>
      <w:proofErr w:type="spellStart"/>
      <w:r>
        <w:t>rtus</w:t>
      </w:r>
      <w:proofErr w:type="spellEnd"/>
      <w:r>
        <w:t xml:space="preserve"> unterscheiden im Wesentlichen die Datenberechtigung und die Funktionsberechtigung. Die Datenberechtigung definiert, auf welche Daten (Vorgänge) der Anwender mit welchen Recht (Standard, Lesend, Ändern, Verborgen) </w:t>
      </w:r>
      <w:r w:rsidR="00D872A9">
        <w:t xml:space="preserve">Zugriff </w:t>
      </w:r>
      <w:r>
        <w:t>hat. Die Datenberechtigung erhält der Anwender entweder durch seine Dienststellenzugehörigkeit (vertikale Berechtigung) oder durch seine Zugehörigkeit zu einem Blockverbund (horizontale Berechtigung).</w:t>
      </w:r>
      <w:r w:rsidR="00936BA3">
        <w:t xml:space="preserve"> Derzeit können über den </w:t>
      </w:r>
      <w:r w:rsidR="00EF4492">
        <w:t>Artus-</w:t>
      </w:r>
      <w:r w:rsidR="00936BA3">
        <w:t>Webservice (</w:t>
      </w:r>
      <w:r w:rsidR="00B54E85">
        <w:t xml:space="preserve">Nutzung durch </w:t>
      </w:r>
      <w:r w:rsidR="00936BA3">
        <w:t>BPOL, ST) sowohl die D</w:t>
      </w:r>
      <w:r w:rsidR="00B54E85">
        <w:t>i</w:t>
      </w:r>
      <w:r w:rsidR="00936BA3">
        <w:t>enststellenzuord</w:t>
      </w:r>
      <w:r w:rsidR="00B54E85">
        <w:t>n</w:t>
      </w:r>
      <w:r w:rsidR="00936BA3">
        <w:t xml:space="preserve">ung als auch </w:t>
      </w:r>
      <w:r w:rsidR="00B54E85">
        <w:t>die Zuordnung</w:t>
      </w:r>
      <w:r w:rsidR="00936BA3">
        <w:t xml:space="preserve"> </w:t>
      </w:r>
      <w:r w:rsidR="00B54E85">
        <w:t xml:space="preserve">zum </w:t>
      </w:r>
      <w:r w:rsidR="00936BA3">
        <w:t>horizontale</w:t>
      </w:r>
      <w:r w:rsidR="00936BA3" w:rsidRPr="00936BA3">
        <w:t xml:space="preserve"> </w:t>
      </w:r>
      <w:r w:rsidR="00936BA3">
        <w:t>Blockverbund</w:t>
      </w:r>
      <w:r w:rsidR="00B54E85">
        <w:t xml:space="preserve"> verwaltet werden.</w:t>
      </w:r>
    </w:p>
    <w:p w14:paraId="39C0DCEF" w14:textId="77777777" w:rsidR="00DE5C0F" w:rsidRDefault="00DE5C0F" w:rsidP="00C71C01"/>
    <w:p w14:paraId="18F75F02" w14:textId="076B2D5B" w:rsidR="00576191" w:rsidRDefault="00DE5C0F" w:rsidP="00C71C01">
      <w:r>
        <w:t xml:space="preserve">Die Funktionsberechtigung beschreibt, welche Funktionen </w:t>
      </w:r>
      <w:r w:rsidR="00576191">
        <w:t>ein Anwender auf dessen zugeordneten Dienststellen</w:t>
      </w:r>
      <w:r>
        <w:t xml:space="preserve"> ausführen darf. </w:t>
      </w:r>
      <w:r w:rsidR="00576191">
        <w:t xml:space="preserve">Eine </w:t>
      </w:r>
      <w:r>
        <w:t>Funktionsberechtigung</w:t>
      </w:r>
      <w:r w:rsidR="00576191">
        <w:t xml:space="preserve"> wird</w:t>
      </w:r>
      <w:r>
        <w:t xml:space="preserve"> in der Regel pro ausführbare Funktion in @</w:t>
      </w:r>
      <w:proofErr w:type="spellStart"/>
      <w:r>
        <w:t>rtus</w:t>
      </w:r>
      <w:proofErr w:type="spellEnd"/>
      <w:r>
        <w:t xml:space="preserve"> </w:t>
      </w:r>
      <w:r w:rsidR="00576191">
        <w:t>eingeführt</w:t>
      </w:r>
      <w:r>
        <w:t xml:space="preserve"> (</w:t>
      </w:r>
      <w:r w:rsidR="00BF5A4B">
        <w:t xml:space="preserve">z.B. </w:t>
      </w:r>
      <w:r>
        <w:t xml:space="preserve">Ort erstellen, löschen, </w:t>
      </w:r>
      <w:r w:rsidR="00BF5A4B">
        <w:t>ä</w:t>
      </w:r>
      <w:r>
        <w:t>ndern)</w:t>
      </w:r>
      <w:r w:rsidR="00BF5A4B">
        <w:t>. Einzelne Funktionsberechtigungen werden zusammengefasst und in einer oder mehrerer Rollen gebündelt. Es gibt einige Basisrollen im @</w:t>
      </w:r>
      <w:proofErr w:type="spellStart"/>
      <w:r w:rsidR="00BF5A4B">
        <w:t>rtus</w:t>
      </w:r>
      <w:proofErr w:type="spellEnd"/>
      <w:r w:rsidR="00BF5A4B">
        <w:t xml:space="preserve"> (Sachbearbeitung, Verwaltung, Organisation, Leitung, Stellvertreter, etc.). Diese können beliebig und dynamisch über @</w:t>
      </w:r>
      <w:proofErr w:type="spellStart"/>
      <w:r w:rsidR="00BF5A4B">
        <w:t>rtus</w:t>
      </w:r>
      <w:proofErr w:type="spellEnd"/>
      <w:r w:rsidR="00BF5A4B">
        <w:t>-Admin im Funktionsumfang geändert werden. Es können neue Rollen</w:t>
      </w:r>
      <w:r w:rsidR="00D872A9">
        <w:t>,</w:t>
      </w:r>
      <w:r w:rsidR="00BF5A4B">
        <w:t xml:space="preserve"> basierend auf eine</w:t>
      </w:r>
      <w:r w:rsidR="00D872A9">
        <w:t>r</w:t>
      </w:r>
      <w:r w:rsidR="00BF5A4B">
        <w:t xml:space="preserve"> oder mehrere</w:t>
      </w:r>
      <w:r w:rsidR="00D872A9">
        <w:t>r</w:t>
      </w:r>
      <w:r w:rsidR="00BF5A4B">
        <w:t xml:space="preserve"> Basisrollen</w:t>
      </w:r>
      <w:r w:rsidR="00D872A9">
        <w:t>,</w:t>
      </w:r>
      <w:r w:rsidR="00BF5A4B">
        <w:t xml:space="preserve"> geschaffen werden und es können Eigenschaften von dynamischen Rollen auch an abgeleitete Rollen vergeben werden.</w:t>
      </w:r>
      <w:r w:rsidR="00576191">
        <w:t xml:space="preserve"> </w:t>
      </w:r>
    </w:p>
    <w:p w14:paraId="32ACFD25" w14:textId="0112D328" w:rsidR="00576191" w:rsidRDefault="00576191" w:rsidP="00C71C01">
      <w:r>
        <w:lastRenderedPageBreak/>
        <w:t>Die Rollen werden Anwendern derzeit entweder dezentral durch Organisationsrollen über den @</w:t>
      </w:r>
      <w:proofErr w:type="spellStart"/>
      <w:r>
        <w:t>rtus</w:t>
      </w:r>
      <w:proofErr w:type="spellEnd"/>
      <w:r>
        <w:t>-Client oder zentral über @</w:t>
      </w:r>
      <w:proofErr w:type="spellStart"/>
      <w:r>
        <w:t>rtus</w:t>
      </w:r>
      <w:proofErr w:type="spellEnd"/>
      <w:r>
        <w:t xml:space="preserve">-Admin </w:t>
      </w:r>
      <w:r w:rsidR="00B54E85">
        <w:t xml:space="preserve">sowie über den Artus-Webservice </w:t>
      </w:r>
      <w:r>
        <w:t>vergeben.</w:t>
      </w:r>
    </w:p>
    <w:p w14:paraId="4A3B66DE" w14:textId="77777777" w:rsidR="00ED7EA0" w:rsidRDefault="00ED7EA0" w:rsidP="00C71C01"/>
    <w:p w14:paraId="790E9B6D" w14:textId="2741548D" w:rsidR="0083600A" w:rsidRDefault="00576191" w:rsidP="00C71C01">
      <w:r>
        <w:t>Das Rollen- und Rechtekonzept wurde in @</w:t>
      </w:r>
      <w:proofErr w:type="spellStart"/>
      <w:r>
        <w:t>rtus</w:t>
      </w:r>
      <w:proofErr w:type="spellEnd"/>
      <w:r>
        <w:t xml:space="preserve"> 6.0 neu umgesetzt und die Teilnehmer migrieren mit @</w:t>
      </w:r>
      <w:proofErr w:type="spellStart"/>
      <w:r>
        <w:t>rtus</w:t>
      </w:r>
      <w:proofErr w:type="spellEnd"/>
      <w:r>
        <w:t xml:space="preserve"> 7.0 alle auf das neue Konzept. Das alte (starre) Rollenkonzept wird mit @</w:t>
      </w:r>
      <w:proofErr w:type="spellStart"/>
      <w:r>
        <w:t>rtus</w:t>
      </w:r>
      <w:proofErr w:type="spellEnd"/>
      <w:r>
        <w:t xml:space="preserve"> 9.0 entfallen.</w:t>
      </w:r>
      <w:r w:rsidR="00936BA3">
        <w:t xml:space="preserve"> Einzelne Funktionsberechtigungen </w:t>
      </w:r>
      <w:r w:rsidR="00664A16">
        <w:t xml:space="preserve">können </w:t>
      </w:r>
      <w:r w:rsidR="00936BA3">
        <w:t>nach dem neuen Berechtigungskonzept nur noch über Rollen verändert werden, nicht mehr direkt am Anwenderobjekt.</w:t>
      </w:r>
    </w:p>
    <w:p w14:paraId="0B796F74" w14:textId="77777777" w:rsidR="00ED7EA0" w:rsidRDefault="00ED7EA0" w:rsidP="00C71C01"/>
    <w:p w14:paraId="09E3D80D" w14:textId="1F8D0173" w:rsidR="0014349C" w:rsidRDefault="0014349C" w:rsidP="00C71C01">
      <w:r>
        <w:t>Die Nachfolgenden Darstellung veranschaulichen die neue Rollenverwaltung über @</w:t>
      </w:r>
      <w:proofErr w:type="spellStart"/>
      <w:r>
        <w:t>rtus</w:t>
      </w:r>
      <w:proofErr w:type="spellEnd"/>
      <w:r>
        <w:t>-Admin</w:t>
      </w:r>
      <w:r w:rsidR="00ED7EA0">
        <w:t>:</w:t>
      </w:r>
    </w:p>
    <w:p w14:paraId="6C8CB14B" w14:textId="77777777" w:rsidR="00ED7EA0" w:rsidRDefault="00ED7EA0" w:rsidP="00C71C01"/>
    <w:p w14:paraId="274E23EE" w14:textId="77777777" w:rsidR="0014349C" w:rsidRDefault="0014349C" w:rsidP="0014349C">
      <w:pPr>
        <w:keepNext/>
      </w:pPr>
      <w:r>
        <w:rPr>
          <w:noProof/>
        </w:rPr>
        <w:drawing>
          <wp:inline distT="0" distB="0" distL="0" distR="0" wp14:anchorId="20FDB2FA" wp14:editId="3FC7F125">
            <wp:extent cx="6048375" cy="2007870"/>
            <wp:effectExtent l="0" t="0" r="9525"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048375" cy="2007870"/>
                    </a:xfrm>
                    <a:prstGeom prst="rect">
                      <a:avLst/>
                    </a:prstGeom>
                  </pic:spPr>
                </pic:pic>
              </a:graphicData>
            </a:graphic>
          </wp:inline>
        </w:drawing>
      </w:r>
    </w:p>
    <w:p w14:paraId="7BC526EB" w14:textId="5B0DA42E" w:rsidR="0014349C" w:rsidRDefault="0014349C" w:rsidP="0014349C">
      <w:pPr>
        <w:pStyle w:val="Beschriftung"/>
        <w:jc w:val="center"/>
      </w:pPr>
      <w:bookmarkStart w:id="37" w:name="_Toc168919610"/>
      <w:r>
        <w:t xml:space="preserve">Abbildung </w:t>
      </w:r>
      <w:fldSimple w:instr=" SEQ Abbildung \* ARABIC ">
        <w:r w:rsidR="002952B9">
          <w:rPr>
            <w:noProof/>
          </w:rPr>
          <w:t>6</w:t>
        </w:r>
      </w:fldSimple>
      <w:r>
        <w:t>: Rollenverwaltung in @</w:t>
      </w:r>
      <w:proofErr w:type="spellStart"/>
      <w:r>
        <w:t>rtus</w:t>
      </w:r>
      <w:proofErr w:type="spellEnd"/>
      <w:r>
        <w:t>-Admin</w:t>
      </w:r>
      <w:bookmarkEnd w:id="37"/>
    </w:p>
    <w:p w14:paraId="5572EDD2" w14:textId="77777777" w:rsidR="0014349C" w:rsidRDefault="0014349C" w:rsidP="0014349C"/>
    <w:p w14:paraId="351A7339" w14:textId="77777777" w:rsidR="0014349C" w:rsidRDefault="0014349C" w:rsidP="0014349C">
      <w:pPr>
        <w:keepNext/>
      </w:pPr>
      <w:r>
        <w:rPr>
          <w:noProof/>
        </w:rPr>
        <w:drawing>
          <wp:inline distT="0" distB="0" distL="0" distR="0" wp14:anchorId="747AE77D" wp14:editId="2A0F9874">
            <wp:extent cx="6048375" cy="3317875"/>
            <wp:effectExtent l="0" t="0" r="9525"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048375" cy="3317875"/>
                    </a:xfrm>
                    <a:prstGeom prst="rect">
                      <a:avLst/>
                    </a:prstGeom>
                  </pic:spPr>
                </pic:pic>
              </a:graphicData>
            </a:graphic>
          </wp:inline>
        </w:drawing>
      </w:r>
    </w:p>
    <w:p w14:paraId="52C314B1" w14:textId="328E76A9" w:rsidR="0014349C" w:rsidRDefault="0014349C" w:rsidP="0014349C">
      <w:pPr>
        <w:pStyle w:val="Beschriftung"/>
        <w:jc w:val="center"/>
      </w:pPr>
      <w:bookmarkStart w:id="38" w:name="_Toc168919611"/>
      <w:r>
        <w:t xml:space="preserve">Abbildung </w:t>
      </w:r>
      <w:fldSimple w:instr=" SEQ Abbildung \* ARABIC ">
        <w:r w:rsidR="002952B9">
          <w:rPr>
            <w:noProof/>
          </w:rPr>
          <w:t>7</w:t>
        </w:r>
      </w:fldSimple>
      <w:r>
        <w:t>: Rollenansicht und -bearbeitung in @</w:t>
      </w:r>
      <w:proofErr w:type="spellStart"/>
      <w:r>
        <w:t>rtus</w:t>
      </w:r>
      <w:proofErr w:type="spellEnd"/>
      <w:r>
        <w:t>-Admin</w:t>
      </w:r>
      <w:bookmarkEnd w:id="38"/>
    </w:p>
    <w:p w14:paraId="4ACBA3B5" w14:textId="77777777" w:rsidR="0014349C" w:rsidRDefault="0014349C" w:rsidP="00C71C01"/>
    <w:p w14:paraId="0BABF7CB" w14:textId="77777777" w:rsidR="00166539" w:rsidRDefault="00166539" w:rsidP="00166539">
      <w:pPr>
        <w:pStyle w:val="berschrift2"/>
        <w:keepLines/>
        <w:numPr>
          <w:ilvl w:val="1"/>
          <w:numId w:val="11"/>
        </w:numPr>
        <w:pBdr>
          <w:bottom w:val="single" w:sz="4" w:space="1" w:color="auto"/>
        </w:pBdr>
        <w:spacing w:line="240" w:lineRule="auto"/>
        <w:rPr>
          <w:rStyle w:val="IntensiveHervorhebung"/>
          <w:rFonts w:asciiTheme="minorHAnsi" w:hAnsiTheme="minorHAnsi" w:cstheme="minorHAnsi"/>
        </w:rPr>
      </w:pPr>
      <w:bookmarkStart w:id="39" w:name="_Toc168919241"/>
      <w:r>
        <w:rPr>
          <w:rStyle w:val="IntensiveHervorhebung"/>
          <w:rFonts w:asciiTheme="minorHAnsi" w:hAnsiTheme="minorHAnsi" w:cstheme="minorHAnsi"/>
        </w:rPr>
        <w:lastRenderedPageBreak/>
        <w:t>Planungsübersicht und stufiges Vorgehen</w:t>
      </w:r>
      <w:bookmarkEnd w:id="39"/>
    </w:p>
    <w:p w14:paraId="5F4DD5F3" w14:textId="77777777" w:rsidR="00166539" w:rsidRDefault="00166539" w:rsidP="00166539"/>
    <w:p w14:paraId="38C97C34" w14:textId="46B6D407" w:rsidR="00F51A3E" w:rsidRDefault="00B65A0A" w:rsidP="00CA5ACE">
      <w:pPr>
        <w:keepNext/>
        <w:jc w:val="left"/>
      </w:pPr>
      <w:r>
        <w:rPr>
          <w:noProof/>
        </w:rPr>
        <w:drawing>
          <wp:inline distT="0" distB="0" distL="0" distR="0" wp14:anchorId="6EF0E24A" wp14:editId="5F430EA2">
            <wp:extent cx="6048375" cy="1851660"/>
            <wp:effectExtent l="0" t="0" r="9525"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048375" cy="1851660"/>
                    </a:xfrm>
                    <a:prstGeom prst="rect">
                      <a:avLst/>
                    </a:prstGeom>
                  </pic:spPr>
                </pic:pic>
              </a:graphicData>
            </a:graphic>
          </wp:inline>
        </w:drawing>
      </w:r>
    </w:p>
    <w:p w14:paraId="03EA64DD" w14:textId="108CC384" w:rsidR="00166539" w:rsidRDefault="00166539" w:rsidP="00166539">
      <w:pPr>
        <w:pStyle w:val="Beschriftung"/>
      </w:pPr>
      <w:bookmarkStart w:id="40" w:name="_Toc168919612"/>
      <w:r>
        <w:t xml:space="preserve">Abbildung </w:t>
      </w:r>
      <w:fldSimple w:instr=" SEQ Abbildung \* ARABIC ">
        <w:r w:rsidR="002952B9">
          <w:rPr>
            <w:noProof/>
          </w:rPr>
          <w:t>8</w:t>
        </w:r>
      </w:fldSimple>
      <w:r>
        <w:t>: Ausbaustufen Anbindung Artus (Quell</w:t>
      </w:r>
      <w:r w:rsidR="00E247A2">
        <w:t>e</w:t>
      </w:r>
      <w:r>
        <w:t xml:space="preserve"> Workshop 06.12.23 KTT/BKA/RP/SL/Dataport)</w:t>
      </w:r>
      <w:bookmarkEnd w:id="40"/>
    </w:p>
    <w:p w14:paraId="522C2B28" w14:textId="77777777" w:rsidR="00166539" w:rsidRDefault="00166539" w:rsidP="00166539"/>
    <w:p w14:paraId="03807234" w14:textId="2C04E905" w:rsidR="00166539" w:rsidRDefault="00166539" w:rsidP="00166539">
      <w:r>
        <w:t xml:space="preserve">Die Abbildung stellt ein stufiges Vorgehen für die Anbindung von Artus an das IAM dar, welches aus einem Workshop </w:t>
      </w:r>
      <w:r w:rsidR="001311B0">
        <w:t xml:space="preserve">mit SL, RP, </w:t>
      </w:r>
      <w:r w:rsidR="0047019C">
        <w:t xml:space="preserve">PG IAM, BKA IAM und Dataport </w:t>
      </w:r>
      <w:r>
        <w:t xml:space="preserve">vom 06.12.23 entstanden ist (siehe A5). Die Stufe 1a und 1b sollten bereits mit dem Einsatz der Artus Version ab 8 möglich sein. Dieses Konzept fokussiert sich hier auf die Umsetzung der Stufe 2a und 2b. </w:t>
      </w:r>
    </w:p>
    <w:p w14:paraId="71A9F21B" w14:textId="5372EE7C" w:rsidR="00166539" w:rsidRDefault="00166539" w:rsidP="00166539">
      <w:r>
        <w:t>Für einen ersten produktiven Einsatz und für die Aufnahme im Schulungsbetrieb wird seitens SL und RP die Stufe 2a ausreichen. 2b wäre wünschenswert, allerdings müssten dann auch bei</w:t>
      </w:r>
      <w:r w:rsidR="00996B65">
        <w:t xml:space="preserve"> den </w:t>
      </w:r>
      <w:r>
        <w:t>Teilnehmer</w:t>
      </w:r>
      <w:r w:rsidR="00996B65">
        <w:t>n</w:t>
      </w:r>
      <w:r>
        <w:t xml:space="preserve"> noch Herausforderungen wie die Einführung einer zentralen Benutzer- und Berechtigungsverwaltung mit Anbindung an dem F-IAM erfolgen.</w:t>
      </w:r>
    </w:p>
    <w:p w14:paraId="247A7FB4" w14:textId="7B33E1D0" w:rsidR="0083600A" w:rsidRDefault="00166539" w:rsidP="00C71C01">
      <w:r>
        <w:t>Dieses Konzept wird beide Stufen abdecken, wobei die Anforderung dann bei Bedarf mit 2a oder 2b gekennzeichnet werden.</w:t>
      </w:r>
      <w:r w:rsidR="002B3A7E">
        <w:t xml:space="preserve"> Im Folgenden werden Anforderungen und Lösungsansätze ggf. dann mit den Zusatz 2a oder 2b für die </w:t>
      </w:r>
      <w:r w:rsidR="00664A16">
        <w:t>s</w:t>
      </w:r>
      <w:r w:rsidR="002B3A7E">
        <w:t>tufenweise Umsetzung gekennzeichnet.</w:t>
      </w:r>
    </w:p>
    <w:p w14:paraId="6ACD245F" w14:textId="77777777" w:rsidR="002B3A7E" w:rsidRDefault="002B3A7E" w:rsidP="00C71C01"/>
    <w:p w14:paraId="58A32DF1" w14:textId="0989535B" w:rsidR="000337E1" w:rsidRDefault="000337E1" w:rsidP="000337E1">
      <w:pPr>
        <w:pStyle w:val="berschrift2"/>
        <w:keepLines/>
        <w:numPr>
          <w:ilvl w:val="1"/>
          <w:numId w:val="11"/>
        </w:numPr>
        <w:pBdr>
          <w:bottom w:val="single" w:sz="4" w:space="1" w:color="auto"/>
        </w:pBdr>
        <w:spacing w:line="240" w:lineRule="auto"/>
        <w:rPr>
          <w:rStyle w:val="IntensiveHervorhebung"/>
          <w:rFonts w:asciiTheme="minorHAnsi" w:hAnsiTheme="minorHAnsi" w:cstheme="minorHAnsi"/>
        </w:rPr>
      </w:pPr>
      <w:bookmarkStart w:id="41" w:name="_Ref155777333"/>
      <w:bookmarkStart w:id="42" w:name="_Toc168919242"/>
      <w:r>
        <w:rPr>
          <w:rStyle w:val="IntensiveHervorhebung"/>
          <w:rFonts w:asciiTheme="minorHAnsi" w:hAnsiTheme="minorHAnsi" w:cstheme="minorHAnsi"/>
        </w:rPr>
        <w:t>Übersicht „P20 F-IAM“ Benutzerverwaltung</w:t>
      </w:r>
      <w:bookmarkEnd w:id="41"/>
      <w:bookmarkEnd w:id="42"/>
    </w:p>
    <w:p w14:paraId="07265D0E" w14:textId="1EFC606F" w:rsidR="000337E1" w:rsidRDefault="000337E1" w:rsidP="000337E1">
      <w:r>
        <w:t>Dieser Abschnitt bietet einen zusammenfassenden Überblick über die Anbindung von F-IAM an @</w:t>
      </w:r>
      <w:proofErr w:type="spellStart"/>
      <w:r>
        <w:t>rtus</w:t>
      </w:r>
      <w:proofErr w:type="spellEnd"/>
      <w:r>
        <w:t xml:space="preserve"> </w:t>
      </w:r>
      <w:proofErr w:type="spellStart"/>
      <w:r>
        <w:t>iVBS</w:t>
      </w:r>
      <w:proofErr w:type="spellEnd"/>
      <w:r>
        <w:t>. Dieser Abschnitt soll das grundlegende Verständnis der Lösung darstellen und ersetzt nicht die vorhandene Dokumentation (A1) der PG IAM.</w:t>
      </w:r>
    </w:p>
    <w:p w14:paraId="65CCA824" w14:textId="77777777" w:rsidR="000337E1" w:rsidRDefault="000337E1" w:rsidP="000337E1"/>
    <w:p w14:paraId="775B66E9" w14:textId="39AF5610" w:rsidR="000337E1" w:rsidRDefault="000337E1" w:rsidP="000337E1">
      <w:r>
        <w:t xml:space="preserve">Die </w:t>
      </w:r>
      <w:r>
        <w:fldChar w:fldCharType="begin"/>
      </w:r>
      <w:r>
        <w:instrText xml:space="preserve"> REF _Ref152166747 \h </w:instrText>
      </w:r>
      <w:r>
        <w:fldChar w:fldCharType="separate"/>
      </w:r>
      <w:r w:rsidR="001776B6">
        <w:t xml:space="preserve">Abbildung </w:t>
      </w:r>
      <w:r w:rsidR="001776B6">
        <w:rPr>
          <w:noProof/>
        </w:rPr>
        <w:t>9</w:t>
      </w:r>
      <w:r>
        <w:fldChar w:fldCharType="end"/>
      </w:r>
      <w:r>
        <w:t xml:space="preserve"> stellt im Wesentlichen den aktuellen Sachstand der heutigen Lösung dar. Die Authentifizierung über F-IAM durch </w:t>
      </w:r>
      <w:r w:rsidR="00664A16">
        <w:t xml:space="preserve">die </w:t>
      </w:r>
      <w:r>
        <w:t>@</w:t>
      </w:r>
      <w:proofErr w:type="spellStart"/>
      <w:r>
        <w:t>rtus</w:t>
      </w:r>
      <w:proofErr w:type="spellEnd"/>
      <w:r>
        <w:t>-Client-Anwendungen wurde mittels OIDC (sowie SAML2, JWT) umgesetzt. Die Pflege der Anwender erfolgt weiterhin in der internen Benutzerverwaltung von @</w:t>
      </w:r>
      <w:proofErr w:type="spellStart"/>
      <w:r>
        <w:t>rtus</w:t>
      </w:r>
      <w:proofErr w:type="spellEnd"/>
      <w:r>
        <w:t>. Bei Anlage neuer Anwender könnend die Grunddaten über die Anbindung des Verzeichnisdienst (LDAP-Legacy) übernommen werden. Als Beispiel einer Berechtigung von P20 Anwendung wurde in diesem Schaubild ZIMP eingefügt, spielt aber für dieses Konzept eine untergeordnete Rolle.</w:t>
      </w:r>
    </w:p>
    <w:p w14:paraId="0887DFD3" w14:textId="77777777" w:rsidR="000337E1" w:rsidRDefault="000337E1" w:rsidP="000337E1"/>
    <w:p w14:paraId="5FA259C6" w14:textId="77777777" w:rsidR="000337E1" w:rsidRDefault="000337E1" w:rsidP="000337E1">
      <w:pPr>
        <w:keepNext/>
        <w:jc w:val="center"/>
      </w:pPr>
      <w:r>
        <w:rPr>
          <w:noProof/>
        </w:rPr>
        <w:lastRenderedPageBreak/>
        <w:drawing>
          <wp:inline distT="0" distB="0" distL="0" distR="0" wp14:anchorId="4B35C076" wp14:editId="68253BE4">
            <wp:extent cx="6048375" cy="4026535"/>
            <wp:effectExtent l="19050" t="19050" r="28575" b="1206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048375" cy="4026535"/>
                    </a:xfrm>
                    <a:prstGeom prst="rect">
                      <a:avLst/>
                    </a:prstGeom>
                    <a:ln>
                      <a:solidFill>
                        <a:schemeClr val="accent1"/>
                      </a:solidFill>
                    </a:ln>
                  </pic:spPr>
                </pic:pic>
              </a:graphicData>
            </a:graphic>
          </wp:inline>
        </w:drawing>
      </w:r>
    </w:p>
    <w:p w14:paraId="725ADCA4" w14:textId="529CF0A2" w:rsidR="000337E1" w:rsidRDefault="000337E1" w:rsidP="007E181F">
      <w:pPr>
        <w:pStyle w:val="Beschriftung"/>
        <w:jc w:val="center"/>
      </w:pPr>
      <w:bookmarkStart w:id="43" w:name="_Ref152166747"/>
      <w:bookmarkStart w:id="44" w:name="_Toc168919613"/>
      <w:r>
        <w:t xml:space="preserve">Abbildung </w:t>
      </w:r>
      <w:fldSimple w:instr=" SEQ Abbildung \* ARABIC ">
        <w:r w:rsidR="002952B9">
          <w:rPr>
            <w:noProof/>
          </w:rPr>
          <w:t>9</w:t>
        </w:r>
      </w:fldSimple>
      <w:bookmarkEnd w:id="43"/>
      <w:r>
        <w:t>: Schematische Darstellung interne Benutzerverwaltung ohne externe Provisionierung</w:t>
      </w:r>
      <w:bookmarkEnd w:id="44"/>
    </w:p>
    <w:p w14:paraId="22CF6602" w14:textId="77777777" w:rsidR="000337E1" w:rsidRDefault="000337E1" w:rsidP="000337E1"/>
    <w:p w14:paraId="098919E5" w14:textId="77777777" w:rsidR="000337E1" w:rsidRPr="008017F5" w:rsidRDefault="000337E1" w:rsidP="000337E1"/>
    <w:p w14:paraId="6BB31E63" w14:textId="77777777" w:rsidR="000337E1" w:rsidRDefault="000337E1" w:rsidP="007E181F">
      <w:pPr>
        <w:keepNext/>
        <w:jc w:val="center"/>
      </w:pPr>
      <w:r>
        <w:rPr>
          <w:noProof/>
        </w:rPr>
        <w:lastRenderedPageBreak/>
        <w:drawing>
          <wp:inline distT="0" distB="0" distL="0" distR="0" wp14:anchorId="77778F8A" wp14:editId="40CA88AF">
            <wp:extent cx="6048375" cy="4112260"/>
            <wp:effectExtent l="19050" t="19050" r="28575" b="2159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048375" cy="4112260"/>
                    </a:xfrm>
                    <a:prstGeom prst="rect">
                      <a:avLst/>
                    </a:prstGeom>
                    <a:ln>
                      <a:solidFill>
                        <a:schemeClr val="accent1"/>
                      </a:solidFill>
                    </a:ln>
                  </pic:spPr>
                </pic:pic>
              </a:graphicData>
            </a:graphic>
          </wp:inline>
        </w:drawing>
      </w:r>
    </w:p>
    <w:p w14:paraId="51A19EA5" w14:textId="7AB253CB" w:rsidR="000337E1" w:rsidRPr="008017F5" w:rsidRDefault="000337E1" w:rsidP="007E181F">
      <w:pPr>
        <w:pStyle w:val="Beschriftung"/>
        <w:jc w:val="center"/>
      </w:pPr>
      <w:bookmarkStart w:id="45" w:name="_Ref152167054"/>
      <w:bookmarkStart w:id="46" w:name="_Ref155777399"/>
      <w:bookmarkStart w:id="47" w:name="_Toc168919614"/>
      <w:r w:rsidRPr="008017F5">
        <w:t xml:space="preserve">Abbildung </w:t>
      </w:r>
      <w:fldSimple w:instr=" SEQ Abbildung \* ARABIC ">
        <w:r w:rsidR="002952B9">
          <w:rPr>
            <w:noProof/>
          </w:rPr>
          <w:t>10</w:t>
        </w:r>
      </w:fldSimple>
      <w:bookmarkEnd w:id="45"/>
      <w:r w:rsidRPr="008017F5">
        <w:t>: Provisionierung über F-IAM von P20</w:t>
      </w:r>
      <w:bookmarkEnd w:id="46"/>
      <w:bookmarkEnd w:id="47"/>
    </w:p>
    <w:p w14:paraId="5552BB55" w14:textId="77777777" w:rsidR="007E181F" w:rsidRDefault="007E181F" w:rsidP="000337E1"/>
    <w:p w14:paraId="40500253" w14:textId="3C47B32E" w:rsidR="000337E1" w:rsidRDefault="000337E1" w:rsidP="000337E1">
      <w:r>
        <w:t xml:space="preserve">Die </w:t>
      </w:r>
      <w:r>
        <w:fldChar w:fldCharType="begin"/>
      </w:r>
      <w:r>
        <w:instrText xml:space="preserve"> REF _Ref152167054 \h </w:instrText>
      </w:r>
      <w:r>
        <w:fldChar w:fldCharType="separate"/>
      </w:r>
      <w:r w:rsidR="001776B6" w:rsidRPr="008017F5">
        <w:t xml:space="preserve">Abbildung </w:t>
      </w:r>
      <w:r w:rsidR="001776B6">
        <w:rPr>
          <w:noProof/>
        </w:rPr>
        <w:t>10</w:t>
      </w:r>
      <w:r>
        <w:fldChar w:fldCharType="end"/>
      </w:r>
      <w:r>
        <w:t xml:space="preserve"> zeigt das Zielbild, wobei diese Darstellung ein wenig über die Stufe 2 der externen Provisionierung hinausgeht. Zunächst zeigt das Schaubild, dass sowohl die Benutzer als auch die Berechtigungen über eine teilnehmerspezifische Benutzerverwaltung (BV) erfolgen wird. Diese wird dann ins F-IAM übertragen. Das F-IAM überträgt wiederum diese Informationen und Änderungen an das </w:t>
      </w:r>
      <w:proofErr w:type="spellStart"/>
      <w:r>
        <w:t>iVBS</w:t>
      </w:r>
      <w:proofErr w:type="spellEnd"/>
      <w:r>
        <w:t xml:space="preserve"> @</w:t>
      </w:r>
      <w:proofErr w:type="spellStart"/>
      <w:r>
        <w:t>rtus</w:t>
      </w:r>
      <w:proofErr w:type="spellEnd"/>
      <w:r>
        <w:t>. In beiden Fällen stützt sich dieser Datenaustausch auf das Protokoll SCIMv2. Dieser Teil deckt sich mit dem Vorhaben der Stufe 2 und den Umsetzungszielen von diesem Konzept.</w:t>
      </w:r>
    </w:p>
    <w:p w14:paraId="587381BA" w14:textId="77777777" w:rsidR="007E181F" w:rsidRDefault="007E181F" w:rsidP="000337E1"/>
    <w:p w14:paraId="5875F095" w14:textId="45DF17A0" w:rsidR="000337E1" w:rsidRDefault="000337E1" w:rsidP="000337E1">
      <w:r>
        <w:t>Ergänzend wird hier die Provisionierung der Organisationseinheiten (Dienststellen)</w:t>
      </w:r>
      <w:r w:rsidR="00664A16">
        <w:t xml:space="preserve"> dargestellt</w:t>
      </w:r>
      <w:r>
        <w:t xml:space="preserve">, welche mit </w:t>
      </w:r>
      <w:r w:rsidR="00664A16">
        <w:t xml:space="preserve">dem </w:t>
      </w:r>
      <w:r>
        <w:t>Basisdienst Kataloge sichergestellt werden soll. Diese</w:t>
      </w:r>
      <w:r w:rsidR="00664A16">
        <w:t>r</w:t>
      </w:r>
      <w:r>
        <w:t xml:space="preserve"> wird aufgrund der fehlenden Voraussetzungen noch nicht durch dieses Konzept abgedeckt und mit einer Interimslösung versehen werden müssen.</w:t>
      </w:r>
    </w:p>
    <w:p w14:paraId="7F788737" w14:textId="77777777" w:rsidR="007E181F" w:rsidRPr="008017F5" w:rsidRDefault="007E181F" w:rsidP="000337E1"/>
    <w:p w14:paraId="3F9B7A71" w14:textId="73FA3183" w:rsidR="000337E1" w:rsidRDefault="000337E1" w:rsidP="000337E1">
      <w:pPr>
        <w:pStyle w:val="berschrift2"/>
        <w:keepLines/>
        <w:numPr>
          <w:ilvl w:val="1"/>
          <w:numId w:val="11"/>
        </w:numPr>
        <w:pBdr>
          <w:bottom w:val="single" w:sz="4" w:space="1" w:color="auto"/>
        </w:pBdr>
        <w:spacing w:line="240" w:lineRule="auto"/>
        <w:rPr>
          <w:rStyle w:val="IntensiveHervorhebung"/>
          <w:rFonts w:asciiTheme="minorHAnsi" w:hAnsiTheme="minorHAnsi" w:cstheme="minorHAnsi"/>
        </w:rPr>
      </w:pPr>
      <w:bookmarkStart w:id="48" w:name="_Toc168919243"/>
      <w:r>
        <w:rPr>
          <w:rStyle w:val="IntensiveHervorhebung"/>
          <w:rFonts w:asciiTheme="minorHAnsi" w:hAnsiTheme="minorHAnsi" w:cstheme="minorHAnsi"/>
        </w:rPr>
        <w:t>Übersicht über SCIMv2 (Schnittstellen F-IAM)</w:t>
      </w:r>
      <w:bookmarkEnd w:id="48"/>
    </w:p>
    <w:p w14:paraId="4AB5139F" w14:textId="77777777" w:rsidR="000337E1" w:rsidRDefault="000337E1" w:rsidP="000337E1"/>
    <w:p w14:paraId="1FBE9B0C" w14:textId="77777777" w:rsidR="000337E1" w:rsidRDefault="000337E1" w:rsidP="000337E1">
      <w:r>
        <w:t>Die Anbindung von Fachanwendungen mittels SCIMv2 wird im Anlage A1 „</w:t>
      </w:r>
      <w:r w:rsidRPr="00862D9F">
        <w:t>Anbindung von Anwendungen an das F-IAM</w:t>
      </w:r>
      <w:r>
        <w:t xml:space="preserve">“ unter Abschnitt 4.6 vorgegeben: </w:t>
      </w:r>
    </w:p>
    <w:p w14:paraId="6E4EDE7E" w14:textId="77777777" w:rsidR="000337E1" w:rsidRPr="00862D9F" w:rsidRDefault="000337E1" w:rsidP="000337E1">
      <w:pPr>
        <w:ind w:left="709"/>
        <w:jc w:val="left"/>
        <w:rPr>
          <w:rFonts w:asciiTheme="minorHAnsi" w:hAnsiTheme="minorHAnsi" w:cstheme="minorHAnsi"/>
          <w:i/>
        </w:rPr>
      </w:pPr>
      <w:r w:rsidRPr="00862D9F">
        <w:rPr>
          <w:rFonts w:asciiTheme="minorHAnsi" w:hAnsiTheme="minorHAnsi" w:cstheme="minorHAnsi"/>
          <w:i/>
        </w:rPr>
        <w:lastRenderedPageBreak/>
        <w:t xml:space="preserve">4.6.1. Provisionierung per SCIMv2 </w:t>
      </w:r>
      <w:r>
        <w:rPr>
          <w:rFonts w:asciiTheme="minorHAnsi" w:hAnsiTheme="minorHAnsi" w:cstheme="minorHAnsi"/>
          <w:i/>
        </w:rPr>
        <w:br/>
      </w:r>
      <w:r w:rsidRPr="00862D9F">
        <w:rPr>
          <w:rFonts w:asciiTheme="minorHAnsi" w:hAnsiTheme="minorHAnsi" w:cstheme="minorHAnsi"/>
          <w:i/>
        </w:rPr>
        <w:t xml:space="preserve">Die Anbindung per SCIMv2 erfolgt gemäß RFC7643, RFC7644 und RFC7642. Das Zuweisen von Berechtigungen mit Dienststellenbezug ist mit diesen Standards nicht möglich und erfordert eine Schemaerweiterung, die im Rahmen der zentralen Bereitstellung noch zu spezifizieren ist. Aus diesem Grund wird zwischen den Schnittstellen „SCIMv2-Core“ für die Basisfunktionalität und „SCIMv2- Extended“ für die schemaerweiterte Variante unterscheiden. In beiden Fällen muss die Anwendung SCIMv2-Schnittstelle bereitstellen. </w:t>
      </w:r>
      <w:r w:rsidRPr="00016FF2">
        <w:rPr>
          <w:rFonts w:asciiTheme="minorHAnsi" w:hAnsiTheme="minorHAnsi" w:cstheme="minorHAnsi"/>
          <w:b/>
          <w:i/>
        </w:rPr>
        <w:t>Hierbei fungiert die Anwendung als SCIMv2 Server und das F-IAM als SCIMv2 Client</w:t>
      </w:r>
      <w:r w:rsidRPr="00862D9F">
        <w:rPr>
          <w:rFonts w:asciiTheme="minorHAnsi" w:hAnsiTheme="minorHAnsi" w:cstheme="minorHAnsi"/>
          <w:i/>
        </w:rPr>
        <w:t>. Die Verbindung ist per https abzusichern.</w:t>
      </w:r>
    </w:p>
    <w:p w14:paraId="62BA7E62" w14:textId="77777777" w:rsidR="000337E1" w:rsidRDefault="000337E1" w:rsidP="000337E1">
      <w:pPr>
        <w:rPr>
          <w:rFonts w:asciiTheme="minorHAnsi" w:hAnsiTheme="minorHAnsi" w:cstheme="minorHAnsi"/>
          <w:szCs w:val="22"/>
        </w:rPr>
      </w:pPr>
    </w:p>
    <w:p w14:paraId="278F641F" w14:textId="1A9A3F73" w:rsidR="000337E1" w:rsidRPr="002E4F08" w:rsidRDefault="000337E1" w:rsidP="000337E1">
      <w:pPr>
        <w:rPr>
          <w:rFonts w:cs="Arial"/>
        </w:rPr>
      </w:pPr>
      <w:r w:rsidRPr="00016FF2">
        <w:t xml:space="preserve">SCIM steht für </w:t>
      </w:r>
      <w:r>
        <w:t>„</w:t>
      </w:r>
      <w:r w:rsidRPr="00016FF2">
        <w:t xml:space="preserve">System </w:t>
      </w:r>
      <w:proofErr w:type="spellStart"/>
      <w:r w:rsidRPr="00016FF2">
        <w:t>for</w:t>
      </w:r>
      <w:proofErr w:type="spellEnd"/>
      <w:r w:rsidRPr="00016FF2">
        <w:t xml:space="preserve"> Cross-domain Identity Management</w:t>
      </w:r>
      <w:r>
        <w:t>“</w:t>
      </w:r>
      <w:r w:rsidRPr="00016FF2">
        <w:t xml:space="preserve">, Version 2 (SCIM 2) </w:t>
      </w:r>
      <w:r w:rsidR="007F2EDE">
        <w:t xml:space="preserve">und </w:t>
      </w:r>
      <w:r w:rsidRPr="00016FF2">
        <w:t>ist ein Standardprotokoll, das von der Internet Engineering Task Force (IETF) entwickelt wurde. SCIM 2 bietet eine standardisierte Methode zum Austausch von Identitätsinformationen zwischen Identitätsdomänen, insbesondere zwischen Identitätsanbietern (</w:t>
      </w:r>
      <w:proofErr w:type="spellStart"/>
      <w:r w:rsidRPr="00016FF2">
        <w:t>IdP</w:t>
      </w:r>
      <w:proofErr w:type="spellEnd"/>
      <w:r w:rsidRPr="00016FF2">
        <w:t xml:space="preserve">) und Serviceanbietern (SP). </w:t>
      </w:r>
      <w:r>
        <w:t xml:space="preserve">Der </w:t>
      </w:r>
      <w:proofErr w:type="spellStart"/>
      <w:r w:rsidR="0047019C" w:rsidRPr="00016FF2">
        <w:t>IdP</w:t>
      </w:r>
      <w:proofErr w:type="spellEnd"/>
      <w:r w:rsidR="0047019C">
        <w:t xml:space="preserve"> </w:t>
      </w:r>
      <w:r>
        <w:t xml:space="preserve">entspricht hierbei dem F-IAM und der SP der Fachanwendung wie ein </w:t>
      </w:r>
      <w:proofErr w:type="spellStart"/>
      <w:r>
        <w:t>iVBS</w:t>
      </w:r>
      <w:proofErr w:type="spellEnd"/>
      <w:r>
        <w:t>.</w:t>
      </w:r>
      <w:r w:rsidRPr="00016FF2">
        <w:rPr>
          <w:rFonts w:ascii="Söhne" w:hAnsi="Söhne"/>
          <w:color w:val="374151"/>
          <w:sz w:val="24"/>
          <w:szCs w:val="24"/>
        </w:rPr>
        <w:t xml:space="preserve"> </w:t>
      </w:r>
      <w:r w:rsidRPr="00016FF2">
        <w:t xml:space="preserve">Hier ist eine </w:t>
      </w:r>
      <w:r w:rsidRPr="002E4F08">
        <w:rPr>
          <w:rFonts w:cs="Arial"/>
        </w:rPr>
        <w:t>zusammenfassende Übersicht über den SCIM-Version-2-Standard</w:t>
      </w:r>
      <w:r>
        <w:rPr>
          <w:rFonts w:cs="Arial"/>
        </w:rPr>
        <w:t xml:space="preserve"> </w:t>
      </w:r>
      <w:r w:rsidR="007F2EDE">
        <w:rPr>
          <w:rFonts w:cs="Arial"/>
        </w:rPr>
        <w:t xml:space="preserve">aufgeführt </w:t>
      </w:r>
      <w:r>
        <w:rPr>
          <w:rFonts w:cs="Arial"/>
        </w:rPr>
        <w:t>(siehe auch A2)</w:t>
      </w:r>
      <w:r w:rsidRPr="002E4F08">
        <w:rPr>
          <w:rFonts w:cs="Arial"/>
        </w:rPr>
        <w:t>:</w:t>
      </w:r>
    </w:p>
    <w:p w14:paraId="4300D007" w14:textId="77777777" w:rsidR="000337E1" w:rsidRPr="002E4F08" w:rsidRDefault="000337E1" w:rsidP="0087058D">
      <w:pPr>
        <w:numPr>
          <w:ilvl w:val="0"/>
          <w:numId w:val="16"/>
        </w:numPr>
        <w:rPr>
          <w:rFonts w:cs="Arial"/>
          <w:szCs w:val="22"/>
        </w:rPr>
      </w:pPr>
      <w:r w:rsidRPr="002E4F08">
        <w:rPr>
          <w:rFonts w:cs="Arial"/>
          <w:bCs/>
          <w:szCs w:val="22"/>
        </w:rPr>
        <w:t>Zielsetzung:</w:t>
      </w:r>
    </w:p>
    <w:p w14:paraId="1139836C" w14:textId="77777777" w:rsidR="000337E1" w:rsidRPr="002E4F08" w:rsidRDefault="000337E1" w:rsidP="0087058D">
      <w:pPr>
        <w:numPr>
          <w:ilvl w:val="1"/>
          <w:numId w:val="16"/>
        </w:numPr>
        <w:rPr>
          <w:rFonts w:cs="Arial"/>
          <w:szCs w:val="22"/>
        </w:rPr>
      </w:pPr>
      <w:r w:rsidRPr="002E4F08">
        <w:rPr>
          <w:rFonts w:cs="Arial"/>
          <w:szCs w:val="22"/>
        </w:rPr>
        <w:t>SCIM 2 zielt darauf ab, die Verwaltung von Identitäten in verschiedenen Domänen zu erleichtern, insbesondere in Cloud-basierten Umgebungen.</w:t>
      </w:r>
    </w:p>
    <w:p w14:paraId="667388C5" w14:textId="77777777" w:rsidR="000337E1" w:rsidRPr="002E4F08" w:rsidRDefault="000337E1" w:rsidP="0087058D">
      <w:pPr>
        <w:numPr>
          <w:ilvl w:val="0"/>
          <w:numId w:val="16"/>
        </w:numPr>
        <w:rPr>
          <w:rFonts w:cs="Arial"/>
          <w:szCs w:val="22"/>
        </w:rPr>
      </w:pPr>
      <w:proofErr w:type="spellStart"/>
      <w:r w:rsidRPr="002E4F08">
        <w:rPr>
          <w:rFonts w:cs="Arial"/>
          <w:bCs/>
          <w:szCs w:val="22"/>
        </w:rPr>
        <w:t>RESTful</w:t>
      </w:r>
      <w:proofErr w:type="spellEnd"/>
      <w:r w:rsidRPr="002E4F08">
        <w:rPr>
          <w:rFonts w:cs="Arial"/>
          <w:bCs/>
          <w:szCs w:val="22"/>
        </w:rPr>
        <w:t xml:space="preserve"> Protokoll:</w:t>
      </w:r>
    </w:p>
    <w:p w14:paraId="7952D2CB" w14:textId="77777777" w:rsidR="000337E1" w:rsidRPr="002E4F08" w:rsidRDefault="000337E1" w:rsidP="0087058D">
      <w:pPr>
        <w:numPr>
          <w:ilvl w:val="1"/>
          <w:numId w:val="16"/>
        </w:numPr>
        <w:rPr>
          <w:rFonts w:cs="Arial"/>
          <w:szCs w:val="22"/>
        </w:rPr>
      </w:pPr>
      <w:r w:rsidRPr="002E4F08">
        <w:rPr>
          <w:rFonts w:cs="Arial"/>
          <w:szCs w:val="22"/>
        </w:rPr>
        <w:t xml:space="preserve">SCIM 2 verwendet das </w:t>
      </w:r>
      <w:proofErr w:type="spellStart"/>
      <w:r w:rsidRPr="002E4F08">
        <w:rPr>
          <w:rFonts w:cs="Arial"/>
          <w:szCs w:val="22"/>
        </w:rPr>
        <w:t>Representational</w:t>
      </w:r>
      <w:proofErr w:type="spellEnd"/>
      <w:r w:rsidRPr="002E4F08">
        <w:rPr>
          <w:rFonts w:cs="Arial"/>
          <w:szCs w:val="22"/>
        </w:rPr>
        <w:t xml:space="preserve"> State Transfer (REST)-Protokoll für die Kommunikation zwischen Identitäts- und Serviceanbietern. Dies erleichtert die Integration und den Datenaustausch über das HTTP-Protokoll.</w:t>
      </w:r>
    </w:p>
    <w:p w14:paraId="796D9ECB" w14:textId="77777777" w:rsidR="000337E1" w:rsidRPr="002E4F08" w:rsidRDefault="000337E1" w:rsidP="0087058D">
      <w:pPr>
        <w:numPr>
          <w:ilvl w:val="0"/>
          <w:numId w:val="16"/>
        </w:numPr>
        <w:rPr>
          <w:rFonts w:cs="Arial"/>
          <w:szCs w:val="22"/>
        </w:rPr>
      </w:pPr>
      <w:r w:rsidRPr="002E4F08">
        <w:rPr>
          <w:rFonts w:cs="Arial"/>
          <w:bCs/>
          <w:szCs w:val="22"/>
        </w:rPr>
        <w:t>JSON-basierte Datenformat:</w:t>
      </w:r>
    </w:p>
    <w:p w14:paraId="7D71C50F" w14:textId="77777777" w:rsidR="000337E1" w:rsidRPr="002E4F08" w:rsidRDefault="000337E1" w:rsidP="0087058D">
      <w:pPr>
        <w:numPr>
          <w:ilvl w:val="1"/>
          <w:numId w:val="16"/>
        </w:numPr>
        <w:rPr>
          <w:rFonts w:cs="Arial"/>
          <w:szCs w:val="22"/>
        </w:rPr>
      </w:pPr>
      <w:r w:rsidRPr="002E4F08">
        <w:rPr>
          <w:rFonts w:cs="Arial"/>
          <w:szCs w:val="22"/>
        </w:rPr>
        <w:t>Die Datenübertragung zwischen Identitäts- und Serviceanbietern erfolgt im JSON-Format, was die Interoperabilität erleichtert und die Datenübertragung effizienter macht.</w:t>
      </w:r>
    </w:p>
    <w:p w14:paraId="10A1BF45" w14:textId="77777777" w:rsidR="000337E1" w:rsidRPr="002E4F08" w:rsidRDefault="000337E1" w:rsidP="0087058D">
      <w:pPr>
        <w:numPr>
          <w:ilvl w:val="0"/>
          <w:numId w:val="16"/>
        </w:numPr>
        <w:rPr>
          <w:rFonts w:cs="Arial"/>
          <w:szCs w:val="22"/>
        </w:rPr>
      </w:pPr>
      <w:r w:rsidRPr="002E4F08">
        <w:rPr>
          <w:rFonts w:cs="Arial"/>
          <w:bCs/>
          <w:szCs w:val="22"/>
        </w:rPr>
        <w:t>Kernfunktionen:</w:t>
      </w:r>
    </w:p>
    <w:p w14:paraId="2833866C" w14:textId="77777777" w:rsidR="000337E1" w:rsidRPr="002E4F08" w:rsidRDefault="000337E1" w:rsidP="0087058D">
      <w:pPr>
        <w:numPr>
          <w:ilvl w:val="1"/>
          <w:numId w:val="16"/>
        </w:numPr>
        <w:rPr>
          <w:rFonts w:cs="Arial"/>
          <w:szCs w:val="22"/>
        </w:rPr>
      </w:pPr>
      <w:r w:rsidRPr="002E4F08">
        <w:rPr>
          <w:rFonts w:cs="Arial"/>
          <w:szCs w:val="22"/>
        </w:rPr>
        <w:t>SCIM 2 definiert grundlegende Funktionen für die Verwaltung von Benutzeridentitäten, darunter die Abfrage, Erstellung, Aktualisierung und Löschung von Benutzerkonten (CRUD-Operationen).</w:t>
      </w:r>
    </w:p>
    <w:p w14:paraId="5BB8943B" w14:textId="77777777" w:rsidR="000337E1" w:rsidRPr="002E4F08" w:rsidRDefault="000337E1" w:rsidP="0087058D">
      <w:pPr>
        <w:numPr>
          <w:ilvl w:val="0"/>
          <w:numId w:val="16"/>
        </w:numPr>
        <w:rPr>
          <w:rFonts w:cs="Arial"/>
          <w:szCs w:val="22"/>
        </w:rPr>
      </w:pPr>
      <w:r w:rsidRPr="002E4F08">
        <w:rPr>
          <w:rFonts w:cs="Arial"/>
          <w:bCs/>
          <w:szCs w:val="22"/>
        </w:rPr>
        <w:t>Schemas und Erweiterungen:</w:t>
      </w:r>
    </w:p>
    <w:p w14:paraId="531B81B6" w14:textId="77777777" w:rsidR="000337E1" w:rsidRPr="002E4F08" w:rsidRDefault="000337E1" w:rsidP="0087058D">
      <w:pPr>
        <w:numPr>
          <w:ilvl w:val="1"/>
          <w:numId w:val="16"/>
        </w:numPr>
        <w:rPr>
          <w:rFonts w:cs="Arial"/>
          <w:szCs w:val="22"/>
        </w:rPr>
      </w:pPr>
      <w:r w:rsidRPr="002E4F08">
        <w:rPr>
          <w:rFonts w:cs="Arial"/>
          <w:szCs w:val="22"/>
        </w:rPr>
        <w:t>SCIM 2 definiert standardisierte Schemata für Benutzer- und Gruppenattribute. Darüber hinaus können Implementierungen eigene Erweiterungen definieren, um spezifische Anforderungen abzudecken.</w:t>
      </w:r>
    </w:p>
    <w:p w14:paraId="614BFAA2" w14:textId="77777777" w:rsidR="000337E1" w:rsidRPr="002E4F08" w:rsidRDefault="000337E1" w:rsidP="0087058D">
      <w:pPr>
        <w:numPr>
          <w:ilvl w:val="0"/>
          <w:numId w:val="16"/>
        </w:numPr>
        <w:rPr>
          <w:rFonts w:cs="Arial"/>
          <w:szCs w:val="22"/>
        </w:rPr>
      </w:pPr>
      <w:r w:rsidRPr="002E4F08">
        <w:rPr>
          <w:rFonts w:cs="Arial"/>
          <w:bCs/>
          <w:szCs w:val="22"/>
        </w:rPr>
        <w:t>Endpunkte:</w:t>
      </w:r>
    </w:p>
    <w:p w14:paraId="3ADAF8AF" w14:textId="77777777" w:rsidR="000337E1" w:rsidRPr="002E4F08" w:rsidRDefault="000337E1" w:rsidP="0087058D">
      <w:pPr>
        <w:numPr>
          <w:ilvl w:val="1"/>
          <w:numId w:val="16"/>
        </w:numPr>
        <w:rPr>
          <w:rFonts w:cs="Arial"/>
          <w:szCs w:val="22"/>
        </w:rPr>
      </w:pPr>
      <w:r w:rsidRPr="002E4F08">
        <w:rPr>
          <w:rFonts w:cs="Arial"/>
          <w:szCs w:val="22"/>
        </w:rPr>
        <w:t>SCIM 2 definiert bestimmte Endpunkte für Benutzer- und Gruppenoperationen, die von Serviceanbietern bereitgestellt werden, um Identitätsinformationen zu verwalten.</w:t>
      </w:r>
    </w:p>
    <w:p w14:paraId="7D8337A0" w14:textId="77777777" w:rsidR="000337E1" w:rsidRPr="002E4F08" w:rsidRDefault="000337E1" w:rsidP="0087058D">
      <w:pPr>
        <w:numPr>
          <w:ilvl w:val="0"/>
          <w:numId w:val="16"/>
        </w:numPr>
        <w:rPr>
          <w:rFonts w:cs="Arial"/>
          <w:szCs w:val="22"/>
        </w:rPr>
      </w:pPr>
      <w:r w:rsidRPr="002E4F08">
        <w:rPr>
          <w:rFonts w:cs="Arial"/>
          <w:bCs/>
          <w:szCs w:val="22"/>
        </w:rPr>
        <w:t>Authentifizierung und Autorisierung:</w:t>
      </w:r>
    </w:p>
    <w:p w14:paraId="2DF9DE1A" w14:textId="77777777" w:rsidR="000337E1" w:rsidRPr="002E4F08" w:rsidRDefault="000337E1" w:rsidP="0087058D">
      <w:pPr>
        <w:numPr>
          <w:ilvl w:val="1"/>
          <w:numId w:val="16"/>
        </w:numPr>
        <w:rPr>
          <w:rFonts w:cs="Arial"/>
          <w:szCs w:val="22"/>
        </w:rPr>
      </w:pPr>
      <w:r w:rsidRPr="002E4F08">
        <w:rPr>
          <w:rFonts w:cs="Arial"/>
          <w:szCs w:val="22"/>
        </w:rPr>
        <w:t xml:space="preserve">SCIM 2 unterstützt verschiedene Methoden zur Authentifizierung und Autorisierung, darunter </w:t>
      </w:r>
      <w:proofErr w:type="spellStart"/>
      <w:r w:rsidRPr="002E4F08">
        <w:rPr>
          <w:rFonts w:cs="Arial"/>
          <w:szCs w:val="22"/>
        </w:rPr>
        <w:t>OAuth</w:t>
      </w:r>
      <w:proofErr w:type="spellEnd"/>
      <w:r w:rsidRPr="002E4F08">
        <w:rPr>
          <w:rFonts w:cs="Arial"/>
          <w:szCs w:val="22"/>
        </w:rPr>
        <w:t>, um sicherzustellen, dass nur autorisierte Entitäten auf Identitätsinformationen zugreifen können.</w:t>
      </w:r>
    </w:p>
    <w:p w14:paraId="65CA515A" w14:textId="77777777" w:rsidR="000337E1" w:rsidRPr="002E4F08" w:rsidRDefault="000337E1" w:rsidP="0087058D">
      <w:pPr>
        <w:numPr>
          <w:ilvl w:val="0"/>
          <w:numId w:val="16"/>
        </w:numPr>
        <w:rPr>
          <w:rFonts w:cs="Arial"/>
          <w:szCs w:val="22"/>
        </w:rPr>
      </w:pPr>
      <w:r w:rsidRPr="002E4F08">
        <w:rPr>
          <w:rFonts w:cs="Arial"/>
          <w:bCs/>
          <w:szCs w:val="22"/>
        </w:rPr>
        <w:t>Filterung und Sortierung:</w:t>
      </w:r>
    </w:p>
    <w:p w14:paraId="1D9FD598" w14:textId="77777777" w:rsidR="000337E1" w:rsidRPr="002E4F08" w:rsidRDefault="000337E1" w:rsidP="0087058D">
      <w:pPr>
        <w:numPr>
          <w:ilvl w:val="1"/>
          <w:numId w:val="16"/>
        </w:numPr>
        <w:rPr>
          <w:rFonts w:cs="Arial"/>
          <w:szCs w:val="22"/>
        </w:rPr>
      </w:pPr>
      <w:r w:rsidRPr="002E4F08">
        <w:rPr>
          <w:rFonts w:cs="Arial"/>
          <w:szCs w:val="22"/>
        </w:rPr>
        <w:t>SCIM 2 ermöglicht die Filterung und Sortierung von Abfrageergebnissen, um die Effizienz bei der Verarbeitung großer Datenmengen zu verbessern.</w:t>
      </w:r>
    </w:p>
    <w:p w14:paraId="17D1F147" w14:textId="77777777" w:rsidR="000337E1" w:rsidRPr="002E4F08" w:rsidRDefault="000337E1" w:rsidP="0087058D">
      <w:pPr>
        <w:numPr>
          <w:ilvl w:val="0"/>
          <w:numId w:val="16"/>
        </w:numPr>
        <w:rPr>
          <w:rFonts w:cs="Arial"/>
          <w:szCs w:val="22"/>
        </w:rPr>
      </w:pPr>
      <w:r w:rsidRPr="002E4F08">
        <w:rPr>
          <w:rFonts w:cs="Arial"/>
          <w:bCs/>
          <w:szCs w:val="22"/>
        </w:rPr>
        <w:lastRenderedPageBreak/>
        <w:t>Eventbenachrichtigungen:</w:t>
      </w:r>
    </w:p>
    <w:p w14:paraId="6C21E816" w14:textId="77777777" w:rsidR="000337E1" w:rsidRPr="002E4F08" w:rsidRDefault="000337E1" w:rsidP="0087058D">
      <w:pPr>
        <w:numPr>
          <w:ilvl w:val="1"/>
          <w:numId w:val="16"/>
        </w:numPr>
        <w:rPr>
          <w:rFonts w:cs="Arial"/>
          <w:szCs w:val="22"/>
        </w:rPr>
      </w:pPr>
      <w:r w:rsidRPr="002E4F08">
        <w:rPr>
          <w:rFonts w:cs="Arial"/>
          <w:szCs w:val="22"/>
        </w:rPr>
        <w:t>Implementierungen von SCIM 2 können Eventbenachrichtigungen unterstützen, um Identitätsanbieter über Änderungen an Benutzerkonten zu informieren.</w:t>
      </w:r>
    </w:p>
    <w:p w14:paraId="6BD19624" w14:textId="77777777" w:rsidR="000337E1" w:rsidRPr="002E4F08" w:rsidRDefault="000337E1" w:rsidP="0087058D">
      <w:pPr>
        <w:numPr>
          <w:ilvl w:val="0"/>
          <w:numId w:val="16"/>
        </w:numPr>
        <w:rPr>
          <w:rFonts w:cs="Arial"/>
          <w:szCs w:val="22"/>
        </w:rPr>
      </w:pPr>
      <w:r w:rsidRPr="002E4F08">
        <w:rPr>
          <w:rFonts w:cs="Arial"/>
          <w:bCs/>
          <w:szCs w:val="22"/>
        </w:rPr>
        <w:t>Beispielanwendung:</w:t>
      </w:r>
    </w:p>
    <w:p w14:paraId="6279D08C" w14:textId="77777777" w:rsidR="000337E1" w:rsidRPr="002E4F08" w:rsidRDefault="000337E1" w:rsidP="0087058D">
      <w:pPr>
        <w:numPr>
          <w:ilvl w:val="1"/>
          <w:numId w:val="16"/>
        </w:numPr>
        <w:rPr>
          <w:rFonts w:cs="Arial"/>
          <w:szCs w:val="22"/>
        </w:rPr>
      </w:pPr>
      <w:r w:rsidRPr="002E4F08">
        <w:rPr>
          <w:rFonts w:cs="Arial"/>
          <w:szCs w:val="22"/>
        </w:rPr>
        <w:t>Ein typisches Anwendungsszenario ist die Integration von Identitätsmanagement in Cloud-Diensten, bei denen ein Identitätsanbieter Benutzerkonten erstellt, aktualisiert oder löscht und diese Änderungen an den Serviceanbieter über SCIM 2 übermittelt.</w:t>
      </w:r>
    </w:p>
    <w:p w14:paraId="7642733B" w14:textId="77777777" w:rsidR="000337E1" w:rsidRDefault="000337E1" w:rsidP="000337E1"/>
    <w:p w14:paraId="6E4B9F9C" w14:textId="77777777" w:rsidR="000337E1" w:rsidRDefault="000337E1" w:rsidP="000337E1">
      <w:r>
        <w:t>SCIM bietet hierbei eher einen abstrakten Rahmen zum Austausch dieser Informationen. Die konkrete Definition der auszutauschenden Daten (Attribute der Benutzer und Gruppen etc.) obliegt den beteiligten Systemen. Somit muss basierend auf diesem Konzept und den Vorgaben von F-IAM eine technische Spezifikation für die konkrete Nutzung von SCIM im Zusammenspiel mit F-IAM noch erstellt werden.</w:t>
      </w:r>
    </w:p>
    <w:p w14:paraId="66370334" w14:textId="77777777" w:rsidR="000337E1" w:rsidRDefault="000337E1" w:rsidP="000337E1"/>
    <w:p w14:paraId="6782D281" w14:textId="17BF5E5D" w:rsidR="000337E1" w:rsidRDefault="000337E1" w:rsidP="000337E1">
      <w:r>
        <w:t xml:space="preserve">SCIM spezifiziert Operationen, um Benutzer und Gruppen zu pflegen und zu verwalten. Es arbeitet nach dem CRUD-Prinzip (Create, Update, Delete), um jeweils Objekte hinzuzufügen, zu aktualisieren oder wieder zu entfernen. SCIM spezifiziert weiterhin die möglichen Quittungen und Fehlercode. Wie eingehend erläutert, geht das F-IAM jedoch davon aus, dass das </w:t>
      </w:r>
      <w:proofErr w:type="spellStart"/>
      <w:r>
        <w:t>iVBS</w:t>
      </w:r>
      <w:proofErr w:type="spellEnd"/>
      <w:r>
        <w:t xml:space="preserve"> die Anweisungen umsetzt. Ablehnung oder Fehler sollten, sofern irgendwie möglich, nur aus technischen Gründen erfolgen.</w:t>
      </w:r>
    </w:p>
    <w:p w14:paraId="20D29F4B" w14:textId="77777777" w:rsidR="000337E1" w:rsidRDefault="000337E1" w:rsidP="000337E1"/>
    <w:p w14:paraId="0B7532EC" w14:textId="77777777" w:rsidR="00181754" w:rsidRPr="00EF4A2E" w:rsidRDefault="002075B6" w:rsidP="00F223A5">
      <w:pPr>
        <w:pStyle w:val="berschrift1"/>
        <w:numPr>
          <w:ilvl w:val="0"/>
          <w:numId w:val="11"/>
        </w:numPr>
        <w:pBdr>
          <w:top w:val="single" w:sz="4" w:space="1" w:color="auto" w:shadow="1"/>
          <w:left w:val="single" w:sz="4" w:space="4" w:color="auto" w:shadow="1"/>
          <w:bottom w:val="single" w:sz="4" w:space="1" w:color="auto" w:shadow="1"/>
          <w:right w:val="single" w:sz="4" w:space="4" w:color="auto" w:shadow="1"/>
        </w:pBdr>
        <w:shd w:val="clear" w:color="auto" w:fill="1F4A7F"/>
        <w:rPr>
          <w:rFonts w:asciiTheme="minorHAnsi" w:hAnsiTheme="minorHAnsi" w:cstheme="minorHAnsi"/>
          <w:color w:val="FFFFFF" w:themeColor="background1"/>
        </w:rPr>
      </w:pPr>
      <w:bookmarkStart w:id="49" w:name="_Toc168919244"/>
      <w:r w:rsidRPr="00EF4A2E">
        <w:rPr>
          <w:rFonts w:asciiTheme="minorHAnsi" w:hAnsiTheme="minorHAnsi" w:cstheme="minorHAnsi"/>
          <w:color w:val="FFFFFF" w:themeColor="background1"/>
        </w:rPr>
        <w:t>Lösungsansatz</w:t>
      </w:r>
      <w:bookmarkEnd w:id="49"/>
    </w:p>
    <w:p w14:paraId="4979A7AD" w14:textId="6B84F4FC" w:rsidR="002C4362" w:rsidRDefault="002C4362" w:rsidP="00A60BC4">
      <w:pPr>
        <w:rPr>
          <w:rFonts w:asciiTheme="minorHAnsi" w:hAnsiTheme="minorHAnsi" w:cstheme="minorHAnsi"/>
          <w:color w:val="A6A6A6" w:themeColor="background1" w:themeShade="A6"/>
          <w:sz w:val="18"/>
          <w:szCs w:val="18"/>
        </w:rPr>
      </w:pPr>
    </w:p>
    <w:p w14:paraId="66B75A43" w14:textId="31C62EF2" w:rsidR="00942025" w:rsidRDefault="00942025" w:rsidP="00C71C01">
      <w:r>
        <w:t>Dieser Abschnitt beschreibt die Lösungsansätze</w:t>
      </w:r>
      <w:r w:rsidR="00C71C01">
        <w:t xml:space="preserve">, deren </w:t>
      </w:r>
      <w:r w:rsidR="005C0FC3">
        <w:t xml:space="preserve">konkrete Ausarbeitung und </w:t>
      </w:r>
      <w:r w:rsidR="00C71C01">
        <w:t xml:space="preserve">Umsetzung dann im Abschnitt </w:t>
      </w:r>
      <w:r w:rsidR="00C71C01">
        <w:fldChar w:fldCharType="begin"/>
      </w:r>
      <w:r w:rsidR="00C71C01">
        <w:instrText xml:space="preserve"> REF _Ref152240625 \n \h </w:instrText>
      </w:r>
      <w:r w:rsidR="00C71C01">
        <w:fldChar w:fldCharType="separate"/>
      </w:r>
      <w:r w:rsidR="001776B6">
        <w:t>4</w:t>
      </w:r>
      <w:r w:rsidR="00C71C01">
        <w:fldChar w:fldCharType="end"/>
      </w:r>
      <w:r w:rsidR="00C71C01">
        <w:t xml:space="preserve"> und Abschnitt 5 detailliert im Kontext der Anforderungen beschrieben werden.</w:t>
      </w:r>
    </w:p>
    <w:p w14:paraId="3F1ED071" w14:textId="3D083B0B" w:rsidR="00B615F0" w:rsidRPr="00B615F0" w:rsidRDefault="005C0FC3" w:rsidP="00B615F0">
      <w:pPr>
        <w:pStyle w:val="berschrift2"/>
        <w:keepLines/>
        <w:numPr>
          <w:ilvl w:val="1"/>
          <w:numId w:val="11"/>
        </w:numPr>
        <w:pBdr>
          <w:bottom w:val="single" w:sz="4" w:space="1" w:color="auto"/>
        </w:pBdr>
        <w:spacing w:line="240" w:lineRule="auto"/>
        <w:rPr>
          <w:rStyle w:val="IntensiveHervorhebung"/>
        </w:rPr>
      </w:pPr>
      <w:bookmarkStart w:id="50" w:name="_Ref153796310"/>
      <w:bookmarkStart w:id="51" w:name="_Toc168919245"/>
      <w:r>
        <w:rPr>
          <w:rStyle w:val="IntensiveHervorhebung"/>
        </w:rPr>
        <w:t xml:space="preserve">[Stufe 2b] </w:t>
      </w:r>
      <w:r w:rsidR="00B615F0" w:rsidRPr="00B615F0">
        <w:rPr>
          <w:rStyle w:val="IntensiveHervorhebung"/>
        </w:rPr>
        <w:t>Verwaltung von Organisationeinheiten</w:t>
      </w:r>
      <w:r w:rsidR="00B615F0">
        <w:rPr>
          <w:rStyle w:val="IntensiveHervorhebung"/>
        </w:rPr>
        <w:t xml:space="preserve"> / Dienststellen</w:t>
      </w:r>
      <w:bookmarkEnd w:id="50"/>
      <w:bookmarkEnd w:id="51"/>
    </w:p>
    <w:p w14:paraId="43C9F904" w14:textId="77777777" w:rsidR="00B615F0" w:rsidRDefault="00B615F0" w:rsidP="00A60BC4">
      <w:pPr>
        <w:rPr>
          <w:rFonts w:asciiTheme="minorHAnsi" w:hAnsiTheme="minorHAnsi" w:cstheme="minorHAnsi"/>
          <w:color w:val="A6A6A6" w:themeColor="background1" w:themeShade="A6"/>
          <w:sz w:val="18"/>
          <w:szCs w:val="18"/>
        </w:rPr>
      </w:pPr>
    </w:p>
    <w:p w14:paraId="4ABA3E47" w14:textId="217BB266" w:rsidR="00A60BC4" w:rsidRDefault="00A60BC4" w:rsidP="00A60BC4">
      <w:r>
        <w:t>Viele Geschäftsprozesse und Funktionen in @</w:t>
      </w:r>
      <w:proofErr w:type="spellStart"/>
      <w:r>
        <w:t>rtus</w:t>
      </w:r>
      <w:proofErr w:type="spellEnd"/>
      <w:r>
        <w:t xml:space="preserve"> basieren immanent auf das Vorhandensein des Dienststellen-Katalogs ALLG_DST. Dieser Katalog bildet </w:t>
      </w:r>
      <w:r w:rsidR="00597525">
        <w:t xml:space="preserve">mind. </w:t>
      </w:r>
      <w:r>
        <w:t xml:space="preserve">die gesamten verfügbaren Dienststellen sowie deren Hierarchie </w:t>
      </w:r>
      <w:r w:rsidR="00597525">
        <w:t xml:space="preserve">vom Teilnehmer </w:t>
      </w:r>
      <w:r>
        <w:t>ab</w:t>
      </w:r>
      <w:r w:rsidR="005C0FC3">
        <w:t>, enthält aber auch Dienststellen anderer Teilnehmer oder Behörden.</w:t>
      </w:r>
      <w:r>
        <w:t xml:space="preserve"> Da wir für eine längere Übergangszeit sowohl die interne Benutzer- und Dienststellenverwaltung wie auch die externe Verwaltung für unsere Teilnehmer anbieten müssen, besteht die Notwendigkeit für kompatible Lösungen.</w:t>
      </w:r>
    </w:p>
    <w:p w14:paraId="2F62D301" w14:textId="7D45AA32" w:rsidR="00116CC2" w:rsidRDefault="00116CC2" w:rsidP="00A60BC4"/>
    <w:p w14:paraId="5AD98256" w14:textId="2A80EEF4" w:rsidR="00116CC2" w:rsidRDefault="00116CC2" w:rsidP="00A60BC4">
      <w:r>
        <w:t xml:space="preserve">Nach aktuellem Sachstand existiert </w:t>
      </w:r>
      <w:r w:rsidR="005C0FC3">
        <w:t xml:space="preserve">in absehbarer Zeit </w:t>
      </w:r>
      <w:r>
        <w:t xml:space="preserve">weder bei P20 Katalogbasisdienst noch bei IAM ein durchgängiges Konzept zur Verwaltung und Pflege der Organisationseinheiten insbesondere </w:t>
      </w:r>
      <w:r w:rsidR="00C71C01">
        <w:t>der</w:t>
      </w:r>
      <w:r>
        <w:t xml:space="preserve"> Dienststellen. Diese obliegt weiterhin den Teilnehmern. Im Zielbild sollen die Dienststellen über einen Katalogbasisdienst abrufbar sein, </w:t>
      </w:r>
      <w:r w:rsidR="00C20F05">
        <w:t>wie aber</w:t>
      </w:r>
      <w:r>
        <w:t xml:space="preserve"> die Zuordnung zwischen IAM und Katalog sichergestellt wird und wie diese Prozesse ablaufen, ist derzeit vollkommen offen</w:t>
      </w:r>
      <w:r w:rsidR="00E80F3D">
        <w:rPr>
          <w:rStyle w:val="Funotenzeichen"/>
        </w:rPr>
        <w:footnoteReference w:id="2"/>
      </w:r>
      <w:r>
        <w:t>.</w:t>
      </w:r>
      <w:r w:rsidR="00E80F3D">
        <w:t xml:space="preserve"> </w:t>
      </w:r>
    </w:p>
    <w:p w14:paraId="64B21B55" w14:textId="1FCF7BD3" w:rsidR="00116CC2" w:rsidRDefault="00116CC2" w:rsidP="00A60BC4"/>
    <w:p w14:paraId="75CE0F5D" w14:textId="4B02E9E9" w:rsidR="00116CC2" w:rsidRDefault="00116CC2" w:rsidP="00A60BC4">
      <w:r>
        <w:t xml:space="preserve">Daher gehen wir in diesem Konzept davon aus, dass zunächst der Dienststellen-Katalog ALLG_DST weiterhin existiert und weiterhin als Grundlage für die vorhandenen und neuen Anwendungsfälle dienen </w:t>
      </w:r>
      <w:r w:rsidR="005C0FC3">
        <w:t>muss</w:t>
      </w:r>
      <w:r>
        <w:t xml:space="preserve">. </w:t>
      </w:r>
      <w:r w:rsidR="00B615F0">
        <w:t>Perspektivisch</w:t>
      </w:r>
      <w:r>
        <w:t xml:space="preserve"> lässt sich durchaus vorstellen, dass dieser später durch eine </w:t>
      </w:r>
      <w:r w:rsidR="00B615F0">
        <w:t>Synchronisierung</w:t>
      </w:r>
      <w:r>
        <w:t xml:space="preserve"> </w:t>
      </w:r>
      <w:r w:rsidR="00B615F0">
        <w:t>über den Katalogbasisdienst gepflegt und verwaltet wird. Derzeit werden die vorhanden Katalogpflegeprozesse der @</w:t>
      </w:r>
      <w:proofErr w:type="spellStart"/>
      <w:r w:rsidR="00B615F0">
        <w:t>rtus</w:t>
      </w:r>
      <w:proofErr w:type="spellEnd"/>
      <w:r w:rsidR="00B615F0">
        <w:t>-Kooperation wie bisher die Pflege der Dienststellen übernehmen.</w:t>
      </w:r>
    </w:p>
    <w:p w14:paraId="4DB51C44" w14:textId="380A40F5" w:rsidR="00B615F0" w:rsidRDefault="00B615F0" w:rsidP="00A60BC4"/>
    <w:p w14:paraId="6FEA9E63" w14:textId="77777777" w:rsidR="000337E1" w:rsidRDefault="00B615F0" w:rsidP="00A60BC4">
      <w:r>
        <w:t xml:space="preserve">Damit werden die Gesamtzahl aller möglichen Dienststellen sowie deren hierarchische Zuordnung zueinander </w:t>
      </w:r>
      <w:r w:rsidR="00C71C01">
        <w:t xml:space="preserve">weiterhin </w:t>
      </w:r>
      <w:r>
        <w:t>komplett über den @</w:t>
      </w:r>
      <w:proofErr w:type="spellStart"/>
      <w:r>
        <w:t>rtus</w:t>
      </w:r>
      <w:proofErr w:type="spellEnd"/>
      <w:r>
        <w:t xml:space="preserve">-Dienststellen-Katalog ALLG_DST abgebildet. Der F-IAM referenziert Dienststellen lediglich über deren </w:t>
      </w:r>
      <w:r w:rsidR="00EB0D63">
        <w:t>technischen Schlüssel/ID</w:t>
      </w:r>
      <w:r>
        <w:t xml:space="preserve">. </w:t>
      </w:r>
    </w:p>
    <w:p w14:paraId="7C6AD230" w14:textId="15B31C88" w:rsidR="00B615F0" w:rsidRDefault="00EB0D63" w:rsidP="00A60BC4">
      <w:r>
        <w:t xml:space="preserve">Als Vorschlag schlagen wir die </w:t>
      </w:r>
      <w:r w:rsidR="00B615F0">
        <w:t>Katalog</w:t>
      </w:r>
      <w:r w:rsidR="0047019C">
        <w:t>gruppen</w:t>
      </w:r>
      <w:r w:rsidR="00B615F0">
        <w:t xml:space="preserve">-ID </w:t>
      </w:r>
      <w:r>
        <w:t>von</w:t>
      </w:r>
      <w:r w:rsidR="00B615F0">
        <w:t xml:space="preserve"> @</w:t>
      </w:r>
      <w:proofErr w:type="spellStart"/>
      <w:r w:rsidR="00B615F0">
        <w:t>rtus</w:t>
      </w:r>
      <w:proofErr w:type="spellEnd"/>
      <w:r>
        <w:t xml:space="preserve"> vor.</w:t>
      </w:r>
      <w:r w:rsidR="00B615F0">
        <w:t xml:space="preserve"> </w:t>
      </w:r>
      <w:r>
        <w:t>A</w:t>
      </w:r>
      <w:r w:rsidR="00B615F0">
        <w:t xml:space="preserve">uf keinen Fall darf ein veränderlicher Schlüssel wie die Dienststellennummer (Hierarchienummer, XD-Nummer) verwendet werden, da diese Erfahrungsgemäß eben nicht für immer konstant und eindeutig bleibt und </w:t>
      </w:r>
      <w:r w:rsidR="00C20F05">
        <w:t>sich damit</w:t>
      </w:r>
      <w:r w:rsidR="00B615F0">
        <w:t xml:space="preserve"> nicht als Identifier bzw. Schlüssel für einen systemübergreifenden Austausch eignet. Sollte die Katalog</w:t>
      </w:r>
      <w:r w:rsidR="0047019C">
        <w:t>gruppen</w:t>
      </w:r>
      <w:r w:rsidR="00B615F0">
        <w:t xml:space="preserve">-ID nicht als geeigneter </w:t>
      </w:r>
      <w:r>
        <w:t>t</w:t>
      </w:r>
      <w:r w:rsidR="00B615F0">
        <w:t>echni</w:t>
      </w:r>
      <w:r>
        <w:t>s</w:t>
      </w:r>
      <w:r w:rsidR="00B615F0">
        <w:t xml:space="preserve">cher Schlüssel dienen können, so muss zwingend </w:t>
      </w:r>
      <w:proofErr w:type="gramStart"/>
      <w:r w:rsidR="00B615F0">
        <w:t>eine neuer techn</w:t>
      </w:r>
      <w:r w:rsidR="00C20F05">
        <w:t>ischer</w:t>
      </w:r>
      <w:r w:rsidR="00B615F0">
        <w:t xml:space="preserve"> Schlüssel</w:t>
      </w:r>
      <w:proofErr w:type="gramEnd"/>
      <w:r w:rsidR="00B615F0">
        <w:t xml:space="preserve"> für den Austausch </w:t>
      </w:r>
      <w:r>
        <w:t>definiert</w:t>
      </w:r>
      <w:r w:rsidR="00B615F0">
        <w:t xml:space="preserve"> werden</w:t>
      </w:r>
      <w:r w:rsidR="00597525">
        <w:t>, der dann auch im Katalog ALLG_DST aufgenommen und gepflegt werden muss.</w:t>
      </w:r>
      <w:r w:rsidR="00FC044E">
        <w:t xml:space="preserve"> Dieses ist </w:t>
      </w:r>
      <w:r w:rsidR="00FC044E" w:rsidRPr="00630231">
        <w:rPr>
          <w:u w:val="single"/>
        </w:rPr>
        <w:t>organisatorisch</w:t>
      </w:r>
      <w:r w:rsidR="00FC044E">
        <w:t xml:space="preserve"> sicherzustellen.</w:t>
      </w:r>
    </w:p>
    <w:p w14:paraId="254BAEFF" w14:textId="6A0071F8" w:rsidR="00EB0D63" w:rsidRDefault="00EB0D63" w:rsidP="00A60BC4"/>
    <w:p w14:paraId="2E211F52" w14:textId="7A7E0033" w:rsidR="00C450FF" w:rsidRDefault="00C450FF" w:rsidP="00A60BC4">
      <w:r>
        <w:t>Das Vorhandensein eines Katalogeintrags im Dienststellenkatalog von @</w:t>
      </w:r>
      <w:proofErr w:type="spellStart"/>
      <w:r>
        <w:t>rtus</w:t>
      </w:r>
      <w:proofErr w:type="spellEnd"/>
      <w:r>
        <w:t xml:space="preserve"> macht aus einer Dienststelle noch keine @</w:t>
      </w:r>
      <w:proofErr w:type="spellStart"/>
      <w:r>
        <w:t>rtus</w:t>
      </w:r>
      <w:proofErr w:type="spellEnd"/>
      <w:r>
        <w:t>-Dienststelle. Eine neue @</w:t>
      </w:r>
      <w:proofErr w:type="spellStart"/>
      <w:r>
        <w:t>rtus</w:t>
      </w:r>
      <w:proofErr w:type="spellEnd"/>
      <w:r>
        <w:t>-Dienststelle wird über @</w:t>
      </w:r>
      <w:proofErr w:type="spellStart"/>
      <w:r>
        <w:t>rtus</w:t>
      </w:r>
      <w:proofErr w:type="spellEnd"/>
      <w:r>
        <w:t xml:space="preserve">-Admin eingerichtet und erhält dort eine Reihe von Einstellungen, die für eine Dienststelle vorgenommen werden </w:t>
      </w:r>
      <w:r w:rsidR="00CB2B0E">
        <w:t>müssen</w:t>
      </w:r>
      <w:r>
        <w:t xml:space="preserve"> (vergleiche </w:t>
      </w:r>
      <w:r>
        <w:fldChar w:fldCharType="begin"/>
      </w:r>
      <w:r>
        <w:instrText xml:space="preserve"> REF _Ref163217973 \r \h </w:instrText>
      </w:r>
      <w:r>
        <w:fldChar w:fldCharType="separate"/>
      </w:r>
      <w:r w:rsidR="001776B6">
        <w:t>2.2</w:t>
      </w:r>
      <w:r>
        <w:fldChar w:fldCharType="end"/>
      </w:r>
      <w:r>
        <w:t xml:space="preserve">). Eine neue Dienststelle </w:t>
      </w:r>
      <w:r w:rsidR="003F234A">
        <w:t>wird</w:t>
      </w:r>
      <w:r>
        <w:t xml:space="preserve"> somit aus dem </w:t>
      </w:r>
      <w:r w:rsidR="003F234A">
        <w:t>Dienststellenkatalog bei Einrichtung ausgewählt und referenziert den Katalogeintrag, aber sie ist eben erst in @</w:t>
      </w:r>
      <w:proofErr w:type="spellStart"/>
      <w:r w:rsidR="003F234A">
        <w:t>rtus</w:t>
      </w:r>
      <w:proofErr w:type="spellEnd"/>
      <w:r w:rsidR="003F234A">
        <w:t xml:space="preserve"> nutzbar, wenn sie über @</w:t>
      </w:r>
      <w:proofErr w:type="spellStart"/>
      <w:r w:rsidR="003F234A">
        <w:t>rtus</w:t>
      </w:r>
      <w:proofErr w:type="spellEnd"/>
      <w:r w:rsidR="003F234A">
        <w:t>-Admin eingerichtet worden ist.</w:t>
      </w:r>
    </w:p>
    <w:p w14:paraId="3A4839AB" w14:textId="3249F648" w:rsidR="003F234A" w:rsidRDefault="003F234A" w:rsidP="0065666C">
      <w:r>
        <w:t>Dieser Prozess entspricht den heutigen Funktionen und bleibt weiterhin bestehen und kann somit in einen organisatorischen Prozess auch im Zusammenspiel mit IAM umgesetzt werden.</w:t>
      </w:r>
    </w:p>
    <w:p w14:paraId="376FFB44" w14:textId="6F51D52A" w:rsidR="00C450FF" w:rsidRDefault="003F234A" w:rsidP="0065666C">
      <w:r>
        <w:t>Der Prozess müsste folgende Reihenfolge sicherzustellen:</w:t>
      </w:r>
    </w:p>
    <w:p w14:paraId="0360A125" w14:textId="2766451C" w:rsidR="003F234A" w:rsidRDefault="00F30424" w:rsidP="0087058D">
      <w:pPr>
        <w:pStyle w:val="Listenabsatz"/>
        <w:numPr>
          <w:ilvl w:val="0"/>
          <w:numId w:val="30"/>
        </w:numPr>
      </w:pPr>
      <w:r>
        <w:t>Katalogeintrag in @</w:t>
      </w:r>
      <w:proofErr w:type="spellStart"/>
      <w:r>
        <w:t>rtus</w:t>
      </w:r>
      <w:proofErr w:type="spellEnd"/>
      <w:r>
        <w:t>-Katalog</w:t>
      </w:r>
    </w:p>
    <w:p w14:paraId="19760509" w14:textId="620E96BB" w:rsidR="00F30424" w:rsidRDefault="00F30424" w:rsidP="0087058D">
      <w:pPr>
        <w:pStyle w:val="Listenabsatz"/>
        <w:numPr>
          <w:ilvl w:val="0"/>
          <w:numId w:val="30"/>
        </w:numPr>
      </w:pPr>
      <w:r>
        <w:t>Katalogeintrag muss ausgerollt werden</w:t>
      </w:r>
    </w:p>
    <w:p w14:paraId="5C6C9312" w14:textId="4BE09734" w:rsidR="00F30424" w:rsidRDefault="00F30424" w:rsidP="0087058D">
      <w:pPr>
        <w:pStyle w:val="Listenabsatz"/>
        <w:numPr>
          <w:ilvl w:val="0"/>
          <w:numId w:val="30"/>
        </w:numPr>
      </w:pPr>
      <w:r>
        <w:t>Einrichten der Dienststelle in @</w:t>
      </w:r>
      <w:proofErr w:type="spellStart"/>
      <w:r>
        <w:t>rtus</w:t>
      </w:r>
      <w:proofErr w:type="spellEnd"/>
      <w:r>
        <w:t xml:space="preserve"> Admin</w:t>
      </w:r>
    </w:p>
    <w:p w14:paraId="02157C83" w14:textId="60714471" w:rsidR="00F30424" w:rsidRDefault="00F30424" w:rsidP="0087058D">
      <w:pPr>
        <w:pStyle w:val="Listenabsatz"/>
        <w:numPr>
          <w:ilvl w:val="0"/>
          <w:numId w:val="30"/>
        </w:numPr>
      </w:pPr>
      <w:r>
        <w:t xml:space="preserve">Erstmalige Verwendung der Dienststelle </w:t>
      </w:r>
      <w:r w:rsidR="00832ACF">
        <w:t xml:space="preserve">für die Berechtigung von Anwendern </w:t>
      </w:r>
      <w:r>
        <w:t>in der BV</w:t>
      </w:r>
    </w:p>
    <w:p w14:paraId="0421E833" w14:textId="2E41A511" w:rsidR="00F30424" w:rsidRDefault="00F30424" w:rsidP="0087058D">
      <w:pPr>
        <w:pStyle w:val="Listenabsatz"/>
        <w:numPr>
          <w:ilvl w:val="0"/>
          <w:numId w:val="30"/>
        </w:numPr>
      </w:pPr>
      <w:r>
        <w:t>Anwender können auf Dienststellen über BV und F-IAM in @</w:t>
      </w:r>
      <w:proofErr w:type="spellStart"/>
      <w:r>
        <w:t>rtus</w:t>
      </w:r>
      <w:proofErr w:type="spellEnd"/>
      <w:r>
        <w:t xml:space="preserve"> über SCIM berechtigt werden</w:t>
      </w:r>
    </w:p>
    <w:p w14:paraId="5434D251" w14:textId="281F4825" w:rsidR="00C450FF" w:rsidRDefault="00832ACF" w:rsidP="0065666C">
      <w:r>
        <w:t>D</w:t>
      </w:r>
      <w:r w:rsidR="00F30424">
        <w:t xml:space="preserve">er Eintrag </w:t>
      </w:r>
      <w:r>
        <w:t xml:space="preserve">kann </w:t>
      </w:r>
      <w:r w:rsidR="00F30424">
        <w:t xml:space="preserve">auch in der BV </w:t>
      </w:r>
      <w:r>
        <w:t xml:space="preserve">vorher </w:t>
      </w:r>
      <w:r w:rsidR="00F30424">
        <w:t>erzeugt werden</w:t>
      </w:r>
      <w:r>
        <w:t xml:space="preserve"> (vor Schritt 1)</w:t>
      </w:r>
      <w:r w:rsidR="00F30424">
        <w:t xml:space="preserve">, falls die BV eine ID für den Eintrag erzeugen muss. Trotzdem darf die BV den Eintrag erst </w:t>
      </w:r>
      <w:r>
        <w:t>ab Schnitt 4 verwenden.</w:t>
      </w:r>
    </w:p>
    <w:p w14:paraId="75206DF4" w14:textId="77777777" w:rsidR="00F30424" w:rsidRDefault="00F30424" w:rsidP="0065666C"/>
    <w:p w14:paraId="7ACD3C48" w14:textId="02385493" w:rsidR="000337E1" w:rsidRPr="00B615F0" w:rsidRDefault="005C0FC3" w:rsidP="000337E1">
      <w:pPr>
        <w:pStyle w:val="berschrift2"/>
        <w:keepLines/>
        <w:numPr>
          <w:ilvl w:val="1"/>
          <w:numId w:val="11"/>
        </w:numPr>
        <w:pBdr>
          <w:bottom w:val="single" w:sz="4" w:space="1" w:color="auto"/>
        </w:pBdr>
        <w:spacing w:line="240" w:lineRule="auto"/>
        <w:rPr>
          <w:rStyle w:val="IntensiveHervorhebung"/>
        </w:rPr>
      </w:pPr>
      <w:bookmarkStart w:id="52" w:name="_Ref152597313"/>
      <w:bookmarkStart w:id="53" w:name="_Toc168919246"/>
      <w:r>
        <w:rPr>
          <w:rStyle w:val="IntensiveHervorhebung"/>
        </w:rPr>
        <w:t xml:space="preserve">[Stufe 2a] </w:t>
      </w:r>
      <w:r w:rsidR="000337E1" w:rsidRPr="00B615F0">
        <w:rPr>
          <w:rStyle w:val="IntensiveHervorhebung"/>
        </w:rPr>
        <w:t xml:space="preserve">Verwaltung von </w:t>
      </w:r>
      <w:r w:rsidR="000337E1">
        <w:rPr>
          <w:rStyle w:val="IntensiveHervorhebung"/>
        </w:rPr>
        <w:t>Anwendern</w:t>
      </w:r>
      <w:bookmarkEnd w:id="52"/>
      <w:bookmarkEnd w:id="53"/>
    </w:p>
    <w:p w14:paraId="08116086" w14:textId="421200AD" w:rsidR="00813EEC" w:rsidRDefault="00813EEC" w:rsidP="00813EEC">
      <w:r>
        <w:t xml:space="preserve">Unter </w:t>
      </w:r>
      <w:r w:rsidRPr="00813EEC">
        <w:t>Verwaltung von Anwendern</w:t>
      </w:r>
      <w:r>
        <w:t xml:space="preserve"> werden die folgenden drei Anforderungen betrachtet:</w:t>
      </w:r>
    </w:p>
    <w:p w14:paraId="4F44E8EB" w14:textId="5AAF09A2" w:rsidR="00813EEC" w:rsidRDefault="00813EEC" w:rsidP="0087058D">
      <w:pPr>
        <w:pStyle w:val="Listenabsatz"/>
        <w:numPr>
          <w:ilvl w:val="0"/>
          <w:numId w:val="17"/>
        </w:numPr>
      </w:pPr>
      <w:r>
        <w:t>[ANF-010] Anlage neuer Anwender</w:t>
      </w:r>
    </w:p>
    <w:p w14:paraId="21A85BFC" w14:textId="2A8B2724" w:rsidR="00813EEC" w:rsidRDefault="00813EEC" w:rsidP="0087058D">
      <w:pPr>
        <w:pStyle w:val="Listenabsatz"/>
        <w:numPr>
          <w:ilvl w:val="0"/>
          <w:numId w:val="17"/>
        </w:numPr>
      </w:pPr>
      <w:r>
        <w:t>[ANF-011] Deaktivierung (logische Löschung) von Anwendern</w:t>
      </w:r>
    </w:p>
    <w:p w14:paraId="02F29480" w14:textId="5D2D6D09" w:rsidR="00FC044E" w:rsidRDefault="00813EEC" w:rsidP="0087058D">
      <w:pPr>
        <w:pStyle w:val="Listenabsatz"/>
        <w:numPr>
          <w:ilvl w:val="0"/>
          <w:numId w:val="17"/>
        </w:numPr>
      </w:pPr>
      <w:r>
        <w:t>[ANF-012] Pflege und Aktualisierung der Anwenderstammdaten</w:t>
      </w:r>
    </w:p>
    <w:p w14:paraId="0FF27D74" w14:textId="3EF058F7" w:rsidR="00813EEC" w:rsidRDefault="00813EEC" w:rsidP="00A60BC4">
      <w:r>
        <w:t>Dieser Abschnitt beschreibt den Lösungsansatz für die Anforderungen.</w:t>
      </w:r>
    </w:p>
    <w:p w14:paraId="2591DEB6" w14:textId="0B3F6851" w:rsidR="00813EEC" w:rsidRDefault="00813EEC" w:rsidP="00A60BC4"/>
    <w:p w14:paraId="1A91A81F" w14:textId="3F73D8F0" w:rsidR="00813EEC" w:rsidRDefault="00813EEC" w:rsidP="00A60BC4">
      <w:r>
        <w:lastRenderedPageBreak/>
        <w:t xml:space="preserve">Für alle oben genannten Aktionen definiert SCIMv2 Core bereits die notwendige </w:t>
      </w:r>
      <w:r w:rsidR="000359AE">
        <w:t>Entität (User)</w:t>
      </w:r>
      <w:r>
        <w:t xml:space="preserve"> und Operationen an. </w:t>
      </w:r>
      <w:r w:rsidR="009A0C10">
        <w:t xml:space="preserve">Diese sollen entsprechend </w:t>
      </w:r>
      <w:r w:rsidR="009A2AE1">
        <w:t xml:space="preserve">bei </w:t>
      </w:r>
      <w:r w:rsidR="009A0C10">
        <w:t>einer Umsetzung genutzt werden.</w:t>
      </w:r>
    </w:p>
    <w:p w14:paraId="41FC941B" w14:textId="11CAA0E2" w:rsidR="009A0C10" w:rsidRDefault="009A0C10" w:rsidP="00A60BC4"/>
    <w:p w14:paraId="258AC61C" w14:textId="35BDC2E6" w:rsidR="009A0C10" w:rsidRDefault="009A0C10" w:rsidP="00A60BC4">
      <w:r>
        <w:t xml:space="preserve">Wie in Anlage </w:t>
      </w:r>
      <w:r w:rsidRPr="009A0C10">
        <w:t>A1</w:t>
      </w:r>
      <w:r w:rsidR="007976AB">
        <w:t>.1</w:t>
      </w:r>
      <w:r w:rsidRPr="009A0C10">
        <w:t xml:space="preserve"> „Anbindung von Anwendungen an das F-IAM“</w:t>
      </w:r>
      <w:r>
        <w:t xml:space="preserve"> festgelegt wurde, stellt @</w:t>
      </w:r>
      <w:proofErr w:type="spellStart"/>
      <w:r>
        <w:t>rtus</w:t>
      </w:r>
      <w:proofErr w:type="spellEnd"/>
      <w:r>
        <w:t xml:space="preserve"> die Operationen serverseitig bereit und der F-IAM nutzt diese Operationen, um die oben genannten </w:t>
      </w:r>
      <w:r w:rsidR="00AC6EDD">
        <w:t>Aktionen</w:t>
      </w:r>
      <w:r w:rsidR="000B1428">
        <w:t xml:space="preserve"> im </w:t>
      </w:r>
      <w:proofErr w:type="spellStart"/>
      <w:r w:rsidR="000B1428">
        <w:t>iVBS</w:t>
      </w:r>
      <w:proofErr w:type="spellEnd"/>
      <w:r>
        <w:t xml:space="preserve"> auszuführen.</w:t>
      </w:r>
    </w:p>
    <w:p w14:paraId="005A4108" w14:textId="6B3BCB0B" w:rsidR="00AC6EDD" w:rsidRDefault="00AC6EDD" w:rsidP="00A60BC4"/>
    <w:tbl>
      <w:tblPr>
        <w:tblW w:w="9631" w:type="dxa"/>
        <w:shd w:val="clear" w:color="auto" w:fill="FFFFFF"/>
        <w:tblCellMar>
          <w:top w:w="15" w:type="dxa"/>
          <w:left w:w="15" w:type="dxa"/>
          <w:bottom w:w="15" w:type="dxa"/>
          <w:right w:w="15" w:type="dxa"/>
        </w:tblCellMar>
        <w:tblLook w:val="04A0" w:firstRow="1" w:lastRow="0" w:firstColumn="1" w:lastColumn="0" w:noHBand="0" w:noVBand="1"/>
      </w:tblPr>
      <w:tblGrid>
        <w:gridCol w:w="1835"/>
        <w:gridCol w:w="1016"/>
        <w:gridCol w:w="2528"/>
        <w:gridCol w:w="1134"/>
        <w:gridCol w:w="3118"/>
      </w:tblGrid>
      <w:tr w:rsidR="007976AB" w:rsidRPr="00B17259" w14:paraId="407F955D" w14:textId="77777777" w:rsidTr="00ED7EA0">
        <w:tc>
          <w:tcPr>
            <w:tcW w:w="1835" w:type="dxa"/>
            <w:tcBorders>
              <w:top w:val="single" w:sz="6" w:space="0" w:color="C1C7D0"/>
              <w:left w:val="single" w:sz="6" w:space="0" w:color="C1C7D0"/>
              <w:bottom w:val="single" w:sz="6" w:space="0" w:color="C1C7D0"/>
              <w:right w:val="single" w:sz="6" w:space="0" w:color="C1C7D0"/>
            </w:tcBorders>
            <w:shd w:val="clear" w:color="auto" w:fill="D9D9D9" w:themeFill="background1" w:themeFillShade="D9"/>
            <w:tcMar>
              <w:top w:w="105" w:type="dxa"/>
              <w:left w:w="150" w:type="dxa"/>
              <w:bottom w:w="105" w:type="dxa"/>
              <w:right w:w="150" w:type="dxa"/>
            </w:tcMar>
          </w:tcPr>
          <w:p w14:paraId="0323FDF3" w14:textId="29DEB806" w:rsidR="007976AB" w:rsidRPr="00996B65" w:rsidRDefault="007976AB" w:rsidP="00ED7EA0">
            <w:pPr>
              <w:jc w:val="left"/>
              <w:rPr>
                <w:b/>
                <w:bCs/>
                <w:sz w:val="20"/>
              </w:rPr>
            </w:pPr>
            <w:r w:rsidRPr="00996B65">
              <w:rPr>
                <w:b/>
                <w:bCs/>
                <w:sz w:val="20"/>
              </w:rPr>
              <w:t>Endpunkt</w:t>
            </w:r>
          </w:p>
        </w:tc>
        <w:tc>
          <w:tcPr>
            <w:tcW w:w="1016" w:type="dxa"/>
            <w:tcBorders>
              <w:top w:val="single" w:sz="6" w:space="0" w:color="C1C7D0"/>
              <w:left w:val="single" w:sz="6" w:space="0" w:color="C1C7D0"/>
              <w:bottom w:val="single" w:sz="6" w:space="0" w:color="C1C7D0"/>
              <w:right w:val="single" w:sz="6" w:space="0" w:color="C1C7D0"/>
            </w:tcBorders>
            <w:shd w:val="clear" w:color="auto" w:fill="D9D9D9" w:themeFill="background1" w:themeFillShade="D9"/>
            <w:tcMar>
              <w:top w:w="105" w:type="dxa"/>
              <w:left w:w="150" w:type="dxa"/>
              <w:bottom w:w="105" w:type="dxa"/>
              <w:right w:w="150" w:type="dxa"/>
            </w:tcMar>
          </w:tcPr>
          <w:p w14:paraId="16D1F6A5" w14:textId="11966886" w:rsidR="007976AB" w:rsidRPr="00996B65" w:rsidRDefault="007976AB" w:rsidP="00ED7EA0">
            <w:pPr>
              <w:jc w:val="left"/>
              <w:rPr>
                <w:b/>
                <w:bCs/>
                <w:sz w:val="20"/>
              </w:rPr>
            </w:pPr>
            <w:r w:rsidRPr="00996B65">
              <w:rPr>
                <w:b/>
                <w:bCs/>
                <w:sz w:val="20"/>
              </w:rPr>
              <w:t>Operation</w:t>
            </w:r>
          </w:p>
        </w:tc>
        <w:tc>
          <w:tcPr>
            <w:tcW w:w="2528" w:type="dxa"/>
            <w:tcBorders>
              <w:top w:val="single" w:sz="6" w:space="0" w:color="C1C7D0"/>
              <w:left w:val="single" w:sz="6" w:space="0" w:color="C1C7D0"/>
              <w:bottom w:val="single" w:sz="6" w:space="0" w:color="C1C7D0"/>
              <w:right w:val="single" w:sz="6" w:space="0" w:color="C1C7D0"/>
            </w:tcBorders>
            <w:shd w:val="clear" w:color="auto" w:fill="D9D9D9" w:themeFill="background1" w:themeFillShade="D9"/>
            <w:tcMar>
              <w:top w:w="105" w:type="dxa"/>
              <w:left w:w="150" w:type="dxa"/>
              <w:bottom w:w="105" w:type="dxa"/>
              <w:right w:w="150" w:type="dxa"/>
            </w:tcMar>
          </w:tcPr>
          <w:p w14:paraId="0FEFE799" w14:textId="65F81366" w:rsidR="007976AB" w:rsidRPr="00996B65" w:rsidRDefault="007976AB" w:rsidP="00ED7EA0">
            <w:pPr>
              <w:jc w:val="left"/>
              <w:rPr>
                <w:b/>
                <w:sz w:val="20"/>
              </w:rPr>
            </w:pPr>
            <w:r w:rsidRPr="00996B65">
              <w:rPr>
                <w:b/>
                <w:sz w:val="20"/>
              </w:rPr>
              <w:t>Beschreibung</w:t>
            </w:r>
          </w:p>
        </w:tc>
        <w:tc>
          <w:tcPr>
            <w:tcW w:w="1134" w:type="dxa"/>
            <w:tcBorders>
              <w:top w:val="single" w:sz="6" w:space="0" w:color="C1C7D0"/>
              <w:left w:val="single" w:sz="6" w:space="0" w:color="C1C7D0"/>
              <w:bottom w:val="single" w:sz="6" w:space="0" w:color="C1C7D0"/>
              <w:right w:val="single" w:sz="6" w:space="0" w:color="C1C7D0"/>
            </w:tcBorders>
            <w:shd w:val="clear" w:color="auto" w:fill="D9D9D9" w:themeFill="background1" w:themeFillShade="D9"/>
            <w:tcMar>
              <w:top w:w="105" w:type="dxa"/>
              <w:left w:w="150" w:type="dxa"/>
              <w:bottom w:w="105" w:type="dxa"/>
              <w:right w:w="150" w:type="dxa"/>
            </w:tcMar>
          </w:tcPr>
          <w:p w14:paraId="01947FEC" w14:textId="2BD0E7C8" w:rsidR="007976AB" w:rsidRPr="00996B65" w:rsidRDefault="007976AB" w:rsidP="00ED7EA0">
            <w:pPr>
              <w:jc w:val="left"/>
              <w:rPr>
                <w:b/>
                <w:sz w:val="20"/>
              </w:rPr>
            </w:pPr>
            <w:r w:rsidRPr="00996B65">
              <w:rPr>
                <w:b/>
                <w:bCs/>
                <w:sz w:val="20"/>
              </w:rPr>
              <w:t>Relevant für Anwendung</w:t>
            </w:r>
          </w:p>
        </w:tc>
        <w:tc>
          <w:tcPr>
            <w:tcW w:w="3118" w:type="dxa"/>
            <w:tcBorders>
              <w:top w:val="single" w:sz="6" w:space="0" w:color="C1C7D0"/>
              <w:left w:val="single" w:sz="6" w:space="0" w:color="C1C7D0"/>
              <w:bottom w:val="single" w:sz="6" w:space="0" w:color="C1C7D0"/>
              <w:right w:val="single" w:sz="6" w:space="0" w:color="C1C7D0"/>
            </w:tcBorders>
            <w:shd w:val="clear" w:color="auto" w:fill="D9D9D9" w:themeFill="background1" w:themeFillShade="D9"/>
          </w:tcPr>
          <w:p w14:paraId="38FC4213" w14:textId="7ECDD8E2" w:rsidR="007976AB" w:rsidRPr="00996B65" w:rsidRDefault="007976AB" w:rsidP="00ED7EA0">
            <w:pPr>
              <w:jc w:val="left"/>
              <w:rPr>
                <w:b/>
                <w:sz w:val="20"/>
              </w:rPr>
            </w:pPr>
            <w:r w:rsidRPr="00996B65">
              <w:rPr>
                <w:b/>
                <w:sz w:val="20"/>
              </w:rPr>
              <w:t>Anmerkung</w:t>
            </w:r>
          </w:p>
        </w:tc>
      </w:tr>
      <w:tr w:rsidR="007976AB" w:rsidRPr="00B17259" w14:paraId="64D9F46D" w14:textId="3BC0D0A4" w:rsidTr="00ED7EA0">
        <w:tc>
          <w:tcPr>
            <w:tcW w:w="1835" w:type="dxa"/>
            <w:vMerge w:val="restart"/>
            <w:tcBorders>
              <w:top w:val="single" w:sz="6" w:space="0" w:color="C1C7D0"/>
              <w:left w:val="single" w:sz="6" w:space="0" w:color="C1C7D0"/>
              <w:bottom w:val="single" w:sz="6" w:space="0" w:color="C1C7D0"/>
              <w:right w:val="single" w:sz="6" w:space="0" w:color="C1C7D0"/>
            </w:tcBorders>
            <w:shd w:val="clear" w:color="auto" w:fill="F4F5F7"/>
            <w:tcMar>
              <w:top w:w="105" w:type="dxa"/>
              <w:left w:w="150" w:type="dxa"/>
              <w:bottom w:w="105" w:type="dxa"/>
              <w:right w:w="150" w:type="dxa"/>
            </w:tcMar>
            <w:hideMark/>
          </w:tcPr>
          <w:p w14:paraId="50F02287" w14:textId="77777777" w:rsidR="007976AB" w:rsidRPr="00996B65" w:rsidRDefault="007976AB" w:rsidP="00B17259">
            <w:pPr>
              <w:rPr>
                <w:b/>
                <w:bCs/>
                <w:sz w:val="20"/>
              </w:rPr>
            </w:pPr>
            <w:r w:rsidRPr="00996B65">
              <w:rPr>
                <w:b/>
                <w:bCs/>
                <w:sz w:val="20"/>
              </w:rPr>
              <w:t>/Users</w:t>
            </w:r>
          </w:p>
        </w:tc>
        <w:tc>
          <w:tcPr>
            <w:tcW w:w="1016" w:type="dxa"/>
            <w:tcBorders>
              <w:top w:val="single" w:sz="6" w:space="0" w:color="C1C7D0"/>
              <w:left w:val="single" w:sz="6" w:space="0" w:color="C1C7D0"/>
              <w:bottom w:val="single" w:sz="6" w:space="0" w:color="C1C7D0"/>
              <w:right w:val="single" w:sz="6" w:space="0" w:color="C1C7D0"/>
            </w:tcBorders>
            <w:shd w:val="clear" w:color="auto" w:fill="F4F5F7"/>
            <w:tcMar>
              <w:top w:w="105" w:type="dxa"/>
              <w:left w:w="150" w:type="dxa"/>
              <w:bottom w:w="105" w:type="dxa"/>
              <w:right w:w="150" w:type="dxa"/>
            </w:tcMar>
            <w:hideMark/>
          </w:tcPr>
          <w:p w14:paraId="27697A20" w14:textId="77777777" w:rsidR="007976AB" w:rsidRPr="00996B65" w:rsidRDefault="007976AB" w:rsidP="00B17259">
            <w:pPr>
              <w:rPr>
                <w:b/>
                <w:bCs/>
                <w:sz w:val="20"/>
              </w:rPr>
            </w:pPr>
            <w:r w:rsidRPr="00996B65">
              <w:rPr>
                <w:b/>
                <w:bCs/>
                <w:sz w:val="20"/>
              </w:rPr>
              <w:t>GET</w:t>
            </w:r>
          </w:p>
        </w:tc>
        <w:tc>
          <w:tcPr>
            <w:tcW w:w="2528" w:type="dxa"/>
            <w:tcBorders>
              <w:top w:val="single" w:sz="6" w:space="0" w:color="C1C7D0"/>
              <w:left w:val="single" w:sz="6" w:space="0" w:color="C1C7D0"/>
              <w:bottom w:val="single" w:sz="6" w:space="0" w:color="C1C7D0"/>
              <w:right w:val="single" w:sz="6" w:space="0" w:color="C1C7D0"/>
            </w:tcBorders>
            <w:shd w:val="clear" w:color="auto" w:fill="FFFFFF"/>
            <w:tcMar>
              <w:top w:w="105" w:type="dxa"/>
              <w:left w:w="150" w:type="dxa"/>
              <w:bottom w:w="105" w:type="dxa"/>
              <w:right w:w="150" w:type="dxa"/>
            </w:tcMar>
            <w:hideMark/>
          </w:tcPr>
          <w:p w14:paraId="147ED261" w14:textId="77777777" w:rsidR="007976AB" w:rsidRPr="00996B65" w:rsidRDefault="007976AB" w:rsidP="00B17259">
            <w:pPr>
              <w:rPr>
                <w:sz w:val="20"/>
              </w:rPr>
            </w:pPr>
            <w:r w:rsidRPr="00996B65">
              <w:rPr>
                <w:sz w:val="20"/>
              </w:rPr>
              <w:t>Abfrage aller Benutzer</w:t>
            </w:r>
          </w:p>
        </w:tc>
        <w:tc>
          <w:tcPr>
            <w:tcW w:w="1134" w:type="dxa"/>
            <w:tcBorders>
              <w:top w:val="single" w:sz="6" w:space="0" w:color="C1C7D0"/>
              <w:left w:val="single" w:sz="6" w:space="0" w:color="C1C7D0"/>
              <w:bottom w:val="single" w:sz="6" w:space="0" w:color="C1C7D0"/>
              <w:right w:val="single" w:sz="6" w:space="0" w:color="C1C7D0"/>
            </w:tcBorders>
            <w:shd w:val="clear" w:color="auto" w:fill="FFFFFF"/>
            <w:tcMar>
              <w:top w:w="105" w:type="dxa"/>
              <w:left w:w="150" w:type="dxa"/>
              <w:bottom w:w="105" w:type="dxa"/>
              <w:right w:w="150" w:type="dxa"/>
            </w:tcMar>
            <w:hideMark/>
          </w:tcPr>
          <w:p w14:paraId="605981EB" w14:textId="77777777" w:rsidR="007976AB" w:rsidRPr="00996B65" w:rsidRDefault="007976AB" w:rsidP="00B17259">
            <w:pPr>
              <w:rPr>
                <w:sz w:val="20"/>
              </w:rPr>
            </w:pPr>
            <w:r w:rsidRPr="00996B65">
              <w:rPr>
                <w:sz w:val="20"/>
              </w:rPr>
              <w:t>immer</w:t>
            </w:r>
          </w:p>
        </w:tc>
        <w:tc>
          <w:tcPr>
            <w:tcW w:w="3118" w:type="dxa"/>
            <w:tcBorders>
              <w:top w:val="single" w:sz="6" w:space="0" w:color="C1C7D0"/>
              <w:left w:val="single" w:sz="6" w:space="0" w:color="C1C7D0"/>
              <w:bottom w:val="single" w:sz="6" w:space="0" w:color="C1C7D0"/>
              <w:right w:val="single" w:sz="6" w:space="0" w:color="C1C7D0"/>
            </w:tcBorders>
            <w:shd w:val="clear" w:color="auto" w:fill="FFFFFF"/>
          </w:tcPr>
          <w:p w14:paraId="6F10F59F" w14:textId="0ED4B62A" w:rsidR="007976AB" w:rsidRPr="00996B65" w:rsidRDefault="007976AB" w:rsidP="00B17259">
            <w:pPr>
              <w:rPr>
                <w:sz w:val="20"/>
              </w:rPr>
            </w:pPr>
            <w:r w:rsidRPr="00996B65">
              <w:rPr>
                <w:sz w:val="20"/>
              </w:rPr>
              <w:t>Dient dem F-IAM zum Abgleich der User</w:t>
            </w:r>
          </w:p>
        </w:tc>
      </w:tr>
      <w:tr w:rsidR="007976AB" w:rsidRPr="00B17259" w14:paraId="5DEBB61A" w14:textId="78ABD0FD" w:rsidTr="00ED7EA0">
        <w:tc>
          <w:tcPr>
            <w:tcW w:w="1835" w:type="dxa"/>
            <w:vMerge/>
            <w:tcBorders>
              <w:top w:val="single" w:sz="6" w:space="0" w:color="C1C7D0"/>
              <w:left w:val="single" w:sz="6" w:space="0" w:color="C1C7D0"/>
              <w:bottom w:val="single" w:sz="6" w:space="0" w:color="C1C7D0"/>
              <w:right w:val="single" w:sz="6" w:space="0" w:color="C1C7D0"/>
            </w:tcBorders>
            <w:shd w:val="clear" w:color="auto" w:fill="FFFFFF"/>
            <w:vAlign w:val="center"/>
            <w:hideMark/>
          </w:tcPr>
          <w:p w14:paraId="1882F48F" w14:textId="77777777" w:rsidR="007976AB" w:rsidRPr="00996B65" w:rsidRDefault="007976AB" w:rsidP="00B17259">
            <w:pPr>
              <w:rPr>
                <w:b/>
                <w:bCs/>
                <w:sz w:val="20"/>
              </w:rPr>
            </w:pPr>
          </w:p>
        </w:tc>
        <w:tc>
          <w:tcPr>
            <w:tcW w:w="1016" w:type="dxa"/>
            <w:tcBorders>
              <w:top w:val="single" w:sz="6" w:space="0" w:color="C1C7D0"/>
              <w:left w:val="single" w:sz="6" w:space="0" w:color="C1C7D0"/>
              <w:bottom w:val="single" w:sz="6" w:space="0" w:color="C1C7D0"/>
              <w:right w:val="single" w:sz="6" w:space="0" w:color="C1C7D0"/>
            </w:tcBorders>
            <w:shd w:val="clear" w:color="auto" w:fill="F4F5F7"/>
            <w:tcMar>
              <w:top w:w="105" w:type="dxa"/>
              <w:left w:w="150" w:type="dxa"/>
              <w:bottom w:w="105" w:type="dxa"/>
              <w:right w:w="150" w:type="dxa"/>
            </w:tcMar>
            <w:hideMark/>
          </w:tcPr>
          <w:p w14:paraId="72ECC832" w14:textId="77777777" w:rsidR="007976AB" w:rsidRPr="00996B65" w:rsidRDefault="007976AB" w:rsidP="00B17259">
            <w:pPr>
              <w:rPr>
                <w:b/>
                <w:bCs/>
                <w:sz w:val="20"/>
              </w:rPr>
            </w:pPr>
            <w:r w:rsidRPr="00996B65">
              <w:rPr>
                <w:b/>
                <w:bCs/>
                <w:sz w:val="20"/>
              </w:rPr>
              <w:t>POST</w:t>
            </w:r>
          </w:p>
        </w:tc>
        <w:tc>
          <w:tcPr>
            <w:tcW w:w="2528" w:type="dxa"/>
            <w:tcBorders>
              <w:top w:val="single" w:sz="6" w:space="0" w:color="C1C7D0"/>
              <w:left w:val="single" w:sz="6" w:space="0" w:color="C1C7D0"/>
              <w:bottom w:val="single" w:sz="6" w:space="0" w:color="C1C7D0"/>
              <w:right w:val="single" w:sz="6" w:space="0" w:color="C1C7D0"/>
            </w:tcBorders>
            <w:shd w:val="clear" w:color="auto" w:fill="FFFFFF"/>
            <w:tcMar>
              <w:top w:w="105" w:type="dxa"/>
              <w:left w:w="150" w:type="dxa"/>
              <w:bottom w:w="105" w:type="dxa"/>
              <w:right w:w="150" w:type="dxa"/>
            </w:tcMar>
            <w:hideMark/>
          </w:tcPr>
          <w:p w14:paraId="00C9137D" w14:textId="77777777" w:rsidR="007976AB" w:rsidRPr="00996B65" w:rsidRDefault="007976AB" w:rsidP="00B17259">
            <w:pPr>
              <w:rPr>
                <w:sz w:val="20"/>
              </w:rPr>
            </w:pPr>
            <w:r w:rsidRPr="00996B65">
              <w:rPr>
                <w:sz w:val="20"/>
              </w:rPr>
              <w:t>Erstellen eines neuen Benutzers</w:t>
            </w:r>
          </w:p>
        </w:tc>
        <w:tc>
          <w:tcPr>
            <w:tcW w:w="1134" w:type="dxa"/>
            <w:tcBorders>
              <w:top w:val="single" w:sz="6" w:space="0" w:color="C1C7D0"/>
              <w:left w:val="single" w:sz="6" w:space="0" w:color="C1C7D0"/>
              <w:bottom w:val="single" w:sz="6" w:space="0" w:color="C1C7D0"/>
              <w:right w:val="single" w:sz="6" w:space="0" w:color="C1C7D0"/>
            </w:tcBorders>
            <w:shd w:val="clear" w:color="auto" w:fill="FFFFFF"/>
            <w:tcMar>
              <w:top w:w="105" w:type="dxa"/>
              <w:left w:w="150" w:type="dxa"/>
              <w:bottom w:w="105" w:type="dxa"/>
              <w:right w:w="150" w:type="dxa"/>
            </w:tcMar>
            <w:hideMark/>
          </w:tcPr>
          <w:p w14:paraId="3CFD567C" w14:textId="77777777" w:rsidR="007976AB" w:rsidRPr="00996B65" w:rsidRDefault="007976AB" w:rsidP="00B17259">
            <w:pPr>
              <w:rPr>
                <w:sz w:val="20"/>
              </w:rPr>
            </w:pPr>
            <w:r w:rsidRPr="00996B65">
              <w:rPr>
                <w:sz w:val="20"/>
              </w:rPr>
              <w:t>immer</w:t>
            </w:r>
          </w:p>
        </w:tc>
        <w:tc>
          <w:tcPr>
            <w:tcW w:w="3118" w:type="dxa"/>
            <w:tcBorders>
              <w:top w:val="single" w:sz="6" w:space="0" w:color="C1C7D0"/>
              <w:left w:val="single" w:sz="6" w:space="0" w:color="C1C7D0"/>
              <w:bottom w:val="single" w:sz="6" w:space="0" w:color="C1C7D0"/>
              <w:right w:val="single" w:sz="6" w:space="0" w:color="C1C7D0"/>
            </w:tcBorders>
            <w:shd w:val="clear" w:color="auto" w:fill="FFFFFF"/>
          </w:tcPr>
          <w:p w14:paraId="727D8067" w14:textId="3D6E6F10" w:rsidR="007976AB" w:rsidRPr="00996B65" w:rsidRDefault="007976AB" w:rsidP="00B17259">
            <w:pPr>
              <w:rPr>
                <w:sz w:val="20"/>
              </w:rPr>
            </w:pPr>
            <w:r w:rsidRPr="00996B65">
              <w:rPr>
                <w:sz w:val="20"/>
              </w:rPr>
              <w:t xml:space="preserve">[ANF-010] Anlage neuer Anwender </w:t>
            </w:r>
            <w:r w:rsidRPr="00996B65">
              <w:rPr>
                <w:sz w:val="20"/>
              </w:rPr>
              <w:br/>
              <w:t>Erzeugt einen neuen Nutzer (Objekt Anwender) in @</w:t>
            </w:r>
            <w:proofErr w:type="spellStart"/>
            <w:r w:rsidRPr="00996B65">
              <w:rPr>
                <w:sz w:val="20"/>
              </w:rPr>
              <w:t>rtus</w:t>
            </w:r>
            <w:proofErr w:type="spellEnd"/>
            <w:r w:rsidRPr="00996B65">
              <w:rPr>
                <w:sz w:val="20"/>
              </w:rPr>
              <w:t xml:space="preserve"> oder aktualisiert diesen, wenn dieses vorhanden ist.</w:t>
            </w:r>
          </w:p>
        </w:tc>
      </w:tr>
      <w:tr w:rsidR="007976AB" w:rsidRPr="00B17259" w14:paraId="725789F7" w14:textId="53B3F16B" w:rsidTr="00ED7EA0">
        <w:tc>
          <w:tcPr>
            <w:tcW w:w="1835" w:type="dxa"/>
            <w:vMerge w:val="restart"/>
            <w:tcBorders>
              <w:top w:val="single" w:sz="6" w:space="0" w:color="C1C7D0"/>
              <w:left w:val="single" w:sz="6" w:space="0" w:color="C1C7D0"/>
              <w:bottom w:val="single" w:sz="6" w:space="0" w:color="C1C7D0"/>
              <w:right w:val="single" w:sz="6" w:space="0" w:color="C1C7D0"/>
            </w:tcBorders>
            <w:shd w:val="clear" w:color="auto" w:fill="F4F5F7"/>
            <w:tcMar>
              <w:top w:w="105" w:type="dxa"/>
              <w:left w:w="150" w:type="dxa"/>
              <w:bottom w:w="105" w:type="dxa"/>
              <w:right w:w="150" w:type="dxa"/>
            </w:tcMar>
            <w:hideMark/>
          </w:tcPr>
          <w:p w14:paraId="36B5EDB2" w14:textId="77777777" w:rsidR="007976AB" w:rsidRPr="00996B65" w:rsidRDefault="007976AB" w:rsidP="00B17259">
            <w:pPr>
              <w:rPr>
                <w:b/>
                <w:bCs/>
                <w:sz w:val="20"/>
              </w:rPr>
            </w:pPr>
            <w:r w:rsidRPr="00996B65">
              <w:rPr>
                <w:b/>
                <w:bCs/>
                <w:sz w:val="20"/>
              </w:rPr>
              <w:t>/Users/{User-ID}</w:t>
            </w:r>
          </w:p>
        </w:tc>
        <w:tc>
          <w:tcPr>
            <w:tcW w:w="1016" w:type="dxa"/>
            <w:tcBorders>
              <w:top w:val="single" w:sz="6" w:space="0" w:color="C1C7D0"/>
              <w:left w:val="single" w:sz="6" w:space="0" w:color="C1C7D0"/>
              <w:bottom w:val="single" w:sz="6" w:space="0" w:color="C1C7D0"/>
              <w:right w:val="single" w:sz="6" w:space="0" w:color="C1C7D0"/>
            </w:tcBorders>
            <w:shd w:val="clear" w:color="auto" w:fill="F4F5F7"/>
            <w:tcMar>
              <w:top w:w="105" w:type="dxa"/>
              <w:left w:w="150" w:type="dxa"/>
              <w:bottom w:w="105" w:type="dxa"/>
              <w:right w:w="150" w:type="dxa"/>
            </w:tcMar>
            <w:hideMark/>
          </w:tcPr>
          <w:p w14:paraId="7C6C8EDE" w14:textId="77777777" w:rsidR="007976AB" w:rsidRPr="00996B65" w:rsidRDefault="007976AB" w:rsidP="00B17259">
            <w:pPr>
              <w:rPr>
                <w:b/>
                <w:bCs/>
                <w:sz w:val="20"/>
              </w:rPr>
            </w:pPr>
            <w:r w:rsidRPr="00996B65">
              <w:rPr>
                <w:b/>
                <w:bCs/>
                <w:sz w:val="20"/>
              </w:rPr>
              <w:t>GET</w:t>
            </w:r>
          </w:p>
        </w:tc>
        <w:tc>
          <w:tcPr>
            <w:tcW w:w="2528" w:type="dxa"/>
            <w:tcBorders>
              <w:top w:val="single" w:sz="6" w:space="0" w:color="C1C7D0"/>
              <w:left w:val="single" w:sz="6" w:space="0" w:color="C1C7D0"/>
              <w:bottom w:val="single" w:sz="6" w:space="0" w:color="C1C7D0"/>
              <w:right w:val="single" w:sz="6" w:space="0" w:color="C1C7D0"/>
            </w:tcBorders>
            <w:shd w:val="clear" w:color="auto" w:fill="FFFFFF"/>
            <w:tcMar>
              <w:top w:w="105" w:type="dxa"/>
              <w:left w:w="150" w:type="dxa"/>
              <w:bottom w:w="105" w:type="dxa"/>
              <w:right w:w="150" w:type="dxa"/>
            </w:tcMar>
            <w:hideMark/>
          </w:tcPr>
          <w:p w14:paraId="6BB1C63E" w14:textId="77777777" w:rsidR="007976AB" w:rsidRPr="00996B65" w:rsidRDefault="007976AB" w:rsidP="00B17259">
            <w:pPr>
              <w:rPr>
                <w:sz w:val="20"/>
              </w:rPr>
            </w:pPr>
            <w:r w:rsidRPr="00996B65">
              <w:rPr>
                <w:sz w:val="20"/>
              </w:rPr>
              <w:t>Abfrage eines konkreten Benutzers, ID wird von AW vergeben</w:t>
            </w:r>
          </w:p>
          <w:p w14:paraId="1E0F326F" w14:textId="77777777" w:rsidR="007976AB" w:rsidRPr="00996B65" w:rsidRDefault="007976AB" w:rsidP="00B17259">
            <w:pPr>
              <w:rPr>
                <w:sz w:val="20"/>
              </w:rPr>
            </w:pPr>
            <w:r w:rsidRPr="00996B65">
              <w:rPr>
                <w:sz w:val="20"/>
              </w:rPr>
              <w:t>Liefert auch die Liste aller Berechtigungszuweisungen (auch mit OU-Bezug), sofern es nicht über Query-Parameter unterbunden wird.</w:t>
            </w:r>
          </w:p>
        </w:tc>
        <w:tc>
          <w:tcPr>
            <w:tcW w:w="1134" w:type="dxa"/>
            <w:vMerge w:val="restart"/>
            <w:tcBorders>
              <w:top w:val="single" w:sz="6" w:space="0" w:color="C1C7D0"/>
              <w:left w:val="single" w:sz="6" w:space="0" w:color="C1C7D0"/>
              <w:bottom w:val="single" w:sz="6" w:space="0" w:color="C1C7D0"/>
              <w:right w:val="single" w:sz="6" w:space="0" w:color="C1C7D0"/>
            </w:tcBorders>
            <w:shd w:val="clear" w:color="auto" w:fill="FFFFFF"/>
            <w:tcMar>
              <w:top w:w="105" w:type="dxa"/>
              <w:left w:w="150" w:type="dxa"/>
              <w:bottom w:w="105" w:type="dxa"/>
              <w:right w:w="150" w:type="dxa"/>
            </w:tcMar>
            <w:hideMark/>
          </w:tcPr>
          <w:p w14:paraId="480E942E" w14:textId="77777777" w:rsidR="007976AB" w:rsidRPr="00996B65" w:rsidRDefault="007976AB" w:rsidP="00B17259">
            <w:pPr>
              <w:rPr>
                <w:sz w:val="20"/>
              </w:rPr>
            </w:pPr>
            <w:r w:rsidRPr="00996B65">
              <w:rPr>
                <w:sz w:val="20"/>
              </w:rPr>
              <w:t>immer</w:t>
            </w:r>
          </w:p>
        </w:tc>
        <w:tc>
          <w:tcPr>
            <w:tcW w:w="3118" w:type="dxa"/>
            <w:tcBorders>
              <w:top w:val="single" w:sz="6" w:space="0" w:color="C1C7D0"/>
              <w:left w:val="single" w:sz="6" w:space="0" w:color="C1C7D0"/>
              <w:bottom w:val="single" w:sz="6" w:space="0" w:color="C1C7D0"/>
              <w:right w:val="single" w:sz="6" w:space="0" w:color="C1C7D0"/>
            </w:tcBorders>
            <w:shd w:val="clear" w:color="auto" w:fill="FFFFFF"/>
          </w:tcPr>
          <w:p w14:paraId="39417568" w14:textId="15AAB0F5" w:rsidR="007976AB" w:rsidRPr="00996B65" w:rsidRDefault="007976AB" w:rsidP="00B17259">
            <w:pPr>
              <w:rPr>
                <w:sz w:val="20"/>
              </w:rPr>
            </w:pPr>
            <w:r w:rsidRPr="00996B65">
              <w:rPr>
                <w:sz w:val="20"/>
              </w:rPr>
              <w:t>Dient dem F-IAM zum Abgleich der User</w:t>
            </w:r>
          </w:p>
        </w:tc>
      </w:tr>
      <w:tr w:rsidR="007976AB" w:rsidRPr="00B17259" w14:paraId="326B195A" w14:textId="29646991" w:rsidTr="00ED7EA0">
        <w:tc>
          <w:tcPr>
            <w:tcW w:w="1835" w:type="dxa"/>
            <w:vMerge/>
            <w:tcBorders>
              <w:top w:val="single" w:sz="6" w:space="0" w:color="C1C7D0"/>
              <w:left w:val="single" w:sz="6" w:space="0" w:color="C1C7D0"/>
              <w:bottom w:val="single" w:sz="6" w:space="0" w:color="C1C7D0"/>
              <w:right w:val="single" w:sz="6" w:space="0" w:color="C1C7D0"/>
            </w:tcBorders>
            <w:shd w:val="clear" w:color="auto" w:fill="FFFFFF"/>
            <w:vAlign w:val="center"/>
            <w:hideMark/>
          </w:tcPr>
          <w:p w14:paraId="3F5C5E9F" w14:textId="77777777" w:rsidR="007976AB" w:rsidRPr="00996B65" w:rsidRDefault="007976AB" w:rsidP="00B17259">
            <w:pPr>
              <w:rPr>
                <w:b/>
                <w:bCs/>
                <w:sz w:val="20"/>
              </w:rPr>
            </w:pPr>
          </w:p>
        </w:tc>
        <w:tc>
          <w:tcPr>
            <w:tcW w:w="1016" w:type="dxa"/>
            <w:tcBorders>
              <w:top w:val="single" w:sz="6" w:space="0" w:color="C1C7D0"/>
              <w:left w:val="single" w:sz="6" w:space="0" w:color="C1C7D0"/>
              <w:bottom w:val="single" w:sz="6" w:space="0" w:color="C1C7D0"/>
              <w:right w:val="single" w:sz="6" w:space="0" w:color="C1C7D0"/>
            </w:tcBorders>
            <w:shd w:val="clear" w:color="auto" w:fill="F4F5F7"/>
            <w:tcMar>
              <w:top w:w="105" w:type="dxa"/>
              <w:left w:w="150" w:type="dxa"/>
              <w:bottom w:w="105" w:type="dxa"/>
              <w:right w:w="150" w:type="dxa"/>
            </w:tcMar>
            <w:hideMark/>
          </w:tcPr>
          <w:p w14:paraId="55A6D207" w14:textId="77777777" w:rsidR="007976AB" w:rsidRPr="00996B65" w:rsidRDefault="007976AB" w:rsidP="00B17259">
            <w:pPr>
              <w:rPr>
                <w:b/>
                <w:bCs/>
                <w:sz w:val="20"/>
              </w:rPr>
            </w:pPr>
            <w:r w:rsidRPr="00996B65">
              <w:rPr>
                <w:b/>
                <w:bCs/>
                <w:sz w:val="20"/>
              </w:rPr>
              <w:t>PATCH</w:t>
            </w:r>
          </w:p>
        </w:tc>
        <w:tc>
          <w:tcPr>
            <w:tcW w:w="2528" w:type="dxa"/>
            <w:tcBorders>
              <w:top w:val="single" w:sz="6" w:space="0" w:color="C1C7D0"/>
              <w:left w:val="single" w:sz="6" w:space="0" w:color="C1C7D0"/>
              <w:bottom w:val="single" w:sz="6" w:space="0" w:color="C1C7D0"/>
              <w:right w:val="single" w:sz="6" w:space="0" w:color="C1C7D0"/>
            </w:tcBorders>
            <w:shd w:val="clear" w:color="auto" w:fill="FFFFFF"/>
            <w:tcMar>
              <w:top w:w="105" w:type="dxa"/>
              <w:left w:w="150" w:type="dxa"/>
              <w:bottom w:w="105" w:type="dxa"/>
              <w:right w:w="150" w:type="dxa"/>
            </w:tcMar>
            <w:hideMark/>
          </w:tcPr>
          <w:p w14:paraId="7BD42F54" w14:textId="77777777" w:rsidR="007976AB" w:rsidRPr="00996B65" w:rsidRDefault="007976AB" w:rsidP="00B17259">
            <w:pPr>
              <w:rPr>
                <w:sz w:val="20"/>
              </w:rPr>
            </w:pPr>
            <w:r w:rsidRPr="00996B65">
              <w:rPr>
                <w:sz w:val="20"/>
              </w:rPr>
              <w:t>Ändern von Benutzerattributen</w:t>
            </w:r>
          </w:p>
        </w:tc>
        <w:tc>
          <w:tcPr>
            <w:tcW w:w="1134" w:type="dxa"/>
            <w:vMerge/>
            <w:tcBorders>
              <w:top w:val="single" w:sz="6" w:space="0" w:color="C1C7D0"/>
              <w:left w:val="single" w:sz="6" w:space="0" w:color="C1C7D0"/>
              <w:bottom w:val="single" w:sz="6" w:space="0" w:color="C1C7D0"/>
              <w:right w:val="single" w:sz="6" w:space="0" w:color="C1C7D0"/>
            </w:tcBorders>
            <w:shd w:val="clear" w:color="auto" w:fill="FFFFFF"/>
            <w:vAlign w:val="center"/>
            <w:hideMark/>
          </w:tcPr>
          <w:p w14:paraId="1628B316" w14:textId="77777777" w:rsidR="007976AB" w:rsidRPr="00996B65" w:rsidRDefault="007976AB" w:rsidP="00B17259">
            <w:pPr>
              <w:rPr>
                <w:sz w:val="20"/>
              </w:rPr>
            </w:pPr>
          </w:p>
        </w:tc>
        <w:tc>
          <w:tcPr>
            <w:tcW w:w="3118" w:type="dxa"/>
            <w:tcBorders>
              <w:top w:val="single" w:sz="6" w:space="0" w:color="C1C7D0"/>
              <w:left w:val="single" w:sz="6" w:space="0" w:color="C1C7D0"/>
              <w:bottom w:val="single" w:sz="6" w:space="0" w:color="C1C7D0"/>
              <w:right w:val="single" w:sz="6" w:space="0" w:color="C1C7D0"/>
            </w:tcBorders>
            <w:shd w:val="clear" w:color="auto" w:fill="FFFFFF"/>
          </w:tcPr>
          <w:p w14:paraId="6180AE8B" w14:textId="77777777" w:rsidR="007976AB" w:rsidRPr="00996B65" w:rsidRDefault="007976AB" w:rsidP="00B17259">
            <w:pPr>
              <w:rPr>
                <w:sz w:val="20"/>
              </w:rPr>
            </w:pPr>
            <w:r w:rsidRPr="00996B65">
              <w:rPr>
                <w:sz w:val="20"/>
              </w:rPr>
              <w:t>[ANF-012] Pflege und Aktualisierung der Anwenderstammdaten</w:t>
            </w:r>
          </w:p>
          <w:p w14:paraId="0C32AC55" w14:textId="5CCC4F54" w:rsidR="007976AB" w:rsidRPr="00996B65" w:rsidRDefault="007976AB" w:rsidP="00B17259">
            <w:pPr>
              <w:rPr>
                <w:sz w:val="20"/>
              </w:rPr>
            </w:pPr>
            <w:r w:rsidRPr="00996B65">
              <w:rPr>
                <w:sz w:val="20"/>
              </w:rPr>
              <w:t>Wenn eine Umsetzung erfolgt, können hiermit einzelne Attribute vom Nutzer geändert bzw. bei mehrfachwerten hinzugefügt oder gelöscht werden.</w:t>
            </w:r>
          </w:p>
        </w:tc>
      </w:tr>
      <w:tr w:rsidR="007976AB" w:rsidRPr="00B17259" w14:paraId="456AEE85" w14:textId="0F09E564" w:rsidTr="00ED7EA0">
        <w:tc>
          <w:tcPr>
            <w:tcW w:w="1835" w:type="dxa"/>
            <w:vMerge/>
            <w:tcBorders>
              <w:top w:val="single" w:sz="6" w:space="0" w:color="C1C7D0"/>
              <w:left w:val="single" w:sz="6" w:space="0" w:color="C1C7D0"/>
              <w:bottom w:val="single" w:sz="6" w:space="0" w:color="C1C7D0"/>
              <w:right w:val="single" w:sz="6" w:space="0" w:color="C1C7D0"/>
            </w:tcBorders>
            <w:shd w:val="clear" w:color="auto" w:fill="FFFFFF"/>
            <w:vAlign w:val="center"/>
            <w:hideMark/>
          </w:tcPr>
          <w:p w14:paraId="51B85AAD" w14:textId="77777777" w:rsidR="007976AB" w:rsidRPr="00996B65" w:rsidRDefault="007976AB" w:rsidP="00B17259">
            <w:pPr>
              <w:rPr>
                <w:b/>
                <w:bCs/>
                <w:sz w:val="20"/>
              </w:rPr>
            </w:pPr>
          </w:p>
        </w:tc>
        <w:tc>
          <w:tcPr>
            <w:tcW w:w="1016" w:type="dxa"/>
            <w:tcBorders>
              <w:top w:val="single" w:sz="6" w:space="0" w:color="C1C7D0"/>
              <w:left w:val="single" w:sz="6" w:space="0" w:color="C1C7D0"/>
              <w:bottom w:val="single" w:sz="6" w:space="0" w:color="C1C7D0"/>
              <w:right w:val="single" w:sz="6" w:space="0" w:color="C1C7D0"/>
            </w:tcBorders>
            <w:shd w:val="clear" w:color="auto" w:fill="F4F5F7"/>
            <w:tcMar>
              <w:top w:w="105" w:type="dxa"/>
              <w:left w:w="150" w:type="dxa"/>
              <w:bottom w:w="105" w:type="dxa"/>
              <w:right w:w="150" w:type="dxa"/>
            </w:tcMar>
            <w:hideMark/>
          </w:tcPr>
          <w:p w14:paraId="287B758B" w14:textId="77777777" w:rsidR="007976AB" w:rsidRPr="00996B65" w:rsidRDefault="007976AB" w:rsidP="00B17259">
            <w:pPr>
              <w:rPr>
                <w:b/>
                <w:bCs/>
                <w:sz w:val="20"/>
              </w:rPr>
            </w:pPr>
            <w:r w:rsidRPr="00996B65">
              <w:rPr>
                <w:b/>
                <w:bCs/>
                <w:sz w:val="20"/>
              </w:rPr>
              <w:t>DELETE</w:t>
            </w:r>
          </w:p>
        </w:tc>
        <w:tc>
          <w:tcPr>
            <w:tcW w:w="2528" w:type="dxa"/>
            <w:tcBorders>
              <w:top w:val="single" w:sz="6" w:space="0" w:color="C1C7D0"/>
              <w:left w:val="single" w:sz="6" w:space="0" w:color="C1C7D0"/>
              <w:bottom w:val="single" w:sz="6" w:space="0" w:color="C1C7D0"/>
              <w:right w:val="single" w:sz="6" w:space="0" w:color="C1C7D0"/>
            </w:tcBorders>
            <w:shd w:val="clear" w:color="auto" w:fill="FFFFFF"/>
            <w:tcMar>
              <w:top w:w="105" w:type="dxa"/>
              <w:left w:w="150" w:type="dxa"/>
              <w:bottom w:w="105" w:type="dxa"/>
              <w:right w:w="150" w:type="dxa"/>
            </w:tcMar>
            <w:hideMark/>
          </w:tcPr>
          <w:p w14:paraId="23590F0B" w14:textId="77777777" w:rsidR="007976AB" w:rsidRPr="00996B65" w:rsidRDefault="007976AB" w:rsidP="00B17259">
            <w:pPr>
              <w:rPr>
                <w:sz w:val="20"/>
              </w:rPr>
            </w:pPr>
            <w:r w:rsidRPr="00996B65">
              <w:rPr>
                <w:sz w:val="20"/>
              </w:rPr>
              <w:t>Löschen eines Benutzers</w:t>
            </w:r>
          </w:p>
        </w:tc>
        <w:tc>
          <w:tcPr>
            <w:tcW w:w="1134" w:type="dxa"/>
            <w:vMerge/>
            <w:tcBorders>
              <w:top w:val="single" w:sz="6" w:space="0" w:color="C1C7D0"/>
              <w:left w:val="single" w:sz="6" w:space="0" w:color="C1C7D0"/>
              <w:bottom w:val="single" w:sz="6" w:space="0" w:color="C1C7D0"/>
              <w:right w:val="single" w:sz="6" w:space="0" w:color="C1C7D0"/>
            </w:tcBorders>
            <w:shd w:val="clear" w:color="auto" w:fill="FFFFFF"/>
            <w:vAlign w:val="center"/>
            <w:hideMark/>
          </w:tcPr>
          <w:p w14:paraId="2AA2DFA8" w14:textId="77777777" w:rsidR="007976AB" w:rsidRPr="00996B65" w:rsidRDefault="007976AB" w:rsidP="00B17259">
            <w:pPr>
              <w:rPr>
                <w:sz w:val="20"/>
              </w:rPr>
            </w:pPr>
          </w:p>
        </w:tc>
        <w:tc>
          <w:tcPr>
            <w:tcW w:w="3118" w:type="dxa"/>
            <w:tcBorders>
              <w:top w:val="single" w:sz="6" w:space="0" w:color="C1C7D0"/>
              <w:left w:val="single" w:sz="6" w:space="0" w:color="C1C7D0"/>
              <w:bottom w:val="single" w:sz="6" w:space="0" w:color="C1C7D0"/>
              <w:right w:val="single" w:sz="6" w:space="0" w:color="C1C7D0"/>
            </w:tcBorders>
            <w:shd w:val="clear" w:color="auto" w:fill="FFFFFF"/>
          </w:tcPr>
          <w:p w14:paraId="1751547C" w14:textId="50B2AB87" w:rsidR="007976AB" w:rsidRPr="00996B65" w:rsidRDefault="007976AB" w:rsidP="007976AB">
            <w:pPr>
              <w:rPr>
                <w:sz w:val="20"/>
              </w:rPr>
            </w:pPr>
            <w:r w:rsidRPr="00996B65">
              <w:rPr>
                <w:sz w:val="20"/>
              </w:rPr>
              <w:t>Diese Operation löscht den Nutzer nicht aus @</w:t>
            </w:r>
            <w:proofErr w:type="spellStart"/>
            <w:r w:rsidRPr="00996B65">
              <w:rPr>
                <w:sz w:val="20"/>
              </w:rPr>
              <w:t>rtus</w:t>
            </w:r>
            <w:proofErr w:type="spellEnd"/>
            <w:r w:rsidRPr="00996B65">
              <w:rPr>
                <w:sz w:val="20"/>
              </w:rPr>
              <w:t xml:space="preserve">, sondern deaktiviert den Anwender logisch. </w:t>
            </w:r>
          </w:p>
          <w:p w14:paraId="09B1DCC3" w14:textId="6185C65C" w:rsidR="007976AB" w:rsidRPr="00996B65" w:rsidRDefault="007976AB" w:rsidP="007976AB">
            <w:pPr>
              <w:rPr>
                <w:sz w:val="20"/>
              </w:rPr>
            </w:pPr>
            <w:r w:rsidRPr="00996B65">
              <w:rPr>
                <w:sz w:val="20"/>
              </w:rPr>
              <w:t>Zum Deaktivieren eines Nutzers muss in @</w:t>
            </w:r>
            <w:proofErr w:type="spellStart"/>
            <w:r w:rsidRPr="00996B65">
              <w:rPr>
                <w:sz w:val="20"/>
              </w:rPr>
              <w:t>rtus</w:t>
            </w:r>
            <w:proofErr w:type="spellEnd"/>
            <w:r w:rsidRPr="00996B65">
              <w:rPr>
                <w:sz w:val="20"/>
              </w:rPr>
              <w:t xml:space="preserve"> Plausibilitäten geprüft und wenn notwendig, den Nutzer bzw. deren referenzierte Daten in eine konsistenten gebracht werden. Die Operation muss ausgeführt werden und darf </w:t>
            </w:r>
            <w:r w:rsidRPr="00996B65">
              <w:rPr>
                <w:sz w:val="20"/>
              </w:rPr>
              <w:lastRenderedPageBreak/>
              <w:t>nicht abgelehnt werden. Der genaue Prozess wird im umsetzungsteil beschrieben.</w:t>
            </w:r>
          </w:p>
        </w:tc>
      </w:tr>
    </w:tbl>
    <w:p w14:paraId="6FE9651F" w14:textId="77777777" w:rsidR="00B17259" w:rsidRDefault="00B17259" w:rsidP="00A60BC4"/>
    <w:p w14:paraId="63824756" w14:textId="77777777" w:rsidR="00AC6EDD" w:rsidRDefault="00AC6EDD" w:rsidP="00A60BC4"/>
    <w:p w14:paraId="5BDC21A6" w14:textId="681B5DAF" w:rsidR="009A0C10" w:rsidRDefault="000359AE" w:rsidP="00A60BC4">
      <w:r>
        <w:t>Nachfolgende Tabelle beschreibt die Abbildung der Attribute von @</w:t>
      </w:r>
      <w:proofErr w:type="spellStart"/>
      <w:r>
        <w:t>rtus</w:t>
      </w:r>
      <w:proofErr w:type="spellEnd"/>
      <w:r>
        <w:t xml:space="preserve"> Anwender-Fachobjekt zur SCIM Entität „User“</w:t>
      </w:r>
    </w:p>
    <w:p w14:paraId="26C199BE" w14:textId="7CE5FB5B" w:rsidR="000359AE" w:rsidRDefault="000359AE" w:rsidP="00A60BC4"/>
    <w:tbl>
      <w:tblPr>
        <w:tblStyle w:val="Tabellenraster"/>
        <w:tblW w:w="9634" w:type="dxa"/>
        <w:tblLook w:val="04A0" w:firstRow="1" w:lastRow="0" w:firstColumn="1" w:lastColumn="0" w:noHBand="0" w:noVBand="1"/>
      </w:tblPr>
      <w:tblGrid>
        <w:gridCol w:w="2552"/>
        <w:gridCol w:w="2263"/>
        <w:gridCol w:w="1843"/>
        <w:gridCol w:w="2976"/>
      </w:tblGrid>
      <w:tr w:rsidR="00EB552A" w:rsidRPr="009A2AE1" w14:paraId="05AE0ED5" w14:textId="77777777" w:rsidTr="00ED7EA0">
        <w:tc>
          <w:tcPr>
            <w:tcW w:w="2552" w:type="dxa"/>
            <w:shd w:val="clear" w:color="auto" w:fill="D9D9D9" w:themeFill="background1" w:themeFillShade="D9"/>
          </w:tcPr>
          <w:p w14:paraId="63710277" w14:textId="582CFDCA" w:rsidR="00EB552A" w:rsidRPr="009A2AE1" w:rsidRDefault="00EB552A" w:rsidP="00EB552A">
            <w:pPr>
              <w:jc w:val="left"/>
              <w:rPr>
                <w:b/>
                <w:sz w:val="20"/>
              </w:rPr>
            </w:pPr>
            <w:r>
              <w:rPr>
                <w:b/>
                <w:sz w:val="20"/>
              </w:rPr>
              <w:t>Attribut @</w:t>
            </w:r>
            <w:proofErr w:type="spellStart"/>
            <w:r>
              <w:rPr>
                <w:b/>
                <w:sz w:val="20"/>
              </w:rPr>
              <w:t>rtus</w:t>
            </w:r>
            <w:proofErr w:type="spellEnd"/>
          </w:p>
        </w:tc>
        <w:tc>
          <w:tcPr>
            <w:tcW w:w="2263" w:type="dxa"/>
            <w:shd w:val="clear" w:color="auto" w:fill="D9D9D9" w:themeFill="background1" w:themeFillShade="D9"/>
          </w:tcPr>
          <w:p w14:paraId="0D3AE5FB" w14:textId="3B80809C" w:rsidR="00EB552A" w:rsidRPr="00EB552A" w:rsidRDefault="00EB552A" w:rsidP="00EB552A">
            <w:pPr>
              <w:jc w:val="left"/>
              <w:rPr>
                <w:b/>
                <w:sz w:val="20"/>
                <w:lang w:val="en-US"/>
              </w:rPr>
            </w:pPr>
            <w:r w:rsidRPr="00EB552A">
              <w:rPr>
                <w:b/>
                <w:sz w:val="20"/>
                <w:lang w:val="en-US"/>
              </w:rPr>
              <w:t xml:space="preserve">SCIM </w:t>
            </w:r>
            <w:proofErr w:type="spellStart"/>
            <w:r w:rsidR="002F2B4F" w:rsidRPr="00EB552A">
              <w:rPr>
                <w:b/>
                <w:sz w:val="20"/>
                <w:lang w:val="en-US"/>
              </w:rPr>
              <w:t>Attribut</w:t>
            </w:r>
            <w:proofErr w:type="spellEnd"/>
            <w:r w:rsidRPr="00EB552A">
              <w:rPr>
                <w:b/>
                <w:sz w:val="20"/>
                <w:lang w:val="en-US"/>
              </w:rPr>
              <w:br/>
              <w:t xml:space="preserve">User </w:t>
            </w:r>
            <w:r w:rsidR="002F2B4F">
              <w:rPr>
                <w:b/>
                <w:sz w:val="20"/>
                <w:lang w:val="en-US"/>
              </w:rPr>
              <w:t>“</w:t>
            </w:r>
            <w:r w:rsidRPr="00EB552A">
              <w:rPr>
                <w:b/>
                <w:sz w:val="20"/>
                <w:lang w:val="en-US"/>
              </w:rPr>
              <w:t>Core</w:t>
            </w:r>
            <w:r w:rsidR="002F2B4F">
              <w:rPr>
                <w:b/>
                <w:sz w:val="20"/>
                <w:lang w:val="en-US"/>
              </w:rPr>
              <w:t>”</w:t>
            </w:r>
          </w:p>
        </w:tc>
        <w:tc>
          <w:tcPr>
            <w:tcW w:w="1843" w:type="dxa"/>
            <w:shd w:val="clear" w:color="auto" w:fill="D9D9D9" w:themeFill="background1" w:themeFillShade="D9"/>
          </w:tcPr>
          <w:p w14:paraId="72844D77" w14:textId="763705E7" w:rsidR="00EB552A" w:rsidRPr="00EB552A" w:rsidRDefault="00EB552A" w:rsidP="00EB552A">
            <w:pPr>
              <w:jc w:val="left"/>
              <w:rPr>
                <w:b/>
                <w:sz w:val="20"/>
                <w:lang w:val="en-US"/>
              </w:rPr>
            </w:pPr>
            <w:r w:rsidRPr="00EB552A">
              <w:rPr>
                <w:b/>
                <w:sz w:val="20"/>
                <w:lang w:val="en-US"/>
              </w:rPr>
              <w:t xml:space="preserve">SCIM </w:t>
            </w:r>
            <w:proofErr w:type="spellStart"/>
            <w:r w:rsidR="002F2B4F" w:rsidRPr="00EB552A">
              <w:rPr>
                <w:b/>
                <w:sz w:val="20"/>
                <w:lang w:val="en-US"/>
              </w:rPr>
              <w:t>Attribut</w:t>
            </w:r>
            <w:proofErr w:type="spellEnd"/>
            <w:r w:rsidRPr="00EB552A">
              <w:rPr>
                <w:b/>
                <w:sz w:val="20"/>
                <w:lang w:val="en-US"/>
              </w:rPr>
              <w:br/>
              <w:t xml:space="preserve">User </w:t>
            </w:r>
            <w:r w:rsidR="002F2B4F">
              <w:rPr>
                <w:b/>
                <w:sz w:val="20"/>
                <w:lang w:val="en-US"/>
              </w:rPr>
              <w:t>“</w:t>
            </w:r>
            <w:r w:rsidRPr="00EB552A">
              <w:rPr>
                <w:b/>
                <w:sz w:val="20"/>
                <w:lang w:val="en-US"/>
              </w:rPr>
              <w:t>Extended</w:t>
            </w:r>
            <w:r w:rsidR="002F2B4F">
              <w:rPr>
                <w:b/>
                <w:sz w:val="20"/>
                <w:lang w:val="en-US"/>
              </w:rPr>
              <w:t>”</w:t>
            </w:r>
          </w:p>
        </w:tc>
        <w:tc>
          <w:tcPr>
            <w:tcW w:w="2976" w:type="dxa"/>
            <w:shd w:val="clear" w:color="auto" w:fill="D9D9D9" w:themeFill="background1" w:themeFillShade="D9"/>
          </w:tcPr>
          <w:p w14:paraId="0178785C" w14:textId="6F823DA8" w:rsidR="00EB552A" w:rsidRPr="00EB552A" w:rsidRDefault="00EB552A" w:rsidP="00EB552A">
            <w:pPr>
              <w:jc w:val="left"/>
              <w:rPr>
                <w:b/>
                <w:sz w:val="20"/>
              </w:rPr>
            </w:pPr>
            <w:r w:rsidRPr="00EB552A">
              <w:rPr>
                <w:b/>
                <w:sz w:val="20"/>
              </w:rPr>
              <w:t>Anmerkung</w:t>
            </w:r>
          </w:p>
        </w:tc>
      </w:tr>
      <w:tr w:rsidR="001B285B" w:rsidRPr="009A2AE1" w14:paraId="44CEDDB1" w14:textId="77777777" w:rsidTr="00ED7EA0">
        <w:tc>
          <w:tcPr>
            <w:tcW w:w="2552" w:type="dxa"/>
          </w:tcPr>
          <w:p w14:paraId="6CAAA1D1" w14:textId="5A6F294E" w:rsidR="001B285B" w:rsidRPr="009A2AE1" w:rsidRDefault="001B285B" w:rsidP="00EB552A">
            <w:pPr>
              <w:jc w:val="left"/>
              <w:rPr>
                <w:sz w:val="20"/>
              </w:rPr>
            </w:pPr>
            <w:r>
              <w:rPr>
                <w:sz w:val="20"/>
              </w:rPr>
              <w:t>ID_IAM</w:t>
            </w:r>
          </w:p>
        </w:tc>
        <w:tc>
          <w:tcPr>
            <w:tcW w:w="2263" w:type="dxa"/>
          </w:tcPr>
          <w:p w14:paraId="690EC9C5" w14:textId="5BF0C98E" w:rsidR="001B285B" w:rsidRPr="00EB552A" w:rsidRDefault="001B285B" w:rsidP="00EB552A">
            <w:pPr>
              <w:jc w:val="left"/>
              <w:rPr>
                <w:sz w:val="20"/>
              </w:rPr>
            </w:pPr>
            <w:r>
              <w:rPr>
                <w:sz w:val="20"/>
              </w:rPr>
              <w:t>[</w:t>
            </w:r>
            <w:proofErr w:type="gramStart"/>
            <w:r>
              <w:rPr>
                <w:sz w:val="20"/>
              </w:rPr>
              <w:t>1..</w:t>
            </w:r>
            <w:proofErr w:type="gramEnd"/>
            <w:r>
              <w:rPr>
                <w:sz w:val="20"/>
              </w:rPr>
              <w:t xml:space="preserve">1] </w:t>
            </w:r>
            <w:proofErr w:type="spellStart"/>
            <w:r>
              <w:rPr>
                <w:sz w:val="20"/>
              </w:rPr>
              <w:t>i</w:t>
            </w:r>
            <w:r w:rsidRPr="001B285B">
              <w:rPr>
                <w:sz w:val="20"/>
              </w:rPr>
              <w:t>d</w:t>
            </w:r>
            <w:proofErr w:type="spellEnd"/>
          </w:p>
        </w:tc>
        <w:tc>
          <w:tcPr>
            <w:tcW w:w="1843" w:type="dxa"/>
          </w:tcPr>
          <w:p w14:paraId="775F6FF1" w14:textId="75907684" w:rsidR="001B285B" w:rsidRPr="00EB552A" w:rsidRDefault="001B285B" w:rsidP="00EB552A">
            <w:pPr>
              <w:jc w:val="left"/>
              <w:rPr>
                <w:sz w:val="20"/>
              </w:rPr>
            </w:pPr>
            <w:r>
              <w:rPr>
                <w:sz w:val="20"/>
              </w:rPr>
              <w:t>-</w:t>
            </w:r>
          </w:p>
        </w:tc>
        <w:tc>
          <w:tcPr>
            <w:tcW w:w="2976" w:type="dxa"/>
          </w:tcPr>
          <w:p w14:paraId="2356678A" w14:textId="0B7E562A" w:rsidR="001B285B" w:rsidRPr="00EB552A" w:rsidRDefault="001B285B" w:rsidP="00EB552A">
            <w:pPr>
              <w:jc w:val="left"/>
              <w:rPr>
                <w:sz w:val="20"/>
              </w:rPr>
            </w:pPr>
            <w:r>
              <w:rPr>
                <w:sz w:val="20"/>
              </w:rPr>
              <w:t>Technische ID von F-IAM</w:t>
            </w:r>
          </w:p>
        </w:tc>
      </w:tr>
      <w:tr w:rsidR="001B285B" w:rsidRPr="009A2AE1" w14:paraId="1EAAA01C" w14:textId="77777777" w:rsidTr="00ED7EA0">
        <w:tc>
          <w:tcPr>
            <w:tcW w:w="2552" w:type="dxa"/>
          </w:tcPr>
          <w:p w14:paraId="5B012580" w14:textId="182D8819" w:rsidR="001B285B" w:rsidRPr="003D0769" w:rsidRDefault="001B285B" w:rsidP="001B285B">
            <w:pPr>
              <w:jc w:val="left"/>
              <w:rPr>
                <w:sz w:val="20"/>
              </w:rPr>
            </w:pPr>
            <w:r w:rsidRPr="003D0769">
              <w:rPr>
                <w:sz w:val="20"/>
              </w:rPr>
              <w:t>Login/Benutzeranmeldename</w:t>
            </w:r>
          </w:p>
        </w:tc>
        <w:tc>
          <w:tcPr>
            <w:tcW w:w="2263" w:type="dxa"/>
          </w:tcPr>
          <w:p w14:paraId="5608845A" w14:textId="25CAE6B3" w:rsidR="001B285B" w:rsidRDefault="001B285B" w:rsidP="001B285B">
            <w:pPr>
              <w:jc w:val="left"/>
              <w:rPr>
                <w:sz w:val="20"/>
              </w:rPr>
            </w:pPr>
            <w:r>
              <w:rPr>
                <w:sz w:val="20"/>
              </w:rPr>
              <w:t>[</w:t>
            </w:r>
            <w:proofErr w:type="gramStart"/>
            <w:r>
              <w:rPr>
                <w:sz w:val="20"/>
              </w:rPr>
              <w:t>1..</w:t>
            </w:r>
            <w:proofErr w:type="gramEnd"/>
            <w:r>
              <w:rPr>
                <w:sz w:val="20"/>
              </w:rPr>
              <w:t xml:space="preserve">1] </w:t>
            </w:r>
            <w:proofErr w:type="spellStart"/>
            <w:r w:rsidRPr="00EB552A">
              <w:rPr>
                <w:sz w:val="20"/>
              </w:rPr>
              <w:t>userName</w:t>
            </w:r>
            <w:proofErr w:type="spellEnd"/>
            <w:r>
              <w:rPr>
                <w:sz w:val="20"/>
              </w:rPr>
              <w:t xml:space="preserve"> </w:t>
            </w:r>
          </w:p>
        </w:tc>
        <w:tc>
          <w:tcPr>
            <w:tcW w:w="1843" w:type="dxa"/>
          </w:tcPr>
          <w:p w14:paraId="1FCA5D45" w14:textId="74011CAB" w:rsidR="001B285B" w:rsidRDefault="001B285B" w:rsidP="001B285B">
            <w:pPr>
              <w:jc w:val="left"/>
              <w:rPr>
                <w:sz w:val="20"/>
              </w:rPr>
            </w:pPr>
            <w:r>
              <w:rPr>
                <w:sz w:val="20"/>
              </w:rPr>
              <w:t>-</w:t>
            </w:r>
          </w:p>
        </w:tc>
        <w:tc>
          <w:tcPr>
            <w:tcW w:w="2976" w:type="dxa"/>
          </w:tcPr>
          <w:p w14:paraId="3168DB1C" w14:textId="77777777" w:rsidR="001B285B" w:rsidRPr="00EB552A" w:rsidRDefault="001B285B" w:rsidP="001B285B">
            <w:pPr>
              <w:jc w:val="left"/>
              <w:rPr>
                <w:sz w:val="20"/>
              </w:rPr>
            </w:pPr>
          </w:p>
        </w:tc>
      </w:tr>
      <w:tr w:rsidR="001B285B" w:rsidRPr="009A2AE1" w14:paraId="052B794A" w14:textId="77777777" w:rsidTr="00ED7EA0">
        <w:trPr>
          <w:trHeight w:val="397"/>
        </w:trPr>
        <w:tc>
          <w:tcPr>
            <w:tcW w:w="2552" w:type="dxa"/>
          </w:tcPr>
          <w:p w14:paraId="17E945A6" w14:textId="60B61E9A" w:rsidR="001B285B" w:rsidRPr="009A2AE1" w:rsidRDefault="001B285B" w:rsidP="001B285B">
            <w:pPr>
              <w:jc w:val="left"/>
              <w:rPr>
                <w:sz w:val="20"/>
                <w:highlight w:val="yellow"/>
              </w:rPr>
            </w:pPr>
            <w:r>
              <w:rPr>
                <w:sz w:val="20"/>
              </w:rPr>
              <w:t>DN</w:t>
            </w:r>
          </w:p>
        </w:tc>
        <w:tc>
          <w:tcPr>
            <w:tcW w:w="2263" w:type="dxa"/>
          </w:tcPr>
          <w:p w14:paraId="78F26028" w14:textId="1DD3ADFC" w:rsidR="001B285B" w:rsidRPr="00EB552A" w:rsidRDefault="001B285B" w:rsidP="001B285B">
            <w:pPr>
              <w:jc w:val="left"/>
              <w:rPr>
                <w:sz w:val="20"/>
              </w:rPr>
            </w:pPr>
            <w:r>
              <w:rPr>
                <w:sz w:val="20"/>
              </w:rPr>
              <w:t>-</w:t>
            </w:r>
          </w:p>
        </w:tc>
        <w:tc>
          <w:tcPr>
            <w:tcW w:w="1843" w:type="dxa"/>
          </w:tcPr>
          <w:p w14:paraId="4FED75CE" w14:textId="5CC66C7E" w:rsidR="001B285B" w:rsidRPr="00996B65" w:rsidRDefault="001B285B" w:rsidP="001B285B">
            <w:pPr>
              <w:jc w:val="left"/>
              <w:rPr>
                <w:sz w:val="20"/>
              </w:rPr>
            </w:pPr>
            <w:r w:rsidRPr="00996B65">
              <w:rPr>
                <w:sz w:val="20"/>
              </w:rPr>
              <w:t>-</w:t>
            </w:r>
          </w:p>
        </w:tc>
        <w:tc>
          <w:tcPr>
            <w:tcW w:w="2976" w:type="dxa"/>
          </w:tcPr>
          <w:p w14:paraId="6B21A7B3" w14:textId="337D5227" w:rsidR="001B285B" w:rsidRPr="00996B65" w:rsidRDefault="00996B65" w:rsidP="001B285B">
            <w:pPr>
              <w:jc w:val="left"/>
              <w:rPr>
                <w:sz w:val="20"/>
              </w:rPr>
            </w:pPr>
            <w:r w:rsidRPr="00996B65">
              <w:rPr>
                <w:sz w:val="20"/>
              </w:rPr>
              <w:t>entfällt</w:t>
            </w:r>
          </w:p>
        </w:tc>
      </w:tr>
      <w:tr w:rsidR="001B285B" w:rsidRPr="009A2AE1" w14:paraId="496A4FC7" w14:textId="77777777" w:rsidTr="00ED7EA0">
        <w:tc>
          <w:tcPr>
            <w:tcW w:w="2552" w:type="dxa"/>
          </w:tcPr>
          <w:p w14:paraId="16242AF7" w14:textId="0E83679A" w:rsidR="001B285B" w:rsidRDefault="001B285B" w:rsidP="001B285B">
            <w:pPr>
              <w:jc w:val="left"/>
              <w:rPr>
                <w:sz w:val="20"/>
              </w:rPr>
            </w:pPr>
            <w:r>
              <w:rPr>
                <w:sz w:val="20"/>
              </w:rPr>
              <w:t>UID</w:t>
            </w:r>
          </w:p>
        </w:tc>
        <w:tc>
          <w:tcPr>
            <w:tcW w:w="2263" w:type="dxa"/>
          </w:tcPr>
          <w:p w14:paraId="483E977F" w14:textId="502DBA53" w:rsidR="001B285B" w:rsidRPr="00EB552A" w:rsidRDefault="00310D86" w:rsidP="001B285B">
            <w:pPr>
              <w:jc w:val="left"/>
              <w:rPr>
                <w:sz w:val="20"/>
              </w:rPr>
            </w:pPr>
            <w:r>
              <w:rPr>
                <w:sz w:val="20"/>
              </w:rPr>
              <w:t>-</w:t>
            </w:r>
          </w:p>
        </w:tc>
        <w:tc>
          <w:tcPr>
            <w:tcW w:w="1843" w:type="dxa"/>
          </w:tcPr>
          <w:p w14:paraId="54EDBF37" w14:textId="5C77AF47" w:rsidR="001B285B" w:rsidRPr="00EB552A" w:rsidRDefault="001B285B" w:rsidP="001B285B">
            <w:pPr>
              <w:jc w:val="left"/>
              <w:rPr>
                <w:sz w:val="20"/>
              </w:rPr>
            </w:pPr>
            <w:r>
              <w:rPr>
                <w:sz w:val="20"/>
              </w:rPr>
              <w:t>[</w:t>
            </w:r>
            <w:proofErr w:type="gramStart"/>
            <w:r>
              <w:rPr>
                <w:sz w:val="20"/>
              </w:rPr>
              <w:t>0..</w:t>
            </w:r>
            <w:proofErr w:type="gramEnd"/>
            <w:r>
              <w:rPr>
                <w:sz w:val="20"/>
              </w:rPr>
              <w:t xml:space="preserve">1] </w:t>
            </w:r>
            <w:r w:rsidR="00566FD5" w:rsidRPr="00566FD5">
              <w:rPr>
                <w:sz w:val="20"/>
                <w:lang w:val="en-US"/>
              </w:rPr>
              <w:t>p20UID</w:t>
            </w:r>
          </w:p>
        </w:tc>
        <w:tc>
          <w:tcPr>
            <w:tcW w:w="2976" w:type="dxa"/>
          </w:tcPr>
          <w:p w14:paraId="0490FDEE" w14:textId="63CD4570" w:rsidR="001B285B" w:rsidRPr="00EB552A" w:rsidRDefault="001B285B" w:rsidP="001B285B">
            <w:pPr>
              <w:jc w:val="left"/>
              <w:rPr>
                <w:sz w:val="20"/>
              </w:rPr>
            </w:pPr>
          </w:p>
        </w:tc>
      </w:tr>
      <w:tr w:rsidR="00310D86" w:rsidRPr="009A2AE1" w14:paraId="362EEEB2" w14:textId="77777777" w:rsidTr="00ED7EA0">
        <w:tc>
          <w:tcPr>
            <w:tcW w:w="2552" w:type="dxa"/>
          </w:tcPr>
          <w:p w14:paraId="74A25C59" w14:textId="5A8A1D81" w:rsidR="00310D86" w:rsidRDefault="00310D86" w:rsidP="001B285B">
            <w:pPr>
              <w:jc w:val="left"/>
              <w:rPr>
                <w:sz w:val="20"/>
              </w:rPr>
            </w:pPr>
            <w:r>
              <w:rPr>
                <w:sz w:val="20"/>
              </w:rPr>
              <w:t>Dienstnummer</w:t>
            </w:r>
          </w:p>
        </w:tc>
        <w:tc>
          <w:tcPr>
            <w:tcW w:w="2263" w:type="dxa"/>
          </w:tcPr>
          <w:p w14:paraId="13BDB4AD" w14:textId="2CC65814" w:rsidR="00310D86" w:rsidRPr="00EB552A" w:rsidRDefault="00310D86" w:rsidP="001B285B">
            <w:pPr>
              <w:jc w:val="left"/>
              <w:rPr>
                <w:sz w:val="20"/>
              </w:rPr>
            </w:pPr>
            <w:r>
              <w:rPr>
                <w:sz w:val="20"/>
              </w:rPr>
              <w:t>-</w:t>
            </w:r>
          </w:p>
        </w:tc>
        <w:tc>
          <w:tcPr>
            <w:tcW w:w="1843" w:type="dxa"/>
          </w:tcPr>
          <w:p w14:paraId="6FC90B84" w14:textId="24F8FE0C" w:rsidR="00310D86" w:rsidRDefault="00310D86" w:rsidP="001B285B">
            <w:pPr>
              <w:jc w:val="left"/>
              <w:rPr>
                <w:sz w:val="20"/>
              </w:rPr>
            </w:pPr>
            <w:r>
              <w:rPr>
                <w:sz w:val="20"/>
              </w:rPr>
              <w:t>[</w:t>
            </w:r>
            <w:proofErr w:type="gramStart"/>
            <w:r>
              <w:rPr>
                <w:sz w:val="20"/>
              </w:rPr>
              <w:t>1..</w:t>
            </w:r>
            <w:proofErr w:type="gramEnd"/>
            <w:r>
              <w:rPr>
                <w:sz w:val="20"/>
              </w:rPr>
              <w:t xml:space="preserve">1] </w:t>
            </w:r>
            <w:proofErr w:type="spellStart"/>
            <w:r>
              <w:rPr>
                <w:sz w:val="20"/>
              </w:rPr>
              <w:t>dienstnr</w:t>
            </w:r>
            <w:proofErr w:type="spellEnd"/>
          </w:p>
        </w:tc>
        <w:tc>
          <w:tcPr>
            <w:tcW w:w="2976" w:type="dxa"/>
          </w:tcPr>
          <w:p w14:paraId="0ECBA96A" w14:textId="77777777" w:rsidR="00310D86" w:rsidRPr="00EB552A" w:rsidRDefault="00310D86" w:rsidP="001B285B">
            <w:pPr>
              <w:jc w:val="left"/>
              <w:rPr>
                <w:sz w:val="20"/>
              </w:rPr>
            </w:pPr>
          </w:p>
        </w:tc>
      </w:tr>
      <w:tr w:rsidR="001B285B" w:rsidRPr="009A2AE1" w14:paraId="39FDCD82" w14:textId="77777777" w:rsidTr="00ED7EA0">
        <w:tc>
          <w:tcPr>
            <w:tcW w:w="2552" w:type="dxa"/>
          </w:tcPr>
          <w:p w14:paraId="071787EA" w14:textId="58C1B7F6" w:rsidR="001B285B" w:rsidRDefault="001B285B" w:rsidP="001B285B">
            <w:pPr>
              <w:jc w:val="left"/>
              <w:rPr>
                <w:sz w:val="20"/>
              </w:rPr>
            </w:pPr>
            <w:r>
              <w:rPr>
                <w:sz w:val="20"/>
              </w:rPr>
              <w:t>Vorname</w:t>
            </w:r>
          </w:p>
        </w:tc>
        <w:tc>
          <w:tcPr>
            <w:tcW w:w="2263" w:type="dxa"/>
          </w:tcPr>
          <w:p w14:paraId="4A0026A7" w14:textId="69A00B66" w:rsidR="001B285B" w:rsidRPr="00EB552A" w:rsidRDefault="001B285B" w:rsidP="001B285B">
            <w:pPr>
              <w:jc w:val="left"/>
              <w:rPr>
                <w:sz w:val="20"/>
                <w:lang w:val="en-US"/>
              </w:rPr>
            </w:pPr>
            <w:r>
              <w:rPr>
                <w:sz w:val="20"/>
              </w:rPr>
              <w:t>[</w:t>
            </w:r>
            <w:proofErr w:type="gramStart"/>
            <w:r>
              <w:rPr>
                <w:sz w:val="20"/>
              </w:rPr>
              <w:t>1..</w:t>
            </w:r>
            <w:proofErr w:type="gramEnd"/>
            <w:r>
              <w:rPr>
                <w:sz w:val="20"/>
              </w:rPr>
              <w:t xml:space="preserve">1] </w:t>
            </w:r>
            <w:r w:rsidRPr="00EB552A">
              <w:rPr>
                <w:sz w:val="20"/>
                <w:lang w:val="en-US"/>
              </w:rPr>
              <w:t>name/</w:t>
            </w:r>
            <w:proofErr w:type="spellStart"/>
            <w:r w:rsidRPr="00EB552A">
              <w:rPr>
                <w:sz w:val="20"/>
                <w:lang w:val="en-US"/>
              </w:rPr>
              <w:t>givenName</w:t>
            </w:r>
            <w:proofErr w:type="spellEnd"/>
            <w:r w:rsidRPr="00EB552A">
              <w:rPr>
                <w:sz w:val="20"/>
                <w:lang w:val="en-US"/>
              </w:rPr>
              <w:t xml:space="preserve">  </w:t>
            </w:r>
          </w:p>
        </w:tc>
        <w:tc>
          <w:tcPr>
            <w:tcW w:w="1843" w:type="dxa"/>
          </w:tcPr>
          <w:p w14:paraId="49A2B3D0" w14:textId="199CFE0A" w:rsidR="001B285B" w:rsidRPr="00EB552A" w:rsidRDefault="001B285B" w:rsidP="001B285B">
            <w:pPr>
              <w:jc w:val="left"/>
              <w:rPr>
                <w:sz w:val="20"/>
              </w:rPr>
            </w:pPr>
            <w:r>
              <w:rPr>
                <w:sz w:val="20"/>
              </w:rPr>
              <w:t>-</w:t>
            </w:r>
          </w:p>
        </w:tc>
        <w:tc>
          <w:tcPr>
            <w:tcW w:w="2976" w:type="dxa"/>
          </w:tcPr>
          <w:p w14:paraId="2CC5C405" w14:textId="3FCD7F8A" w:rsidR="001B285B" w:rsidRPr="00EB552A" w:rsidRDefault="001B285B" w:rsidP="001B285B">
            <w:pPr>
              <w:jc w:val="left"/>
              <w:rPr>
                <w:sz w:val="20"/>
              </w:rPr>
            </w:pPr>
          </w:p>
        </w:tc>
      </w:tr>
      <w:tr w:rsidR="001B285B" w:rsidRPr="009A2AE1" w14:paraId="32DD0F7C" w14:textId="77777777" w:rsidTr="00ED7EA0">
        <w:tc>
          <w:tcPr>
            <w:tcW w:w="2552" w:type="dxa"/>
          </w:tcPr>
          <w:p w14:paraId="4ED31D58" w14:textId="65A7E6C1" w:rsidR="001B285B" w:rsidRDefault="001B285B" w:rsidP="001B285B">
            <w:pPr>
              <w:jc w:val="left"/>
              <w:rPr>
                <w:sz w:val="20"/>
              </w:rPr>
            </w:pPr>
            <w:r>
              <w:rPr>
                <w:sz w:val="20"/>
              </w:rPr>
              <w:t>Name</w:t>
            </w:r>
          </w:p>
        </w:tc>
        <w:tc>
          <w:tcPr>
            <w:tcW w:w="2263" w:type="dxa"/>
          </w:tcPr>
          <w:p w14:paraId="2A25C22E" w14:textId="724B8589" w:rsidR="001B285B" w:rsidRPr="00EB552A" w:rsidRDefault="001B285B" w:rsidP="001B285B">
            <w:pPr>
              <w:jc w:val="left"/>
              <w:rPr>
                <w:sz w:val="20"/>
                <w:lang w:val="en-US"/>
              </w:rPr>
            </w:pPr>
            <w:r>
              <w:rPr>
                <w:sz w:val="20"/>
              </w:rPr>
              <w:t>[</w:t>
            </w:r>
            <w:proofErr w:type="gramStart"/>
            <w:r>
              <w:rPr>
                <w:sz w:val="20"/>
              </w:rPr>
              <w:t>1..</w:t>
            </w:r>
            <w:proofErr w:type="gramEnd"/>
            <w:r>
              <w:rPr>
                <w:sz w:val="20"/>
              </w:rPr>
              <w:t xml:space="preserve">1] </w:t>
            </w:r>
            <w:r w:rsidRPr="00EB552A">
              <w:rPr>
                <w:sz w:val="20"/>
                <w:lang w:val="en-US"/>
              </w:rPr>
              <w:t>name/</w:t>
            </w:r>
            <w:proofErr w:type="spellStart"/>
            <w:r w:rsidRPr="00EB552A">
              <w:rPr>
                <w:sz w:val="20"/>
                <w:lang w:val="en-US"/>
              </w:rPr>
              <w:t>familyName</w:t>
            </w:r>
            <w:proofErr w:type="spellEnd"/>
            <w:r w:rsidRPr="00EB552A">
              <w:rPr>
                <w:sz w:val="20"/>
                <w:lang w:val="en-US"/>
              </w:rPr>
              <w:t xml:space="preserve">  </w:t>
            </w:r>
          </w:p>
        </w:tc>
        <w:tc>
          <w:tcPr>
            <w:tcW w:w="1843" w:type="dxa"/>
          </w:tcPr>
          <w:p w14:paraId="00026E7B" w14:textId="36CA88C5" w:rsidR="001B285B" w:rsidRPr="00EB552A" w:rsidRDefault="001B285B" w:rsidP="001B285B">
            <w:pPr>
              <w:jc w:val="left"/>
              <w:rPr>
                <w:sz w:val="20"/>
              </w:rPr>
            </w:pPr>
            <w:r>
              <w:rPr>
                <w:sz w:val="20"/>
              </w:rPr>
              <w:t>-</w:t>
            </w:r>
          </w:p>
        </w:tc>
        <w:tc>
          <w:tcPr>
            <w:tcW w:w="2976" w:type="dxa"/>
          </w:tcPr>
          <w:p w14:paraId="14198A58" w14:textId="01D914DF" w:rsidR="001B285B" w:rsidRPr="00EB552A" w:rsidRDefault="001B285B" w:rsidP="001B285B">
            <w:pPr>
              <w:jc w:val="left"/>
              <w:rPr>
                <w:sz w:val="20"/>
              </w:rPr>
            </w:pPr>
          </w:p>
        </w:tc>
      </w:tr>
      <w:tr w:rsidR="001B285B" w:rsidRPr="009A2AE1" w14:paraId="682758C4" w14:textId="77777777" w:rsidTr="00ED7EA0">
        <w:tc>
          <w:tcPr>
            <w:tcW w:w="2552" w:type="dxa"/>
          </w:tcPr>
          <w:p w14:paraId="2D7898DC" w14:textId="48853ADC" w:rsidR="001B285B" w:rsidRDefault="001B285B" w:rsidP="001B285B">
            <w:pPr>
              <w:jc w:val="left"/>
              <w:rPr>
                <w:sz w:val="20"/>
              </w:rPr>
            </w:pPr>
            <w:r>
              <w:rPr>
                <w:sz w:val="20"/>
              </w:rPr>
              <w:t>Email</w:t>
            </w:r>
          </w:p>
        </w:tc>
        <w:tc>
          <w:tcPr>
            <w:tcW w:w="2263" w:type="dxa"/>
          </w:tcPr>
          <w:p w14:paraId="144A8E72" w14:textId="68104482" w:rsidR="001B285B" w:rsidRPr="00EB552A" w:rsidRDefault="001B285B" w:rsidP="001B285B">
            <w:pPr>
              <w:jc w:val="left"/>
              <w:rPr>
                <w:sz w:val="20"/>
              </w:rPr>
            </w:pPr>
            <w:r>
              <w:rPr>
                <w:sz w:val="20"/>
              </w:rPr>
              <w:t>[</w:t>
            </w:r>
            <w:proofErr w:type="gramStart"/>
            <w:r>
              <w:rPr>
                <w:sz w:val="20"/>
              </w:rPr>
              <w:t>0..</w:t>
            </w:r>
            <w:proofErr w:type="gramEnd"/>
            <w:r>
              <w:rPr>
                <w:sz w:val="20"/>
              </w:rPr>
              <w:t xml:space="preserve">n] </w:t>
            </w:r>
            <w:proofErr w:type="spellStart"/>
            <w:r w:rsidRPr="00EB552A">
              <w:rPr>
                <w:sz w:val="20"/>
              </w:rPr>
              <w:t>emails</w:t>
            </w:r>
            <w:proofErr w:type="spellEnd"/>
          </w:p>
        </w:tc>
        <w:tc>
          <w:tcPr>
            <w:tcW w:w="1843" w:type="dxa"/>
          </w:tcPr>
          <w:p w14:paraId="72AF6F85" w14:textId="12EDBDD1" w:rsidR="001B285B" w:rsidRPr="00EB552A" w:rsidRDefault="001B285B" w:rsidP="001B285B">
            <w:pPr>
              <w:jc w:val="left"/>
              <w:rPr>
                <w:sz w:val="20"/>
              </w:rPr>
            </w:pPr>
            <w:r>
              <w:rPr>
                <w:sz w:val="20"/>
              </w:rPr>
              <w:t>-</w:t>
            </w:r>
          </w:p>
        </w:tc>
        <w:tc>
          <w:tcPr>
            <w:tcW w:w="2976" w:type="dxa"/>
          </w:tcPr>
          <w:p w14:paraId="068CF1DD" w14:textId="1577E69A" w:rsidR="001B285B" w:rsidRPr="002F7799" w:rsidRDefault="001B285B" w:rsidP="001B285B">
            <w:pPr>
              <w:jc w:val="left"/>
              <w:rPr>
                <w:sz w:val="20"/>
              </w:rPr>
            </w:pPr>
            <w:r w:rsidRPr="00EB552A">
              <w:rPr>
                <w:sz w:val="20"/>
              </w:rPr>
              <w:t xml:space="preserve">Erstes Objekt </w:t>
            </w:r>
            <w:r w:rsidR="002F7799">
              <w:rPr>
                <w:sz w:val="20"/>
              </w:rPr>
              <w:t>mit type = “</w:t>
            </w:r>
            <w:proofErr w:type="spellStart"/>
            <w:r w:rsidR="002F7799">
              <w:rPr>
                <w:sz w:val="20"/>
              </w:rPr>
              <w:t>work</w:t>
            </w:r>
            <w:proofErr w:type="spellEnd"/>
            <w:r w:rsidR="002F7799">
              <w:rPr>
                <w:sz w:val="20"/>
              </w:rPr>
              <w:t xml:space="preserve">“ </w:t>
            </w:r>
            <w:r w:rsidR="002F7799" w:rsidRPr="00EB552A">
              <w:rPr>
                <w:sz w:val="20"/>
              </w:rPr>
              <w:t>wird übernommen</w:t>
            </w:r>
            <w:r w:rsidR="002F7799">
              <w:rPr>
                <w:sz w:val="20"/>
              </w:rPr>
              <w:t>, am besten mit „</w:t>
            </w:r>
            <w:proofErr w:type="spellStart"/>
            <w:r w:rsidR="002F7799">
              <w:rPr>
                <w:sz w:val="20"/>
              </w:rPr>
              <w:t>primary</w:t>
            </w:r>
            <w:proofErr w:type="spellEnd"/>
            <w:r w:rsidR="002F7799">
              <w:rPr>
                <w:sz w:val="20"/>
              </w:rPr>
              <w:t>=</w:t>
            </w:r>
            <w:proofErr w:type="spellStart"/>
            <w:r w:rsidR="002F7799">
              <w:rPr>
                <w:sz w:val="20"/>
              </w:rPr>
              <w:t>true</w:t>
            </w:r>
            <w:proofErr w:type="spellEnd"/>
            <w:r w:rsidR="002F7799">
              <w:rPr>
                <w:sz w:val="20"/>
              </w:rPr>
              <w:t>“</w:t>
            </w:r>
          </w:p>
        </w:tc>
      </w:tr>
      <w:tr w:rsidR="001B285B" w:rsidRPr="009A2AE1" w14:paraId="7514C8F5" w14:textId="77777777" w:rsidTr="00ED7EA0">
        <w:tc>
          <w:tcPr>
            <w:tcW w:w="2552" w:type="dxa"/>
          </w:tcPr>
          <w:p w14:paraId="7D7CAD14" w14:textId="396E6607" w:rsidR="001B285B" w:rsidRDefault="001B285B" w:rsidP="001B285B">
            <w:pPr>
              <w:jc w:val="left"/>
              <w:rPr>
                <w:sz w:val="20"/>
              </w:rPr>
            </w:pPr>
            <w:r>
              <w:rPr>
                <w:sz w:val="20"/>
              </w:rPr>
              <w:t>Telefon</w:t>
            </w:r>
          </w:p>
        </w:tc>
        <w:tc>
          <w:tcPr>
            <w:tcW w:w="2263" w:type="dxa"/>
          </w:tcPr>
          <w:p w14:paraId="4D0D171E" w14:textId="74FD5E88" w:rsidR="001B285B" w:rsidRPr="00EB552A" w:rsidRDefault="001B285B" w:rsidP="001B285B">
            <w:pPr>
              <w:jc w:val="left"/>
              <w:rPr>
                <w:sz w:val="20"/>
              </w:rPr>
            </w:pPr>
            <w:bookmarkStart w:id="54" w:name="_Hlk156816050"/>
            <w:r>
              <w:rPr>
                <w:sz w:val="20"/>
              </w:rPr>
              <w:t>[</w:t>
            </w:r>
            <w:proofErr w:type="gramStart"/>
            <w:r>
              <w:rPr>
                <w:sz w:val="20"/>
              </w:rPr>
              <w:t>0..</w:t>
            </w:r>
            <w:proofErr w:type="gramEnd"/>
            <w:r>
              <w:rPr>
                <w:sz w:val="20"/>
              </w:rPr>
              <w:t xml:space="preserve">n] </w:t>
            </w:r>
            <w:proofErr w:type="spellStart"/>
            <w:r w:rsidRPr="00EB552A">
              <w:rPr>
                <w:sz w:val="20"/>
              </w:rPr>
              <w:t>phoneNumbers</w:t>
            </w:r>
            <w:bookmarkEnd w:id="54"/>
            <w:proofErr w:type="spellEnd"/>
          </w:p>
        </w:tc>
        <w:tc>
          <w:tcPr>
            <w:tcW w:w="1843" w:type="dxa"/>
          </w:tcPr>
          <w:p w14:paraId="38BAF87B" w14:textId="4597C302" w:rsidR="001B285B" w:rsidRPr="00EB552A" w:rsidRDefault="001B285B" w:rsidP="001B285B">
            <w:pPr>
              <w:jc w:val="left"/>
              <w:rPr>
                <w:sz w:val="20"/>
              </w:rPr>
            </w:pPr>
            <w:r>
              <w:rPr>
                <w:sz w:val="20"/>
              </w:rPr>
              <w:t>-</w:t>
            </w:r>
          </w:p>
        </w:tc>
        <w:tc>
          <w:tcPr>
            <w:tcW w:w="2976" w:type="dxa"/>
          </w:tcPr>
          <w:p w14:paraId="3308D65F" w14:textId="33D64DB5" w:rsidR="001B285B" w:rsidRPr="00EB552A" w:rsidRDefault="002F7799" w:rsidP="001B285B">
            <w:pPr>
              <w:jc w:val="left"/>
              <w:rPr>
                <w:sz w:val="20"/>
              </w:rPr>
            </w:pPr>
            <w:r w:rsidRPr="00EB552A">
              <w:rPr>
                <w:sz w:val="20"/>
              </w:rPr>
              <w:t xml:space="preserve">Erstes Objekt </w:t>
            </w:r>
            <w:r>
              <w:rPr>
                <w:sz w:val="20"/>
              </w:rPr>
              <w:t>mit type = “</w:t>
            </w:r>
            <w:proofErr w:type="spellStart"/>
            <w:r>
              <w:rPr>
                <w:sz w:val="20"/>
              </w:rPr>
              <w:t>work</w:t>
            </w:r>
            <w:proofErr w:type="spellEnd"/>
            <w:r>
              <w:rPr>
                <w:sz w:val="20"/>
              </w:rPr>
              <w:t xml:space="preserve">“ </w:t>
            </w:r>
            <w:r w:rsidRPr="00EB552A">
              <w:rPr>
                <w:sz w:val="20"/>
              </w:rPr>
              <w:t>wird übernommen</w:t>
            </w:r>
            <w:r>
              <w:rPr>
                <w:sz w:val="20"/>
              </w:rPr>
              <w:t>, am besten mit „</w:t>
            </w:r>
            <w:proofErr w:type="spellStart"/>
            <w:r>
              <w:rPr>
                <w:sz w:val="20"/>
              </w:rPr>
              <w:t>primary</w:t>
            </w:r>
            <w:proofErr w:type="spellEnd"/>
            <w:r>
              <w:rPr>
                <w:sz w:val="20"/>
              </w:rPr>
              <w:t>=</w:t>
            </w:r>
            <w:proofErr w:type="spellStart"/>
            <w:r>
              <w:rPr>
                <w:sz w:val="20"/>
              </w:rPr>
              <w:t>true</w:t>
            </w:r>
            <w:proofErr w:type="spellEnd"/>
            <w:r>
              <w:rPr>
                <w:sz w:val="20"/>
              </w:rPr>
              <w:t>“</w:t>
            </w:r>
          </w:p>
        </w:tc>
      </w:tr>
      <w:tr w:rsidR="001B285B" w:rsidRPr="009A2AE1" w14:paraId="5B9B5010" w14:textId="77777777" w:rsidTr="00ED7EA0">
        <w:tc>
          <w:tcPr>
            <w:tcW w:w="2552" w:type="dxa"/>
          </w:tcPr>
          <w:p w14:paraId="0B167C4C" w14:textId="705B6647" w:rsidR="001B285B" w:rsidRDefault="001B285B" w:rsidP="001B285B">
            <w:pPr>
              <w:jc w:val="left"/>
              <w:rPr>
                <w:sz w:val="20"/>
              </w:rPr>
            </w:pPr>
            <w:r>
              <w:rPr>
                <w:sz w:val="20"/>
              </w:rPr>
              <w:t>Telefax</w:t>
            </w:r>
          </w:p>
        </w:tc>
        <w:tc>
          <w:tcPr>
            <w:tcW w:w="2263" w:type="dxa"/>
          </w:tcPr>
          <w:p w14:paraId="58DBC7E5" w14:textId="63E14FDE" w:rsidR="001B285B" w:rsidRPr="00EB552A" w:rsidRDefault="002F7799" w:rsidP="001B285B">
            <w:pPr>
              <w:jc w:val="left"/>
              <w:rPr>
                <w:sz w:val="20"/>
              </w:rPr>
            </w:pPr>
            <w:r>
              <w:rPr>
                <w:sz w:val="20"/>
              </w:rPr>
              <w:t>[</w:t>
            </w:r>
            <w:proofErr w:type="gramStart"/>
            <w:r>
              <w:rPr>
                <w:sz w:val="20"/>
              </w:rPr>
              <w:t>0..</w:t>
            </w:r>
            <w:proofErr w:type="gramEnd"/>
            <w:r>
              <w:rPr>
                <w:sz w:val="20"/>
              </w:rPr>
              <w:t xml:space="preserve">n] </w:t>
            </w:r>
            <w:proofErr w:type="spellStart"/>
            <w:r w:rsidRPr="00EB552A">
              <w:rPr>
                <w:sz w:val="20"/>
              </w:rPr>
              <w:t>phoneNumbers</w:t>
            </w:r>
            <w:proofErr w:type="spellEnd"/>
          </w:p>
        </w:tc>
        <w:tc>
          <w:tcPr>
            <w:tcW w:w="1843" w:type="dxa"/>
          </w:tcPr>
          <w:p w14:paraId="35BF6A1A" w14:textId="42E0383B" w:rsidR="001B285B" w:rsidRPr="00EB552A" w:rsidRDefault="002F7799" w:rsidP="001B285B">
            <w:pPr>
              <w:jc w:val="left"/>
              <w:rPr>
                <w:sz w:val="20"/>
              </w:rPr>
            </w:pPr>
            <w:r>
              <w:rPr>
                <w:sz w:val="20"/>
              </w:rPr>
              <w:t>-</w:t>
            </w:r>
          </w:p>
        </w:tc>
        <w:tc>
          <w:tcPr>
            <w:tcW w:w="2976" w:type="dxa"/>
          </w:tcPr>
          <w:p w14:paraId="78AB3849" w14:textId="0D32A395" w:rsidR="001B285B" w:rsidRPr="00EB552A" w:rsidRDefault="002F7799" w:rsidP="001B285B">
            <w:pPr>
              <w:jc w:val="left"/>
              <w:rPr>
                <w:sz w:val="20"/>
              </w:rPr>
            </w:pPr>
            <w:r w:rsidRPr="00EB552A">
              <w:rPr>
                <w:sz w:val="20"/>
              </w:rPr>
              <w:t xml:space="preserve">Erstes Objekt </w:t>
            </w:r>
            <w:r>
              <w:rPr>
                <w:sz w:val="20"/>
              </w:rPr>
              <w:t xml:space="preserve">mit type = “fax“ </w:t>
            </w:r>
            <w:r w:rsidRPr="00EB552A">
              <w:rPr>
                <w:sz w:val="20"/>
              </w:rPr>
              <w:t>wird übernommen</w:t>
            </w:r>
          </w:p>
        </w:tc>
      </w:tr>
      <w:tr w:rsidR="001B285B" w:rsidRPr="009A2AE1" w14:paraId="64A11540" w14:textId="77777777" w:rsidTr="00ED7EA0">
        <w:tc>
          <w:tcPr>
            <w:tcW w:w="2552" w:type="dxa"/>
          </w:tcPr>
          <w:p w14:paraId="51CEAE3F" w14:textId="12B91E4E" w:rsidR="001B285B" w:rsidRDefault="001B285B" w:rsidP="001B285B">
            <w:pPr>
              <w:jc w:val="left"/>
              <w:rPr>
                <w:sz w:val="20"/>
              </w:rPr>
            </w:pPr>
            <w:r>
              <w:rPr>
                <w:sz w:val="20"/>
              </w:rPr>
              <w:t>Deaktiviert</w:t>
            </w:r>
          </w:p>
        </w:tc>
        <w:tc>
          <w:tcPr>
            <w:tcW w:w="2263" w:type="dxa"/>
          </w:tcPr>
          <w:p w14:paraId="7E3D3DD9" w14:textId="0D2B46AE" w:rsidR="001B285B" w:rsidRPr="00EB552A" w:rsidRDefault="001B285B" w:rsidP="001B285B">
            <w:pPr>
              <w:jc w:val="left"/>
              <w:rPr>
                <w:sz w:val="20"/>
                <w:lang w:val="en-US"/>
              </w:rPr>
            </w:pPr>
            <w:r>
              <w:rPr>
                <w:sz w:val="20"/>
                <w:lang w:val="en-US"/>
              </w:rPr>
              <w:t>-</w:t>
            </w:r>
          </w:p>
        </w:tc>
        <w:tc>
          <w:tcPr>
            <w:tcW w:w="1843" w:type="dxa"/>
          </w:tcPr>
          <w:p w14:paraId="07AE9836" w14:textId="6A20F386" w:rsidR="001B285B" w:rsidRPr="00EB552A" w:rsidRDefault="001B285B" w:rsidP="001B285B">
            <w:pPr>
              <w:jc w:val="left"/>
              <w:rPr>
                <w:sz w:val="20"/>
              </w:rPr>
            </w:pPr>
            <w:r>
              <w:rPr>
                <w:sz w:val="20"/>
              </w:rPr>
              <w:t>-</w:t>
            </w:r>
          </w:p>
        </w:tc>
        <w:tc>
          <w:tcPr>
            <w:tcW w:w="2976" w:type="dxa"/>
          </w:tcPr>
          <w:p w14:paraId="00FF7E68" w14:textId="53C70C40" w:rsidR="001B285B" w:rsidRPr="00EB552A" w:rsidRDefault="001B285B" w:rsidP="001B285B">
            <w:pPr>
              <w:jc w:val="left"/>
              <w:rPr>
                <w:sz w:val="20"/>
              </w:rPr>
            </w:pPr>
            <w:r w:rsidRPr="00EB552A">
              <w:rPr>
                <w:sz w:val="20"/>
              </w:rPr>
              <w:t xml:space="preserve">Entfällt hier als </w:t>
            </w:r>
            <w:r>
              <w:rPr>
                <w:sz w:val="20"/>
              </w:rPr>
              <w:t xml:space="preserve">Attribut </w:t>
            </w:r>
            <w:r w:rsidRPr="00EB552A">
              <w:rPr>
                <w:sz w:val="20"/>
              </w:rPr>
              <w:t>und wird bei der Dienststellenzuordnung betrachtet</w:t>
            </w:r>
            <w:r>
              <w:rPr>
                <w:sz w:val="20"/>
              </w:rPr>
              <w:t xml:space="preserve"> und wird nur intern bei Löschung gesetzt.</w:t>
            </w:r>
          </w:p>
        </w:tc>
      </w:tr>
      <w:tr w:rsidR="001B285B" w:rsidRPr="009A2AE1" w14:paraId="1495B465" w14:textId="77777777" w:rsidTr="00ED7EA0">
        <w:tc>
          <w:tcPr>
            <w:tcW w:w="2552" w:type="dxa"/>
          </w:tcPr>
          <w:p w14:paraId="4DD9E981" w14:textId="4E36372B" w:rsidR="001B285B" w:rsidRDefault="001B285B" w:rsidP="001B285B">
            <w:pPr>
              <w:jc w:val="left"/>
              <w:rPr>
                <w:sz w:val="20"/>
              </w:rPr>
            </w:pPr>
            <w:r>
              <w:rPr>
                <w:sz w:val="20"/>
              </w:rPr>
              <w:t>Global Gesperrt</w:t>
            </w:r>
          </w:p>
        </w:tc>
        <w:tc>
          <w:tcPr>
            <w:tcW w:w="2263" w:type="dxa"/>
          </w:tcPr>
          <w:p w14:paraId="1076DA59" w14:textId="17FE08D5" w:rsidR="001B285B" w:rsidRPr="00EB552A" w:rsidRDefault="0085292C" w:rsidP="001B285B">
            <w:pPr>
              <w:jc w:val="left"/>
              <w:rPr>
                <w:sz w:val="20"/>
              </w:rPr>
            </w:pPr>
            <w:proofErr w:type="spellStart"/>
            <w:r>
              <w:rPr>
                <w:sz w:val="20"/>
              </w:rPr>
              <w:t>active</w:t>
            </w:r>
            <w:proofErr w:type="spellEnd"/>
          </w:p>
        </w:tc>
        <w:tc>
          <w:tcPr>
            <w:tcW w:w="1843" w:type="dxa"/>
          </w:tcPr>
          <w:p w14:paraId="5F2174F9" w14:textId="35C8BFA4" w:rsidR="001B285B" w:rsidRPr="00EB552A" w:rsidRDefault="0085292C" w:rsidP="001B285B">
            <w:pPr>
              <w:jc w:val="left"/>
              <w:rPr>
                <w:sz w:val="20"/>
              </w:rPr>
            </w:pPr>
            <w:r>
              <w:rPr>
                <w:sz w:val="20"/>
              </w:rPr>
              <w:t>-</w:t>
            </w:r>
          </w:p>
        </w:tc>
        <w:tc>
          <w:tcPr>
            <w:tcW w:w="2976" w:type="dxa"/>
          </w:tcPr>
          <w:p w14:paraId="3BDFD25B" w14:textId="3956C501" w:rsidR="001B285B" w:rsidRPr="00EB552A" w:rsidRDefault="001B285B" w:rsidP="001B285B">
            <w:pPr>
              <w:jc w:val="left"/>
              <w:rPr>
                <w:sz w:val="20"/>
              </w:rPr>
            </w:pPr>
            <w:r>
              <w:rPr>
                <w:sz w:val="20"/>
              </w:rPr>
              <w:t xml:space="preserve">Sperrt den Anwender, wenn </w:t>
            </w:r>
            <w:proofErr w:type="spellStart"/>
            <w:r w:rsidR="00AE0392">
              <w:rPr>
                <w:sz w:val="20"/>
              </w:rPr>
              <w:t>ArtusGlobalGesperrt</w:t>
            </w:r>
            <w:proofErr w:type="spellEnd"/>
            <w:r w:rsidR="00AE0392">
              <w:rPr>
                <w:sz w:val="20"/>
              </w:rPr>
              <w:t xml:space="preserve"> </w:t>
            </w:r>
            <w:r>
              <w:rPr>
                <w:sz w:val="20"/>
              </w:rPr>
              <w:t>=</w:t>
            </w:r>
            <w:proofErr w:type="spellStart"/>
            <w:r w:rsidR="00AE0392">
              <w:rPr>
                <w:sz w:val="20"/>
              </w:rPr>
              <w:t>true</w:t>
            </w:r>
            <w:proofErr w:type="spellEnd"/>
          </w:p>
        </w:tc>
      </w:tr>
      <w:tr w:rsidR="001B285B" w:rsidRPr="009A2AE1" w14:paraId="3E633302" w14:textId="77777777" w:rsidTr="00ED7EA0">
        <w:tc>
          <w:tcPr>
            <w:tcW w:w="2552" w:type="dxa"/>
          </w:tcPr>
          <w:p w14:paraId="3C86EE8E" w14:textId="7EA8B98D" w:rsidR="001B285B" w:rsidRDefault="001B285B" w:rsidP="001B285B">
            <w:pPr>
              <w:jc w:val="left"/>
              <w:rPr>
                <w:sz w:val="20"/>
              </w:rPr>
            </w:pPr>
            <w:r>
              <w:rPr>
                <w:sz w:val="20"/>
              </w:rPr>
              <w:t>Anwender auf Dienststelle sperren.</w:t>
            </w:r>
          </w:p>
        </w:tc>
        <w:tc>
          <w:tcPr>
            <w:tcW w:w="2263" w:type="dxa"/>
          </w:tcPr>
          <w:p w14:paraId="251A5047" w14:textId="77777777" w:rsidR="001B285B" w:rsidRPr="00EB552A" w:rsidRDefault="001B285B" w:rsidP="001B285B">
            <w:pPr>
              <w:jc w:val="left"/>
              <w:rPr>
                <w:sz w:val="20"/>
              </w:rPr>
            </w:pPr>
          </w:p>
        </w:tc>
        <w:tc>
          <w:tcPr>
            <w:tcW w:w="1843" w:type="dxa"/>
          </w:tcPr>
          <w:p w14:paraId="62581E88" w14:textId="29342157" w:rsidR="001B285B" w:rsidRPr="00EB552A" w:rsidRDefault="0085292C" w:rsidP="001B285B">
            <w:pPr>
              <w:jc w:val="left"/>
              <w:rPr>
                <w:sz w:val="20"/>
              </w:rPr>
            </w:pPr>
            <w:r>
              <w:rPr>
                <w:sz w:val="20"/>
              </w:rPr>
              <w:t>?</w:t>
            </w:r>
          </w:p>
        </w:tc>
        <w:tc>
          <w:tcPr>
            <w:tcW w:w="2976" w:type="dxa"/>
          </w:tcPr>
          <w:p w14:paraId="1F7AA045" w14:textId="61A0FFCC" w:rsidR="001B285B" w:rsidRPr="00EB552A" w:rsidRDefault="001B285B" w:rsidP="001B285B">
            <w:pPr>
              <w:jc w:val="left"/>
              <w:rPr>
                <w:sz w:val="20"/>
              </w:rPr>
            </w:pPr>
            <w:r w:rsidRPr="00EB552A">
              <w:rPr>
                <w:sz w:val="20"/>
              </w:rPr>
              <w:t xml:space="preserve">Entfällt hier als </w:t>
            </w:r>
            <w:r>
              <w:rPr>
                <w:sz w:val="20"/>
              </w:rPr>
              <w:t xml:space="preserve">Attribut </w:t>
            </w:r>
            <w:r w:rsidR="00F975F1">
              <w:rPr>
                <w:sz w:val="20"/>
              </w:rPr>
              <w:t>und kann nur über @</w:t>
            </w:r>
            <w:proofErr w:type="spellStart"/>
            <w:r w:rsidR="00F975F1">
              <w:rPr>
                <w:sz w:val="20"/>
              </w:rPr>
              <w:t>rtus</w:t>
            </w:r>
            <w:proofErr w:type="spellEnd"/>
            <w:r w:rsidR="00F975F1">
              <w:rPr>
                <w:sz w:val="20"/>
              </w:rPr>
              <w:t xml:space="preserve"> durchgeführt werden.</w:t>
            </w:r>
          </w:p>
        </w:tc>
      </w:tr>
    </w:tbl>
    <w:p w14:paraId="27C468BF" w14:textId="162DD423" w:rsidR="00813EEC" w:rsidRDefault="00813EEC" w:rsidP="00A60BC4"/>
    <w:p w14:paraId="772FF0DE" w14:textId="5C296E9C" w:rsidR="00EB552A" w:rsidRDefault="00EB552A" w:rsidP="00A60BC4">
      <w:r>
        <w:t xml:space="preserve">Die oben aufgeführte Tabelle weist das Attribut-Mapping von der SCIM-Entität „User“ auf das Fachobjekt „Anwender aus. </w:t>
      </w:r>
      <w:r w:rsidR="002F74E9">
        <w:t xml:space="preserve">Einige Attribute lassen sich dem vorhandenen Kerndatenmodell von SCIM zuordnen, andere müssen nach SCIM-Standard dann durch eine Schema-Erweiterung durch </w:t>
      </w:r>
      <w:proofErr w:type="spellStart"/>
      <w:r w:rsidR="002F74E9">
        <w:t>iVBS</w:t>
      </w:r>
      <w:proofErr w:type="spellEnd"/>
      <w:r w:rsidR="002F74E9">
        <w:t xml:space="preserve"> und F-IAM umgesetzt werden. </w:t>
      </w:r>
    </w:p>
    <w:p w14:paraId="0AB6F1EA" w14:textId="3C7BEFF9" w:rsidR="0012400F" w:rsidRDefault="000D0E1D" w:rsidP="00A60BC4">
      <w:r>
        <w:lastRenderedPageBreak/>
        <w:t xml:space="preserve">Die nachfolgende Darstellung zeigt beispielhaft das Ergebnis einer GET-Anfrage für einen Anwender vom </w:t>
      </w:r>
      <w:proofErr w:type="spellStart"/>
      <w:r>
        <w:t>iVBS</w:t>
      </w:r>
      <w:proofErr w:type="spellEnd"/>
      <w:r>
        <w:t xml:space="preserve"> @</w:t>
      </w:r>
      <w:proofErr w:type="spellStart"/>
      <w:r>
        <w:t>rtus</w:t>
      </w:r>
      <w:proofErr w:type="spellEnd"/>
      <w:r w:rsidR="002B52C2">
        <w:t xml:space="preserve"> an das F-IAM</w:t>
      </w:r>
      <w:r>
        <w:t xml:space="preserve">, wobei hier </w:t>
      </w:r>
      <w:r w:rsidR="005D38B6">
        <w:t>gegenüber</w:t>
      </w:r>
      <w:r>
        <w:t xml:space="preserve"> A1.1 bereits </w:t>
      </w:r>
      <w:r w:rsidR="005D38B6">
        <w:t>Attribute</w:t>
      </w:r>
      <w:r>
        <w:t xml:space="preserve"> weggelassen worden sind, die nicht vom @</w:t>
      </w:r>
      <w:proofErr w:type="spellStart"/>
      <w:r>
        <w:t>rtus</w:t>
      </w:r>
      <w:proofErr w:type="spellEnd"/>
      <w:r>
        <w:t xml:space="preserve"> unterstützt werden.</w:t>
      </w:r>
    </w:p>
    <w:p w14:paraId="75E71A6D" w14:textId="55746A40" w:rsidR="002F74E9" w:rsidRDefault="00170968" w:rsidP="00A60BC4">
      <w:r w:rsidRPr="00F975F1">
        <w:rPr>
          <w:rFonts w:asciiTheme="minorHAnsi" w:hAnsiTheme="minorHAnsi" w:cstheme="minorHAnsi"/>
          <w:noProof/>
          <w:color w:val="A6A6A6" w:themeColor="background1" w:themeShade="A6"/>
          <w:sz w:val="18"/>
          <w:szCs w:val="18"/>
        </w:rPr>
        <mc:AlternateContent>
          <mc:Choice Requires="wps">
            <w:drawing>
              <wp:inline distT="0" distB="0" distL="0" distR="0" wp14:anchorId="6E1CEF31" wp14:editId="7322EE91">
                <wp:extent cx="6048375" cy="6185512"/>
                <wp:effectExtent l="0" t="0" r="28575" b="23495"/>
                <wp:docPr id="1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48375" cy="6185512"/>
                        </a:xfrm>
                        <a:prstGeom prst="rect">
                          <a:avLst/>
                        </a:prstGeom>
                        <a:solidFill>
                          <a:srgbClr val="FFFFFF"/>
                        </a:solidFill>
                        <a:ln w="9525">
                          <a:solidFill>
                            <a:srgbClr val="000000"/>
                          </a:solidFill>
                          <a:miter lim="800000"/>
                          <a:headEnd/>
                          <a:tailEnd/>
                        </a:ln>
                      </wps:spPr>
                      <wps:txbx>
                        <w:txbxContent>
                          <w:p w14:paraId="1851A482" w14:textId="77777777" w:rsidR="002952B9" w:rsidRPr="00556BDD" w:rsidRDefault="002952B9" w:rsidP="000D0E1D">
                            <w:pPr>
                              <w:rPr>
                                <w:rFonts w:ascii="Courier New" w:hAnsi="Courier New" w:cs="Courier New"/>
                                <w:sz w:val="14"/>
                                <w:szCs w:val="18"/>
                              </w:rPr>
                            </w:pPr>
                            <w:r w:rsidRPr="00556BDD">
                              <w:rPr>
                                <w:rFonts w:ascii="Courier New" w:hAnsi="Courier New" w:cs="Courier New"/>
                                <w:sz w:val="14"/>
                                <w:szCs w:val="18"/>
                              </w:rPr>
                              <w:t>HTTP/1.1 200 OK</w:t>
                            </w:r>
                          </w:p>
                          <w:p w14:paraId="0F20CE78" w14:textId="77777777" w:rsidR="002952B9" w:rsidRPr="00556BDD" w:rsidRDefault="002952B9" w:rsidP="000D0E1D">
                            <w:pPr>
                              <w:rPr>
                                <w:rFonts w:ascii="Courier New" w:hAnsi="Courier New" w:cs="Courier New"/>
                                <w:sz w:val="14"/>
                                <w:szCs w:val="18"/>
                              </w:rPr>
                            </w:pPr>
                            <w:r w:rsidRPr="00556BDD">
                              <w:rPr>
                                <w:rFonts w:ascii="Courier New" w:hAnsi="Courier New" w:cs="Courier New"/>
                                <w:sz w:val="14"/>
                                <w:szCs w:val="18"/>
                              </w:rPr>
                              <w:t>{ "schemas" : [</w:t>
                            </w:r>
                          </w:p>
                          <w:p w14:paraId="789D90C1" w14:textId="77777777" w:rsidR="002952B9" w:rsidRPr="00556BDD" w:rsidRDefault="002952B9" w:rsidP="000D0E1D">
                            <w:pPr>
                              <w:rPr>
                                <w:rFonts w:ascii="Courier New" w:hAnsi="Courier New" w:cs="Courier New"/>
                                <w:sz w:val="14"/>
                                <w:szCs w:val="18"/>
                              </w:rPr>
                            </w:pPr>
                            <w:r w:rsidRPr="00556BDD">
                              <w:rPr>
                                <w:rFonts w:ascii="Courier New" w:hAnsi="Courier New" w:cs="Courier New"/>
                                <w:sz w:val="14"/>
                                <w:szCs w:val="18"/>
                              </w:rPr>
                              <w:t>    "urn:ietf:params:scim:schemas:core:2.0:User"</w:t>
                            </w:r>
                          </w:p>
                          <w:p w14:paraId="4FC74109" w14:textId="77777777" w:rsidR="002952B9" w:rsidRPr="00556BDD" w:rsidRDefault="002952B9" w:rsidP="000D0E1D">
                            <w:pPr>
                              <w:rPr>
                                <w:rFonts w:ascii="Courier New" w:hAnsi="Courier New" w:cs="Courier New"/>
                                <w:sz w:val="14"/>
                                <w:szCs w:val="18"/>
                              </w:rPr>
                            </w:pPr>
                            <w:r w:rsidRPr="00556BDD">
                              <w:rPr>
                                <w:rFonts w:ascii="Courier New" w:hAnsi="Courier New" w:cs="Courier New"/>
                                <w:sz w:val="14"/>
                                <w:szCs w:val="18"/>
                              </w:rPr>
                              <w:t>  , "urn:ietf:params:scim:schemas:extension:enterprise:2.0:User"</w:t>
                            </w:r>
                          </w:p>
                          <w:p w14:paraId="2A16D91A" w14:textId="77777777" w:rsidR="002952B9" w:rsidRPr="00556BDD" w:rsidRDefault="002952B9" w:rsidP="000D0E1D">
                            <w:pPr>
                              <w:rPr>
                                <w:rFonts w:ascii="Courier New" w:hAnsi="Courier New" w:cs="Courier New"/>
                                <w:sz w:val="14"/>
                                <w:szCs w:val="18"/>
                              </w:rPr>
                            </w:pPr>
                            <w:r w:rsidRPr="00556BDD">
                              <w:rPr>
                                <w:rFonts w:ascii="Courier New" w:hAnsi="Courier New" w:cs="Courier New"/>
                                <w:sz w:val="14"/>
                                <w:szCs w:val="18"/>
                              </w:rPr>
                              <w:t>  , "urn:ietf:params:scim:schemas:extension:p20:2.0:User"</w:t>
                            </w:r>
                          </w:p>
                          <w:p w14:paraId="49938453" w14:textId="77777777" w:rsidR="002952B9" w:rsidRPr="00556BDD" w:rsidRDefault="002952B9" w:rsidP="000D0E1D">
                            <w:pPr>
                              <w:rPr>
                                <w:rFonts w:ascii="Courier New" w:hAnsi="Courier New" w:cs="Courier New"/>
                                <w:sz w:val="14"/>
                                <w:szCs w:val="18"/>
                                <w:lang w:val="en-US"/>
                              </w:rPr>
                            </w:pPr>
                            <w:r w:rsidRPr="00556BDD">
                              <w:rPr>
                                <w:rFonts w:ascii="Courier New" w:hAnsi="Courier New" w:cs="Courier New"/>
                                <w:sz w:val="14"/>
                                <w:szCs w:val="18"/>
                              </w:rPr>
                              <w:t>  </w:t>
                            </w:r>
                            <w:r w:rsidRPr="00556BDD">
                              <w:rPr>
                                <w:rFonts w:ascii="Courier New" w:hAnsi="Courier New" w:cs="Courier New"/>
                                <w:sz w:val="14"/>
                                <w:szCs w:val="18"/>
                                <w:lang w:val="en-US"/>
                              </w:rPr>
                              <w:t>, "urn:ietf:params:scim:schemas:extension:p20:2.0:Group"</w:t>
                            </w:r>
                          </w:p>
                          <w:p w14:paraId="3B4841BD" w14:textId="77777777" w:rsidR="002952B9" w:rsidRPr="00556BDD" w:rsidRDefault="002952B9" w:rsidP="000D0E1D">
                            <w:pPr>
                              <w:rPr>
                                <w:rFonts w:ascii="Courier New" w:hAnsi="Courier New" w:cs="Courier New"/>
                                <w:sz w:val="14"/>
                                <w:szCs w:val="18"/>
                                <w:lang w:val="en-US"/>
                              </w:rPr>
                            </w:pPr>
                            <w:r w:rsidRPr="00556BDD">
                              <w:rPr>
                                <w:rFonts w:ascii="Courier New" w:hAnsi="Courier New" w:cs="Courier New"/>
                                <w:sz w:val="14"/>
                                <w:szCs w:val="18"/>
                                <w:lang w:val="en-US"/>
                              </w:rPr>
                              <w:t>  , "urn:ietf:params:scim:schemas:extension:p20:2.0:OuPermission"</w:t>
                            </w:r>
                          </w:p>
                          <w:p w14:paraId="5E0EC47A" w14:textId="77777777" w:rsidR="002952B9" w:rsidRPr="00556BDD" w:rsidRDefault="002952B9" w:rsidP="000D0E1D">
                            <w:pPr>
                              <w:rPr>
                                <w:rFonts w:ascii="Courier New" w:hAnsi="Courier New" w:cs="Courier New"/>
                                <w:sz w:val="14"/>
                                <w:szCs w:val="18"/>
                                <w:lang w:val="en-US"/>
                              </w:rPr>
                            </w:pPr>
                            <w:r w:rsidRPr="00556BDD">
                              <w:rPr>
                                <w:rFonts w:ascii="Courier New" w:hAnsi="Courier New" w:cs="Courier New"/>
                                <w:sz w:val="14"/>
                                <w:szCs w:val="18"/>
                                <w:lang w:val="en-US"/>
                              </w:rPr>
                              <w:t>  ]</w:t>
                            </w:r>
                          </w:p>
                          <w:p w14:paraId="77946DD5" w14:textId="77777777" w:rsidR="002952B9" w:rsidRPr="00556BDD" w:rsidRDefault="002952B9" w:rsidP="000D0E1D">
                            <w:pPr>
                              <w:rPr>
                                <w:rFonts w:ascii="Courier New" w:hAnsi="Courier New" w:cs="Courier New"/>
                                <w:sz w:val="14"/>
                                <w:szCs w:val="18"/>
                                <w:lang w:val="en-US"/>
                              </w:rPr>
                            </w:pPr>
                            <w:r w:rsidRPr="00556BDD">
                              <w:rPr>
                                <w:rFonts w:ascii="Courier New" w:hAnsi="Courier New" w:cs="Courier New"/>
                                <w:sz w:val="14"/>
                                <w:szCs w:val="18"/>
                                <w:lang w:val="en-US"/>
                              </w:rPr>
                              <w:t>, "id"   :"2819c223-7f76-453a-919d-413861904646"</w:t>
                            </w:r>
                          </w:p>
                          <w:p w14:paraId="14468BB4" w14:textId="77777777" w:rsidR="002952B9" w:rsidRPr="00556BDD" w:rsidRDefault="002952B9" w:rsidP="000D0E1D">
                            <w:pPr>
                              <w:rPr>
                                <w:rFonts w:ascii="Courier New" w:hAnsi="Courier New" w:cs="Courier New"/>
                                <w:sz w:val="14"/>
                                <w:szCs w:val="18"/>
                                <w:lang w:val="en-US"/>
                              </w:rPr>
                            </w:pPr>
                            <w:r w:rsidRPr="00556BDD">
                              <w:rPr>
                                <w:rFonts w:ascii="Courier New" w:hAnsi="Courier New" w:cs="Courier New"/>
                                <w:sz w:val="14"/>
                                <w:szCs w:val="18"/>
                                <w:lang w:val="en-US"/>
                              </w:rPr>
                              <w:t>, "meta" : {</w:t>
                            </w:r>
                          </w:p>
                          <w:p w14:paraId="716A2DA9" w14:textId="77777777" w:rsidR="002952B9" w:rsidRPr="00556BDD" w:rsidRDefault="002952B9" w:rsidP="000D0E1D">
                            <w:pPr>
                              <w:rPr>
                                <w:rFonts w:ascii="Courier New" w:hAnsi="Courier New" w:cs="Courier New"/>
                                <w:sz w:val="14"/>
                                <w:szCs w:val="18"/>
                                <w:lang w:val="en-US"/>
                              </w:rPr>
                            </w:pPr>
                            <w:r w:rsidRPr="00556BDD">
                              <w:rPr>
                                <w:rFonts w:ascii="Courier New" w:hAnsi="Courier New" w:cs="Courier New"/>
                                <w:sz w:val="14"/>
                                <w:szCs w:val="18"/>
                                <w:lang w:val="en-US"/>
                              </w:rPr>
                              <w:t>    "resourceType" : "User"</w:t>
                            </w:r>
                          </w:p>
                          <w:p w14:paraId="1166B238" w14:textId="77777777" w:rsidR="002952B9" w:rsidRPr="00556BDD" w:rsidRDefault="002952B9" w:rsidP="000D0E1D">
                            <w:pPr>
                              <w:rPr>
                                <w:rFonts w:ascii="Courier New" w:hAnsi="Courier New" w:cs="Courier New"/>
                                <w:sz w:val="14"/>
                                <w:szCs w:val="18"/>
                                <w:lang w:val="en-US"/>
                              </w:rPr>
                            </w:pPr>
                            <w:r w:rsidRPr="00556BDD">
                              <w:rPr>
                                <w:rFonts w:ascii="Courier New" w:hAnsi="Courier New" w:cs="Courier New"/>
                                <w:sz w:val="14"/>
                                <w:szCs w:val="18"/>
                                <w:lang w:val="en-US"/>
                              </w:rPr>
                              <w:t>  , "version"      : "99"</w:t>
                            </w:r>
                          </w:p>
                          <w:p w14:paraId="2BCFD1B5" w14:textId="77777777" w:rsidR="002952B9" w:rsidRPr="00556BDD" w:rsidRDefault="002952B9" w:rsidP="000D0E1D">
                            <w:pPr>
                              <w:rPr>
                                <w:rFonts w:ascii="Courier New" w:hAnsi="Courier New" w:cs="Courier New"/>
                                <w:sz w:val="14"/>
                                <w:szCs w:val="18"/>
                                <w:lang w:val="en-US"/>
                              </w:rPr>
                            </w:pPr>
                            <w:r w:rsidRPr="00556BDD">
                              <w:rPr>
                                <w:rFonts w:ascii="Courier New" w:hAnsi="Courier New" w:cs="Courier New"/>
                                <w:sz w:val="14"/>
                                <w:szCs w:val="18"/>
                                <w:lang w:val="en-US"/>
                              </w:rPr>
                              <w:t>  , "created"      : "2011-08-01T21:32:44.882Z"</w:t>
                            </w:r>
                          </w:p>
                          <w:p w14:paraId="5EACCB8B" w14:textId="77777777" w:rsidR="002952B9" w:rsidRPr="00556BDD" w:rsidRDefault="002952B9" w:rsidP="000D0E1D">
                            <w:pPr>
                              <w:rPr>
                                <w:rFonts w:ascii="Courier New" w:hAnsi="Courier New" w:cs="Courier New"/>
                                <w:sz w:val="14"/>
                                <w:szCs w:val="18"/>
                                <w:lang w:val="en-US"/>
                              </w:rPr>
                            </w:pPr>
                            <w:r w:rsidRPr="00556BDD">
                              <w:rPr>
                                <w:rFonts w:ascii="Courier New" w:hAnsi="Courier New" w:cs="Courier New"/>
                                <w:sz w:val="14"/>
                                <w:szCs w:val="18"/>
                                <w:lang w:val="en-US"/>
                              </w:rPr>
                              <w:t>  , "lastModified" : "2011-08-01T21:32:44.882Z"</w:t>
                            </w:r>
                          </w:p>
                          <w:p w14:paraId="26097594" w14:textId="0D58DB85" w:rsidR="002952B9" w:rsidRPr="00556BDD" w:rsidRDefault="002952B9" w:rsidP="000D0E1D">
                            <w:pPr>
                              <w:rPr>
                                <w:rFonts w:ascii="Courier New" w:hAnsi="Courier New" w:cs="Courier New"/>
                                <w:sz w:val="14"/>
                                <w:szCs w:val="18"/>
                                <w:lang w:val="en-US"/>
                              </w:rPr>
                            </w:pPr>
                            <w:r w:rsidRPr="00556BDD">
                              <w:rPr>
                                <w:rFonts w:ascii="Courier New" w:hAnsi="Courier New" w:cs="Courier New"/>
                                <w:sz w:val="14"/>
                                <w:szCs w:val="18"/>
                                <w:lang w:val="en-US"/>
                              </w:rPr>
                              <w:t>  , "location"     : "https://.../scim/v2/Users/2819c223-..."</w:t>
                            </w:r>
                          </w:p>
                          <w:p w14:paraId="53F07FB0" w14:textId="77777777" w:rsidR="002952B9" w:rsidRPr="00556BDD" w:rsidRDefault="002952B9" w:rsidP="000D0E1D">
                            <w:pPr>
                              <w:rPr>
                                <w:rFonts w:ascii="Courier New" w:hAnsi="Courier New" w:cs="Courier New"/>
                                <w:sz w:val="14"/>
                                <w:szCs w:val="18"/>
                                <w:lang w:val="en-US"/>
                              </w:rPr>
                            </w:pPr>
                            <w:r w:rsidRPr="00556BDD">
                              <w:rPr>
                                <w:rFonts w:ascii="Courier New" w:hAnsi="Courier New" w:cs="Courier New"/>
                                <w:sz w:val="14"/>
                                <w:szCs w:val="18"/>
                                <w:lang w:val="en-US"/>
                              </w:rPr>
                              <w:t>  }</w:t>
                            </w:r>
                          </w:p>
                          <w:p w14:paraId="4C5F635F" w14:textId="7D200DDA" w:rsidR="002952B9" w:rsidRPr="00556BDD" w:rsidRDefault="002952B9" w:rsidP="000D0E1D">
                            <w:pPr>
                              <w:rPr>
                                <w:rFonts w:ascii="Courier New" w:hAnsi="Courier New" w:cs="Courier New"/>
                                <w:sz w:val="14"/>
                                <w:szCs w:val="18"/>
                                <w:lang w:val="en-US"/>
                              </w:rPr>
                            </w:pPr>
                            <w:r w:rsidRPr="00556BDD">
                              <w:rPr>
                                <w:rFonts w:ascii="Courier New" w:hAnsi="Courier New" w:cs="Courier New"/>
                                <w:sz w:val="14"/>
                                <w:szCs w:val="18"/>
                                <w:lang w:val="en-US"/>
                              </w:rPr>
                              <w:t>, "userName":"max.mustermann"</w:t>
                            </w:r>
                          </w:p>
                          <w:p w14:paraId="02740497" w14:textId="77777777" w:rsidR="002952B9" w:rsidRPr="00556BDD" w:rsidRDefault="002952B9" w:rsidP="000D0E1D">
                            <w:pPr>
                              <w:rPr>
                                <w:rFonts w:ascii="Courier New" w:hAnsi="Courier New" w:cs="Courier New"/>
                                <w:sz w:val="14"/>
                                <w:szCs w:val="18"/>
                                <w:lang w:val="en-US"/>
                              </w:rPr>
                            </w:pPr>
                            <w:r w:rsidRPr="00556BDD">
                              <w:rPr>
                                <w:rFonts w:ascii="Courier New" w:hAnsi="Courier New" w:cs="Courier New"/>
                                <w:sz w:val="14"/>
                                <w:szCs w:val="18"/>
                                <w:lang w:val="en-US"/>
                              </w:rPr>
                              <w:t>, "active"  : true</w:t>
                            </w:r>
                          </w:p>
                          <w:p w14:paraId="37E0B680" w14:textId="77777777" w:rsidR="002952B9" w:rsidRPr="00556BDD" w:rsidRDefault="002952B9" w:rsidP="000D0E1D">
                            <w:pPr>
                              <w:rPr>
                                <w:rFonts w:ascii="Courier New" w:hAnsi="Courier New" w:cs="Courier New"/>
                                <w:sz w:val="14"/>
                                <w:szCs w:val="18"/>
                                <w:lang w:val="en-US"/>
                              </w:rPr>
                            </w:pPr>
                            <w:r w:rsidRPr="00556BDD">
                              <w:rPr>
                                <w:rFonts w:ascii="Courier New" w:hAnsi="Courier New" w:cs="Courier New"/>
                                <w:sz w:val="14"/>
                                <w:szCs w:val="18"/>
                                <w:lang w:val="en-US"/>
                              </w:rPr>
                              <w:t>, "name" : {</w:t>
                            </w:r>
                          </w:p>
                          <w:p w14:paraId="442D3DA3" w14:textId="7AA8050E" w:rsidR="002952B9" w:rsidRPr="00556BDD" w:rsidRDefault="002952B9" w:rsidP="000D0E1D">
                            <w:pPr>
                              <w:rPr>
                                <w:rFonts w:ascii="Courier New" w:hAnsi="Courier New" w:cs="Courier New"/>
                                <w:sz w:val="14"/>
                                <w:szCs w:val="18"/>
                                <w:lang w:val="en-US"/>
                              </w:rPr>
                            </w:pPr>
                            <w:r w:rsidRPr="00556BDD">
                              <w:rPr>
                                <w:rFonts w:ascii="Courier New" w:hAnsi="Courier New" w:cs="Courier New"/>
                                <w:sz w:val="14"/>
                                <w:szCs w:val="18"/>
                                <w:lang w:val="en-US"/>
                              </w:rPr>
                              <w:t>  , "familyName"      : "Mustermann"</w:t>
                            </w:r>
                          </w:p>
                          <w:p w14:paraId="16A2754D" w14:textId="2A0DF51B" w:rsidR="002952B9" w:rsidRPr="00556BDD" w:rsidRDefault="002952B9" w:rsidP="000D0E1D">
                            <w:pPr>
                              <w:rPr>
                                <w:rFonts w:ascii="Courier New" w:hAnsi="Courier New" w:cs="Courier New"/>
                                <w:sz w:val="14"/>
                                <w:szCs w:val="18"/>
                                <w:lang w:val="en-US"/>
                              </w:rPr>
                            </w:pPr>
                            <w:r w:rsidRPr="00556BDD">
                              <w:rPr>
                                <w:rFonts w:ascii="Courier New" w:hAnsi="Courier New" w:cs="Courier New"/>
                                <w:sz w:val="14"/>
                                <w:szCs w:val="18"/>
                                <w:lang w:val="en-US"/>
                              </w:rPr>
                              <w:t>  , "givenName"       : "Max"</w:t>
                            </w:r>
                          </w:p>
                          <w:p w14:paraId="0FCBD237" w14:textId="77777777" w:rsidR="002952B9" w:rsidRPr="00556BDD" w:rsidRDefault="002952B9" w:rsidP="000D0E1D">
                            <w:pPr>
                              <w:rPr>
                                <w:rFonts w:ascii="Courier New" w:hAnsi="Courier New" w:cs="Courier New"/>
                                <w:sz w:val="14"/>
                                <w:szCs w:val="18"/>
                                <w:lang w:val="en-US"/>
                              </w:rPr>
                            </w:pPr>
                            <w:r w:rsidRPr="00556BDD">
                              <w:rPr>
                                <w:rFonts w:ascii="Courier New" w:hAnsi="Courier New" w:cs="Courier New"/>
                                <w:sz w:val="14"/>
                                <w:szCs w:val="18"/>
                                <w:lang w:val="en-US"/>
                              </w:rPr>
                              <w:t>  }</w:t>
                            </w:r>
                          </w:p>
                          <w:p w14:paraId="1EC52FD5" w14:textId="77777777" w:rsidR="002952B9" w:rsidRPr="00556BDD" w:rsidRDefault="002952B9" w:rsidP="000D0E1D">
                            <w:pPr>
                              <w:rPr>
                                <w:rFonts w:ascii="Courier New" w:hAnsi="Courier New" w:cs="Courier New"/>
                                <w:sz w:val="14"/>
                                <w:szCs w:val="18"/>
                                <w:lang w:val="en-US"/>
                              </w:rPr>
                            </w:pPr>
                            <w:r w:rsidRPr="00556BDD">
                              <w:rPr>
                                <w:rFonts w:ascii="Courier New" w:hAnsi="Courier New" w:cs="Courier New"/>
                                <w:sz w:val="14"/>
                                <w:szCs w:val="18"/>
                                <w:lang w:val="en-US"/>
                              </w:rPr>
                              <w:t>, "emails": [</w:t>
                            </w:r>
                          </w:p>
                          <w:p w14:paraId="0DC8AF4F" w14:textId="77777777" w:rsidR="002952B9" w:rsidRPr="00556BDD" w:rsidRDefault="002952B9" w:rsidP="000D0E1D">
                            <w:pPr>
                              <w:rPr>
                                <w:rFonts w:ascii="Courier New" w:hAnsi="Courier New" w:cs="Courier New"/>
                                <w:sz w:val="14"/>
                                <w:szCs w:val="18"/>
                                <w:lang w:val="en-US"/>
                              </w:rPr>
                            </w:pPr>
                            <w:r w:rsidRPr="00556BDD">
                              <w:rPr>
                                <w:rFonts w:ascii="Courier New" w:hAnsi="Courier New" w:cs="Courier New"/>
                                <w:sz w:val="14"/>
                                <w:szCs w:val="18"/>
                                <w:lang w:val="en-US"/>
                              </w:rPr>
                              <w:t>    { "primary": true</w:t>
                            </w:r>
                          </w:p>
                          <w:p w14:paraId="66FA34A0" w14:textId="77777777" w:rsidR="002952B9" w:rsidRPr="00556BDD" w:rsidRDefault="002952B9" w:rsidP="000D0E1D">
                            <w:pPr>
                              <w:rPr>
                                <w:rFonts w:ascii="Courier New" w:hAnsi="Courier New" w:cs="Courier New"/>
                                <w:sz w:val="14"/>
                                <w:szCs w:val="18"/>
                                <w:lang w:val="en-US"/>
                              </w:rPr>
                            </w:pPr>
                            <w:r w:rsidRPr="00556BDD">
                              <w:rPr>
                                <w:rFonts w:ascii="Courier New" w:hAnsi="Courier New" w:cs="Courier New"/>
                                <w:sz w:val="14"/>
                                <w:szCs w:val="18"/>
                                <w:lang w:val="en-US"/>
                              </w:rPr>
                              <w:t>    , "type"   : "work"</w:t>
                            </w:r>
                          </w:p>
                          <w:p w14:paraId="27C1D08B" w14:textId="0B7CD1AA" w:rsidR="002952B9" w:rsidRPr="00556BDD" w:rsidRDefault="002952B9" w:rsidP="000D0E1D">
                            <w:pPr>
                              <w:rPr>
                                <w:rFonts w:ascii="Courier New" w:hAnsi="Courier New" w:cs="Courier New"/>
                                <w:sz w:val="14"/>
                                <w:szCs w:val="18"/>
                                <w:lang w:val="en-US"/>
                              </w:rPr>
                            </w:pPr>
                            <w:r w:rsidRPr="00556BDD">
                              <w:rPr>
                                <w:rFonts w:ascii="Courier New" w:hAnsi="Courier New" w:cs="Courier New"/>
                                <w:sz w:val="14"/>
                                <w:szCs w:val="18"/>
                                <w:lang w:val="en-US"/>
                              </w:rPr>
                              <w:t>    , "value"  : "max.mustermann@somwhere.com",</w:t>
                            </w:r>
                          </w:p>
                          <w:p w14:paraId="516A25FC" w14:textId="77777777" w:rsidR="002952B9" w:rsidRPr="00556BDD" w:rsidRDefault="002952B9" w:rsidP="000D0E1D">
                            <w:pPr>
                              <w:rPr>
                                <w:rFonts w:ascii="Courier New" w:hAnsi="Courier New" w:cs="Courier New"/>
                                <w:sz w:val="14"/>
                                <w:szCs w:val="18"/>
                                <w:lang w:val="en-US"/>
                              </w:rPr>
                            </w:pPr>
                            <w:r w:rsidRPr="00556BDD">
                              <w:rPr>
                                <w:rFonts w:ascii="Courier New" w:hAnsi="Courier New" w:cs="Courier New"/>
                                <w:sz w:val="14"/>
                                <w:szCs w:val="18"/>
                                <w:lang w:val="en-US"/>
                              </w:rPr>
                              <w:t>    }</w:t>
                            </w:r>
                          </w:p>
                          <w:p w14:paraId="704004F1" w14:textId="77777777" w:rsidR="002952B9" w:rsidRPr="00556BDD" w:rsidRDefault="002952B9" w:rsidP="000D0E1D">
                            <w:pPr>
                              <w:rPr>
                                <w:rFonts w:ascii="Courier New" w:hAnsi="Courier New" w:cs="Courier New"/>
                                <w:sz w:val="14"/>
                                <w:szCs w:val="18"/>
                                <w:lang w:val="en-US"/>
                              </w:rPr>
                            </w:pPr>
                            <w:r w:rsidRPr="00556BDD">
                              <w:rPr>
                                <w:rFonts w:ascii="Courier New" w:hAnsi="Courier New" w:cs="Courier New"/>
                                <w:sz w:val="14"/>
                                <w:szCs w:val="18"/>
                                <w:lang w:val="en-US"/>
                              </w:rPr>
                              <w:t>  ]</w:t>
                            </w:r>
                          </w:p>
                          <w:p w14:paraId="630A8DEE" w14:textId="77777777" w:rsidR="002952B9" w:rsidRPr="00556BDD" w:rsidRDefault="002952B9" w:rsidP="000D0E1D">
                            <w:pPr>
                              <w:rPr>
                                <w:rFonts w:ascii="Courier New" w:hAnsi="Courier New" w:cs="Courier New"/>
                                <w:sz w:val="14"/>
                                <w:szCs w:val="18"/>
                                <w:lang w:val="en-US"/>
                              </w:rPr>
                            </w:pPr>
                            <w:r w:rsidRPr="00556BDD">
                              <w:rPr>
                                <w:rFonts w:ascii="Courier New" w:hAnsi="Courier New" w:cs="Courier New"/>
                                <w:sz w:val="14"/>
                                <w:szCs w:val="18"/>
                                <w:lang w:val="en-US"/>
                              </w:rPr>
                              <w:t>, "phoneNumbers":[</w:t>
                            </w:r>
                          </w:p>
                          <w:p w14:paraId="26F3D162" w14:textId="77777777" w:rsidR="002952B9" w:rsidRPr="00556BDD" w:rsidRDefault="002952B9" w:rsidP="000D0E1D">
                            <w:pPr>
                              <w:rPr>
                                <w:rFonts w:ascii="Courier New" w:hAnsi="Courier New" w:cs="Courier New"/>
                                <w:sz w:val="14"/>
                                <w:szCs w:val="18"/>
                                <w:lang w:val="en-US"/>
                              </w:rPr>
                            </w:pPr>
                            <w:r w:rsidRPr="00556BDD">
                              <w:rPr>
                                <w:rFonts w:ascii="Courier New" w:hAnsi="Courier New" w:cs="Courier New"/>
                                <w:sz w:val="14"/>
                                <w:szCs w:val="18"/>
                                <w:lang w:val="en-US"/>
                              </w:rPr>
                              <w:t>    { "primary" : true</w:t>
                            </w:r>
                          </w:p>
                          <w:p w14:paraId="72B461FB" w14:textId="77777777" w:rsidR="002952B9" w:rsidRPr="00556BDD" w:rsidRDefault="002952B9" w:rsidP="000D0E1D">
                            <w:pPr>
                              <w:rPr>
                                <w:rFonts w:ascii="Courier New" w:hAnsi="Courier New" w:cs="Courier New"/>
                                <w:sz w:val="14"/>
                                <w:szCs w:val="18"/>
                                <w:lang w:val="en-US"/>
                              </w:rPr>
                            </w:pPr>
                            <w:r w:rsidRPr="00556BDD">
                              <w:rPr>
                                <w:rFonts w:ascii="Courier New" w:hAnsi="Courier New" w:cs="Courier New"/>
                                <w:sz w:val="14"/>
                                <w:szCs w:val="18"/>
                                <w:lang w:val="en-US"/>
                              </w:rPr>
                              <w:t>    , "type"    : "work"</w:t>
                            </w:r>
                          </w:p>
                          <w:p w14:paraId="0D1FE208" w14:textId="77777777" w:rsidR="002952B9" w:rsidRPr="00556BDD" w:rsidRDefault="002952B9" w:rsidP="000D0E1D">
                            <w:pPr>
                              <w:rPr>
                                <w:rFonts w:ascii="Courier New" w:hAnsi="Courier New" w:cs="Courier New"/>
                                <w:sz w:val="14"/>
                                <w:szCs w:val="18"/>
                                <w:lang w:val="en-US"/>
                              </w:rPr>
                            </w:pPr>
                            <w:r w:rsidRPr="00556BDD">
                              <w:rPr>
                                <w:rFonts w:ascii="Courier New" w:hAnsi="Courier New" w:cs="Courier New"/>
                                <w:sz w:val="14"/>
                                <w:szCs w:val="18"/>
                                <w:lang w:val="en-US"/>
                              </w:rPr>
                              <w:t>    , "value"   : "+49 123 456789"</w:t>
                            </w:r>
                          </w:p>
                          <w:p w14:paraId="1B2F0C86" w14:textId="77777777" w:rsidR="002952B9" w:rsidRPr="00556BDD" w:rsidRDefault="002952B9" w:rsidP="000D0E1D">
                            <w:pPr>
                              <w:rPr>
                                <w:rFonts w:ascii="Courier New" w:hAnsi="Courier New" w:cs="Courier New"/>
                                <w:sz w:val="14"/>
                                <w:szCs w:val="18"/>
                                <w:lang w:val="en-US"/>
                              </w:rPr>
                            </w:pPr>
                            <w:r w:rsidRPr="00556BDD">
                              <w:rPr>
                                <w:rFonts w:ascii="Courier New" w:hAnsi="Courier New" w:cs="Courier New"/>
                                <w:sz w:val="14"/>
                                <w:szCs w:val="18"/>
                                <w:lang w:val="en-US"/>
                              </w:rPr>
                              <w:t>    }</w:t>
                            </w:r>
                          </w:p>
                          <w:p w14:paraId="77002C52" w14:textId="77777777" w:rsidR="002952B9" w:rsidRPr="00556BDD" w:rsidRDefault="002952B9" w:rsidP="000D0E1D">
                            <w:pPr>
                              <w:rPr>
                                <w:rFonts w:ascii="Courier New" w:hAnsi="Courier New" w:cs="Courier New"/>
                                <w:sz w:val="14"/>
                                <w:szCs w:val="18"/>
                                <w:lang w:val="en-US"/>
                              </w:rPr>
                            </w:pPr>
                            <w:r w:rsidRPr="00556BDD">
                              <w:rPr>
                                <w:rFonts w:ascii="Courier New" w:hAnsi="Courier New" w:cs="Courier New"/>
                                <w:sz w:val="14"/>
                                <w:szCs w:val="18"/>
                                <w:lang w:val="en-US"/>
                              </w:rPr>
                              <w:t>  , { "type"    : "fax"</w:t>
                            </w:r>
                          </w:p>
                          <w:p w14:paraId="5CB1361B" w14:textId="77777777" w:rsidR="002952B9" w:rsidRPr="00556BDD" w:rsidRDefault="002952B9" w:rsidP="000D0E1D">
                            <w:pPr>
                              <w:rPr>
                                <w:rFonts w:ascii="Courier New" w:hAnsi="Courier New" w:cs="Courier New"/>
                                <w:sz w:val="14"/>
                                <w:szCs w:val="18"/>
                                <w:lang w:val="en-US"/>
                              </w:rPr>
                            </w:pPr>
                            <w:r w:rsidRPr="00556BDD">
                              <w:rPr>
                                <w:rFonts w:ascii="Courier New" w:hAnsi="Courier New" w:cs="Courier New"/>
                                <w:sz w:val="14"/>
                                <w:szCs w:val="18"/>
                                <w:lang w:val="en-US"/>
                              </w:rPr>
                              <w:t>    , "value"   : "+49 987 654321"</w:t>
                            </w:r>
                          </w:p>
                          <w:p w14:paraId="15758E71" w14:textId="77777777" w:rsidR="002952B9" w:rsidRPr="00556BDD" w:rsidRDefault="002952B9" w:rsidP="000D0E1D">
                            <w:pPr>
                              <w:rPr>
                                <w:rFonts w:ascii="Courier New" w:hAnsi="Courier New" w:cs="Courier New"/>
                                <w:sz w:val="14"/>
                                <w:szCs w:val="18"/>
                                <w:lang w:val="en-US"/>
                              </w:rPr>
                            </w:pPr>
                            <w:r w:rsidRPr="00556BDD">
                              <w:rPr>
                                <w:rFonts w:ascii="Courier New" w:hAnsi="Courier New" w:cs="Courier New"/>
                                <w:sz w:val="14"/>
                                <w:szCs w:val="18"/>
                                <w:lang w:val="en-US"/>
                              </w:rPr>
                              <w:t>    }</w:t>
                            </w:r>
                          </w:p>
                          <w:p w14:paraId="7F75B85A" w14:textId="77777777" w:rsidR="002952B9" w:rsidRPr="00556BDD" w:rsidRDefault="002952B9" w:rsidP="000D0E1D">
                            <w:pPr>
                              <w:rPr>
                                <w:rFonts w:ascii="Courier New" w:hAnsi="Courier New" w:cs="Courier New"/>
                                <w:sz w:val="14"/>
                                <w:szCs w:val="18"/>
                                <w:lang w:val="en-US"/>
                              </w:rPr>
                            </w:pPr>
                            <w:r w:rsidRPr="00556BDD">
                              <w:rPr>
                                <w:rFonts w:ascii="Courier New" w:hAnsi="Courier New" w:cs="Courier New"/>
                                <w:sz w:val="14"/>
                                <w:szCs w:val="18"/>
                                <w:lang w:val="en-US"/>
                              </w:rPr>
                              <w:t>  ]</w:t>
                            </w:r>
                          </w:p>
                          <w:p w14:paraId="2480B28A" w14:textId="77777777" w:rsidR="002952B9" w:rsidRPr="00556BDD" w:rsidRDefault="002952B9" w:rsidP="000D0E1D">
                            <w:pPr>
                              <w:rPr>
                                <w:rFonts w:ascii="Courier New" w:hAnsi="Courier New" w:cs="Courier New"/>
                                <w:sz w:val="14"/>
                                <w:szCs w:val="18"/>
                                <w:lang w:val="en-US"/>
                              </w:rPr>
                            </w:pPr>
                            <w:r w:rsidRPr="00556BDD">
                              <w:rPr>
                                <w:rFonts w:ascii="Courier New" w:hAnsi="Courier New" w:cs="Courier New"/>
                                <w:sz w:val="14"/>
                                <w:szCs w:val="18"/>
                                <w:lang w:val="en-US"/>
                              </w:rPr>
                              <w:t>, "urn:ietf:params:scim:schemas:extension:p20:2.0:User":</w:t>
                            </w:r>
                          </w:p>
                          <w:p w14:paraId="784E2C46" w14:textId="77777777" w:rsidR="002952B9" w:rsidRPr="00556BDD" w:rsidRDefault="002952B9" w:rsidP="000D0E1D">
                            <w:pPr>
                              <w:rPr>
                                <w:rFonts w:ascii="Courier New" w:hAnsi="Courier New" w:cs="Courier New"/>
                                <w:sz w:val="14"/>
                                <w:szCs w:val="18"/>
                                <w:lang w:val="en-US"/>
                              </w:rPr>
                            </w:pPr>
                            <w:r w:rsidRPr="00556BDD">
                              <w:rPr>
                                <w:rFonts w:ascii="Courier New" w:hAnsi="Courier New" w:cs="Courier New"/>
                                <w:sz w:val="14"/>
                                <w:szCs w:val="18"/>
                                <w:lang w:val="en-US"/>
                              </w:rPr>
                              <w:t>  { "p20Uid"              : "T-36-0-18-101-123456789"</w:t>
                            </w:r>
                          </w:p>
                          <w:p w14:paraId="6A0578F5" w14:textId="233A22BD" w:rsidR="002952B9" w:rsidRPr="00556BDD" w:rsidRDefault="002952B9" w:rsidP="000D0E1D">
                            <w:pPr>
                              <w:rPr>
                                <w:rFonts w:ascii="Courier New" w:hAnsi="Courier New" w:cs="Courier New"/>
                                <w:sz w:val="14"/>
                                <w:szCs w:val="18"/>
                                <w:lang w:val="en-US"/>
                              </w:rPr>
                            </w:pPr>
                            <w:r w:rsidRPr="00556BDD">
                              <w:rPr>
                                <w:rFonts w:ascii="Courier New" w:hAnsi="Courier New" w:cs="Courier New"/>
                                <w:sz w:val="14"/>
                                <w:szCs w:val="18"/>
                                <w:lang w:val="en-US"/>
                              </w:rPr>
                              <w:t>  , "p20DepartmentNumber" : "LKA-123"</w:t>
                            </w:r>
                          </w:p>
                          <w:p w14:paraId="6EFE2ED6" w14:textId="77777777" w:rsidR="002952B9" w:rsidRPr="00556BDD" w:rsidRDefault="002952B9" w:rsidP="000D0E1D">
                            <w:pPr>
                              <w:rPr>
                                <w:rFonts w:ascii="Courier New" w:hAnsi="Courier New" w:cs="Courier New"/>
                                <w:sz w:val="14"/>
                                <w:szCs w:val="18"/>
                                <w:lang w:val="en-US"/>
                              </w:rPr>
                            </w:pPr>
                            <w:r w:rsidRPr="00556BDD">
                              <w:rPr>
                                <w:rFonts w:ascii="Courier New" w:hAnsi="Courier New" w:cs="Courier New"/>
                                <w:sz w:val="14"/>
                                <w:szCs w:val="18"/>
                                <w:lang w:val="en-US"/>
                              </w:rPr>
                              <w:t>  , "policeTitleKey"      : "123"</w:t>
                            </w:r>
                          </w:p>
                          <w:p w14:paraId="2857ADCC" w14:textId="77777777" w:rsidR="002952B9" w:rsidRPr="00556BDD" w:rsidRDefault="002952B9" w:rsidP="000D0E1D">
                            <w:pPr>
                              <w:rPr>
                                <w:rFonts w:ascii="Courier New" w:hAnsi="Courier New" w:cs="Courier New"/>
                                <w:sz w:val="14"/>
                                <w:szCs w:val="18"/>
                                <w:lang w:val="en-US"/>
                              </w:rPr>
                            </w:pPr>
                            <w:r w:rsidRPr="00556BDD">
                              <w:rPr>
                                <w:rFonts w:ascii="Courier New" w:hAnsi="Courier New" w:cs="Courier New"/>
                                <w:sz w:val="14"/>
                                <w:szCs w:val="18"/>
                                <w:lang w:val="en-US"/>
                              </w:rPr>
                              <w:t>  }</w:t>
                            </w:r>
                          </w:p>
                          <w:p w14:paraId="1CA20468" w14:textId="77777777" w:rsidR="002952B9" w:rsidRPr="00556BDD" w:rsidRDefault="002952B9" w:rsidP="000D0E1D">
                            <w:pPr>
                              <w:rPr>
                                <w:rFonts w:ascii="Courier New" w:hAnsi="Courier New" w:cs="Courier New"/>
                                <w:sz w:val="14"/>
                                <w:szCs w:val="18"/>
                                <w:lang w:val="en-US"/>
                              </w:rPr>
                            </w:pPr>
                            <w:r w:rsidRPr="00556BDD">
                              <w:rPr>
                                <w:rFonts w:ascii="Courier New" w:hAnsi="Courier New" w:cs="Courier New"/>
                                <w:sz w:val="14"/>
                                <w:szCs w:val="18"/>
                                <w:lang w:val="en-US"/>
                              </w:rPr>
                              <w:t>, "urn:ietf:params:scim:schemas:extension:p20:2.0:OuPermission": [</w:t>
                            </w:r>
                          </w:p>
                          <w:p w14:paraId="0E8FC61A" w14:textId="77777777" w:rsidR="002952B9" w:rsidRPr="00556BDD" w:rsidRDefault="002952B9" w:rsidP="000D0E1D">
                            <w:pPr>
                              <w:rPr>
                                <w:rFonts w:ascii="Courier New" w:hAnsi="Courier New" w:cs="Courier New"/>
                                <w:sz w:val="14"/>
                                <w:szCs w:val="18"/>
                                <w:lang w:val="en-US"/>
                              </w:rPr>
                            </w:pPr>
                            <w:r w:rsidRPr="00556BDD">
                              <w:rPr>
                                <w:rFonts w:ascii="Courier New" w:hAnsi="Courier New" w:cs="Courier New"/>
                                <w:sz w:val="14"/>
                                <w:szCs w:val="18"/>
                                <w:lang w:val="en-US"/>
                              </w:rPr>
                              <w:t>  , { "value"   : "AW-OE-Recht-1"</w:t>
                            </w:r>
                          </w:p>
                          <w:p w14:paraId="3CAF8F63" w14:textId="77777777" w:rsidR="002952B9" w:rsidRPr="00556BDD" w:rsidRDefault="002952B9" w:rsidP="000D0E1D">
                            <w:pPr>
                              <w:rPr>
                                <w:rFonts w:ascii="Courier New" w:hAnsi="Courier New" w:cs="Courier New"/>
                                <w:sz w:val="14"/>
                                <w:szCs w:val="18"/>
                                <w:lang w:val="en-US"/>
                              </w:rPr>
                            </w:pPr>
                            <w:r w:rsidRPr="00556BDD">
                              <w:rPr>
                                <w:rFonts w:ascii="Courier New" w:hAnsi="Courier New" w:cs="Courier New"/>
                                <w:sz w:val="14"/>
                                <w:szCs w:val="18"/>
                                <w:lang w:val="en-US"/>
                              </w:rPr>
                              <w:t>    , "scope"   : "OE-1"</w:t>
                            </w:r>
                          </w:p>
                          <w:p w14:paraId="361CAECB" w14:textId="77777777" w:rsidR="002952B9" w:rsidRPr="00556BDD" w:rsidRDefault="002952B9" w:rsidP="000D0E1D">
                            <w:pPr>
                              <w:rPr>
                                <w:rFonts w:ascii="Courier New" w:hAnsi="Courier New" w:cs="Courier New"/>
                                <w:sz w:val="14"/>
                                <w:szCs w:val="18"/>
                                <w:lang w:val="en-US"/>
                              </w:rPr>
                            </w:pPr>
                            <w:r w:rsidRPr="00556BDD">
                              <w:rPr>
                                <w:rFonts w:ascii="Courier New" w:hAnsi="Courier New" w:cs="Courier New"/>
                                <w:sz w:val="14"/>
                                <w:szCs w:val="18"/>
                                <w:lang w:val="en-US"/>
                              </w:rPr>
                              <w:t>    , "inherit" : true</w:t>
                            </w:r>
                          </w:p>
                          <w:p w14:paraId="056A75D2" w14:textId="77777777" w:rsidR="002952B9" w:rsidRPr="00556BDD" w:rsidRDefault="002952B9" w:rsidP="000D0E1D">
                            <w:pPr>
                              <w:rPr>
                                <w:rFonts w:ascii="Courier New" w:hAnsi="Courier New" w:cs="Courier New"/>
                                <w:sz w:val="14"/>
                                <w:szCs w:val="18"/>
                                <w:lang w:val="en-US"/>
                              </w:rPr>
                            </w:pPr>
                            <w:r w:rsidRPr="00556BDD">
                              <w:rPr>
                                <w:rFonts w:ascii="Courier New" w:hAnsi="Courier New" w:cs="Courier New"/>
                                <w:sz w:val="14"/>
                                <w:szCs w:val="18"/>
                                <w:lang w:val="en-US"/>
                              </w:rPr>
                              <w:t>    }</w:t>
                            </w:r>
                          </w:p>
                          <w:p w14:paraId="6036A51F" w14:textId="77777777" w:rsidR="002952B9" w:rsidRPr="00556BDD" w:rsidRDefault="002952B9" w:rsidP="000D0E1D">
                            <w:pPr>
                              <w:rPr>
                                <w:rFonts w:ascii="Courier New" w:hAnsi="Courier New" w:cs="Courier New"/>
                                <w:sz w:val="14"/>
                                <w:szCs w:val="18"/>
                                <w:lang w:val="en-US"/>
                              </w:rPr>
                            </w:pPr>
                            <w:r w:rsidRPr="00556BDD">
                              <w:rPr>
                                <w:rFonts w:ascii="Courier New" w:hAnsi="Courier New" w:cs="Courier New"/>
                                <w:sz w:val="14"/>
                                <w:szCs w:val="18"/>
                                <w:lang w:val="en-US"/>
                              </w:rPr>
                              <w:t>  , { "value"   : "AW-OE-Recht-2"</w:t>
                            </w:r>
                          </w:p>
                          <w:p w14:paraId="2B697A11" w14:textId="77777777" w:rsidR="002952B9" w:rsidRPr="00556BDD" w:rsidRDefault="002952B9" w:rsidP="000D0E1D">
                            <w:pPr>
                              <w:rPr>
                                <w:rFonts w:ascii="Courier New" w:hAnsi="Courier New" w:cs="Courier New"/>
                                <w:sz w:val="14"/>
                                <w:szCs w:val="18"/>
                                <w:lang w:val="en-US"/>
                              </w:rPr>
                            </w:pPr>
                            <w:r w:rsidRPr="00556BDD">
                              <w:rPr>
                                <w:rFonts w:ascii="Courier New" w:hAnsi="Courier New" w:cs="Courier New"/>
                                <w:sz w:val="14"/>
                                <w:szCs w:val="18"/>
                                <w:lang w:val="en-US"/>
                              </w:rPr>
                              <w:t>    , "scope"   : "OE-1"</w:t>
                            </w:r>
                          </w:p>
                          <w:p w14:paraId="087CB5EC" w14:textId="77777777" w:rsidR="002952B9" w:rsidRPr="00556BDD" w:rsidRDefault="002952B9" w:rsidP="000D0E1D">
                            <w:pPr>
                              <w:rPr>
                                <w:rFonts w:ascii="Courier New" w:hAnsi="Courier New" w:cs="Courier New"/>
                                <w:sz w:val="14"/>
                                <w:szCs w:val="18"/>
                              </w:rPr>
                            </w:pPr>
                            <w:r w:rsidRPr="00556BDD">
                              <w:rPr>
                                <w:rFonts w:ascii="Courier New" w:hAnsi="Courier New" w:cs="Courier New"/>
                                <w:sz w:val="14"/>
                                <w:szCs w:val="18"/>
                                <w:lang w:val="en-US"/>
                              </w:rPr>
                              <w:t>    </w:t>
                            </w:r>
                            <w:r w:rsidRPr="00556BDD">
                              <w:rPr>
                                <w:rFonts w:ascii="Courier New" w:hAnsi="Courier New" w:cs="Courier New"/>
                                <w:sz w:val="14"/>
                                <w:szCs w:val="18"/>
                              </w:rPr>
                              <w:t>, "inherit" : false</w:t>
                            </w:r>
                          </w:p>
                          <w:p w14:paraId="335BC6BF" w14:textId="77777777" w:rsidR="002952B9" w:rsidRPr="00556BDD" w:rsidRDefault="002952B9" w:rsidP="000D0E1D">
                            <w:pPr>
                              <w:rPr>
                                <w:rFonts w:ascii="Courier New" w:hAnsi="Courier New" w:cs="Courier New"/>
                                <w:sz w:val="14"/>
                                <w:szCs w:val="18"/>
                              </w:rPr>
                            </w:pPr>
                            <w:r w:rsidRPr="00556BDD">
                              <w:rPr>
                                <w:rFonts w:ascii="Courier New" w:hAnsi="Courier New" w:cs="Courier New"/>
                                <w:sz w:val="14"/>
                                <w:szCs w:val="18"/>
                              </w:rPr>
                              <w:t>    }  </w:t>
                            </w:r>
                          </w:p>
                          <w:p w14:paraId="62E46713" w14:textId="77777777" w:rsidR="002952B9" w:rsidRPr="00556BDD" w:rsidRDefault="002952B9" w:rsidP="000D0E1D">
                            <w:pPr>
                              <w:rPr>
                                <w:rFonts w:ascii="Courier New" w:hAnsi="Courier New" w:cs="Courier New"/>
                                <w:sz w:val="14"/>
                                <w:szCs w:val="18"/>
                              </w:rPr>
                            </w:pPr>
                            <w:r w:rsidRPr="00556BDD">
                              <w:rPr>
                                <w:rFonts w:ascii="Courier New" w:hAnsi="Courier New" w:cs="Courier New"/>
                                <w:sz w:val="14"/>
                                <w:szCs w:val="18"/>
                              </w:rPr>
                              <w:t>  ]</w:t>
                            </w:r>
                          </w:p>
                          <w:p w14:paraId="444842D0" w14:textId="7086D0AF" w:rsidR="002952B9" w:rsidRPr="00556BDD" w:rsidRDefault="002952B9" w:rsidP="00566FD5">
                            <w:pPr>
                              <w:rPr>
                                <w:rFonts w:ascii="Courier New" w:hAnsi="Courier New" w:cs="Courier New"/>
                                <w:sz w:val="14"/>
                                <w:szCs w:val="18"/>
                                <w:lang w:val="en-US"/>
                              </w:rPr>
                            </w:pPr>
                            <w:r w:rsidRPr="00556BDD">
                              <w:rPr>
                                <w:rFonts w:ascii="Courier New" w:hAnsi="Courier New" w:cs="Courier New"/>
                                <w:sz w:val="14"/>
                                <w:szCs w:val="18"/>
                              </w:rPr>
                              <w:t>}</w:t>
                            </w:r>
                          </w:p>
                        </w:txbxContent>
                      </wps:txbx>
                      <wps:bodyPr rot="0" vert="horz" wrap="square" lIns="91440" tIns="45720" rIns="91440" bIns="45720" anchor="t" anchorCtr="0">
                        <a:spAutoFit/>
                      </wps:bodyPr>
                    </wps:wsp>
                  </a:graphicData>
                </a:graphic>
              </wp:inline>
            </w:drawing>
          </mc:Choice>
          <mc:Fallback>
            <w:pict>
              <v:shape w14:anchorId="6E1CEF31" id="Textfeld 2" o:spid="_x0000_s1029" type="#_x0000_t202" style="width:476.25pt;height:487.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">
                <v:textbox style="mso-fit-shape-to-text:t">
                  <w:txbxContent>
                    <w:p w14:paraId="1851A482" w14:textId="77777777" w:rsidR="002952B9" w:rsidRPr="00556BDD" w:rsidRDefault="002952B9" w:rsidP="000D0E1D">
                      <w:pPr>
                        <w:rPr>
                          <w:rFonts w:ascii="Courier New" w:hAnsi="Courier New" w:cs="Courier New"/>
                          <w:sz w:val="14"/>
                          <w:szCs w:val="18"/>
                        </w:rPr>
                      </w:pPr>
                      <w:r w:rsidRPr="00556BDD">
                        <w:rPr>
                          <w:rFonts w:ascii="Courier New" w:hAnsi="Courier New" w:cs="Courier New"/>
                          <w:sz w:val="14"/>
                          <w:szCs w:val="18"/>
                        </w:rPr>
                        <w:t>HTTP/1.1 200 OK</w:t>
                      </w:r>
                    </w:p>
                    <w:p w14:paraId="0F20CE78" w14:textId="77777777" w:rsidR="002952B9" w:rsidRPr="00556BDD" w:rsidRDefault="002952B9" w:rsidP="000D0E1D">
                      <w:pPr>
                        <w:rPr>
                          <w:rFonts w:ascii="Courier New" w:hAnsi="Courier New" w:cs="Courier New"/>
                          <w:sz w:val="14"/>
                          <w:szCs w:val="18"/>
                        </w:rPr>
                      </w:pPr>
                      <w:r w:rsidRPr="00556BDD">
                        <w:rPr>
                          <w:rFonts w:ascii="Courier New" w:hAnsi="Courier New" w:cs="Courier New"/>
                          <w:sz w:val="14"/>
                          <w:szCs w:val="18"/>
                        </w:rPr>
                        <w:t>{ "schemas" : [</w:t>
                      </w:r>
                    </w:p>
                    <w:p w14:paraId="789D90C1" w14:textId="77777777" w:rsidR="002952B9" w:rsidRPr="00556BDD" w:rsidRDefault="002952B9" w:rsidP="000D0E1D">
                      <w:pPr>
                        <w:rPr>
                          <w:rFonts w:ascii="Courier New" w:hAnsi="Courier New" w:cs="Courier New"/>
                          <w:sz w:val="14"/>
                          <w:szCs w:val="18"/>
                        </w:rPr>
                      </w:pPr>
                      <w:r w:rsidRPr="00556BDD">
                        <w:rPr>
                          <w:rFonts w:ascii="Courier New" w:hAnsi="Courier New" w:cs="Courier New"/>
                          <w:sz w:val="14"/>
                          <w:szCs w:val="18"/>
                        </w:rPr>
                        <w:t>    "urn:ietf:params:scim:schemas:core:2.0:User"</w:t>
                      </w:r>
                    </w:p>
                    <w:p w14:paraId="4FC74109" w14:textId="77777777" w:rsidR="002952B9" w:rsidRPr="00556BDD" w:rsidRDefault="002952B9" w:rsidP="000D0E1D">
                      <w:pPr>
                        <w:rPr>
                          <w:rFonts w:ascii="Courier New" w:hAnsi="Courier New" w:cs="Courier New"/>
                          <w:sz w:val="14"/>
                          <w:szCs w:val="18"/>
                        </w:rPr>
                      </w:pPr>
                      <w:r w:rsidRPr="00556BDD">
                        <w:rPr>
                          <w:rFonts w:ascii="Courier New" w:hAnsi="Courier New" w:cs="Courier New"/>
                          <w:sz w:val="14"/>
                          <w:szCs w:val="18"/>
                        </w:rPr>
                        <w:t>  , "urn:ietf:params:scim:schemas:extension:enterprise:2.0:User"</w:t>
                      </w:r>
                    </w:p>
                    <w:p w14:paraId="2A16D91A" w14:textId="77777777" w:rsidR="002952B9" w:rsidRPr="00556BDD" w:rsidRDefault="002952B9" w:rsidP="000D0E1D">
                      <w:pPr>
                        <w:rPr>
                          <w:rFonts w:ascii="Courier New" w:hAnsi="Courier New" w:cs="Courier New"/>
                          <w:sz w:val="14"/>
                          <w:szCs w:val="18"/>
                        </w:rPr>
                      </w:pPr>
                      <w:r w:rsidRPr="00556BDD">
                        <w:rPr>
                          <w:rFonts w:ascii="Courier New" w:hAnsi="Courier New" w:cs="Courier New"/>
                          <w:sz w:val="14"/>
                          <w:szCs w:val="18"/>
                        </w:rPr>
                        <w:t>  , "urn:ietf:params:scim:schemas:extension:p20:2.0:User"</w:t>
                      </w:r>
                    </w:p>
                    <w:p w14:paraId="49938453" w14:textId="77777777" w:rsidR="002952B9" w:rsidRPr="00556BDD" w:rsidRDefault="002952B9" w:rsidP="000D0E1D">
                      <w:pPr>
                        <w:rPr>
                          <w:rFonts w:ascii="Courier New" w:hAnsi="Courier New" w:cs="Courier New"/>
                          <w:sz w:val="14"/>
                          <w:szCs w:val="18"/>
                          <w:lang w:val="en-US"/>
                        </w:rPr>
                      </w:pPr>
                      <w:r w:rsidRPr="00556BDD">
                        <w:rPr>
                          <w:rFonts w:ascii="Courier New" w:hAnsi="Courier New" w:cs="Courier New"/>
                          <w:sz w:val="14"/>
                          <w:szCs w:val="18"/>
                        </w:rPr>
                        <w:t>  </w:t>
                      </w:r>
                      <w:r w:rsidRPr="00556BDD">
                        <w:rPr>
                          <w:rFonts w:ascii="Courier New" w:hAnsi="Courier New" w:cs="Courier New"/>
                          <w:sz w:val="14"/>
                          <w:szCs w:val="18"/>
                          <w:lang w:val="en-US"/>
                        </w:rPr>
                        <w:t>, "urn:ietf:params:scim:schemas:extension:p20:2.0:Group"</w:t>
                      </w:r>
                    </w:p>
                    <w:p w14:paraId="3B4841BD" w14:textId="77777777" w:rsidR="002952B9" w:rsidRPr="00556BDD" w:rsidRDefault="002952B9" w:rsidP="000D0E1D">
                      <w:pPr>
                        <w:rPr>
                          <w:rFonts w:ascii="Courier New" w:hAnsi="Courier New" w:cs="Courier New"/>
                          <w:sz w:val="14"/>
                          <w:szCs w:val="18"/>
                          <w:lang w:val="en-US"/>
                        </w:rPr>
                      </w:pPr>
                      <w:r w:rsidRPr="00556BDD">
                        <w:rPr>
                          <w:rFonts w:ascii="Courier New" w:hAnsi="Courier New" w:cs="Courier New"/>
                          <w:sz w:val="14"/>
                          <w:szCs w:val="18"/>
                          <w:lang w:val="en-US"/>
                        </w:rPr>
                        <w:t>  , "urn:ietf:params:scim:schemas:extension:p20:2.0:OuPermission"</w:t>
                      </w:r>
                    </w:p>
                    <w:p w14:paraId="5E0EC47A" w14:textId="77777777" w:rsidR="002952B9" w:rsidRPr="00556BDD" w:rsidRDefault="002952B9" w:rsidP="000D0E1D">
                      <w:pPr>
                        <w:rPr>
                          <w:rFonts w:ascii="Courier New" w:hAnsi="Courier New" w:cs="Courier New"/>
                          <w:sz w:val="14"/>
                          <w:szCs w:val="18"/>
                          <w:lang w:val="en-US"/>
                        </w:rPr>
                      </w:pPr>
                      <w:r w:rsidRPr="00556BDD">
                        <w:rPr>
                          <w:rFonts w:ascii="Courier New" w:hAnsi="Courier New" w:cs="Courier New"/>
                          <w:sz w:val="14"/>
                          <w:szCs w:val="18"/>
                          <w:lang w:val="en-US"/>
                        </w:rPr>
                        <w:t>  ]</w:t>
                      </w:r>
                    </w:p>
                    <w:p w14:paraId="77946DD5" w14:textId="77777777" w:rsidR="002952B9" w:rsidRPr="00556BDD" w:rsidRDefault="002952B9" w:rsidP="000D0E1D">
                      <w:pPr>
                        <w:rPr>
                          <w:rFonts w:ascii="Courier New" w:hAnsi="Courier New" w:cs="Courier New"/>
                          <w:sz w:val="14"/>
                          <w:szCs w:val="18"/>
                          <w:lang w:val="en-US"/>
                        </w:rPr>
                      </w:pPr>
                      <w:r w:rsidRPr="00556BDD">
                        <w:rPr>
                          <w:rFonts w:ascii="Courier New" w:hAnsi="Courier New" w:cs="Courier New"/>
                          <w:sz w:val="14"/>
                          <w:szCs w:val="18"/>
                          <w:lang w:val="en-US"/>
                        </w:rPr>
                        <w:t>, "id"   :"2819c223-7f76-453a-919d-413861904646"</w:t>
                      </w:r>
                    </w:p>
                    <w:p w14:paraId="14468BB4" w14:textId="77777777" w:rsidR="002952B9" w:rsidRPr="00556BDD" w:rsidRDefault="002952B9" w:rsidP="000D0E1D">
                      <w:pPr>
                        <w:rPr>
                          <w:rFonts w:ascii="Courier New" w:hAnsi="Courier New" w:cs="Courier New"/>
                          <w:sz w:val="14"/>
                          <w:szCs w:val="18"/>
                          <w:lang w:val="en-US"/>
                        </w:rPr>
                      </w:pPr>
                      <w:r w:rsidRPr="00556BDD">
                        <w:rPr>
                          <w:rFonts w:ascii="Courier New" w:hAnsi="Courier New" w:cs="Courier New"/>
                          <w:sz w:val="14"/>
                          <w:szCs w:val="18"/>
                          <w:lang w:val="en-US"/>
                        </w:rPr>
                        <w:t>, "meta" : {</w:t>
                      </w:r>
                    </w:p>
                    <w:p w14:paraId="716A2DA9" w14:textId="77777777" w:rsidR="002952B9" w:rsidRPr="00556BDD" w:rsidRDefault="002952B9" w:rsidP="000D0E1D">
                      <w:pPr>
                        <w:rPr>
                          <w:rFonts w:ascii="Courier New" w:hAnsi="Courier New" w:cs="Courier New"/>
                          <w:sz w:val="14"/>
                          <w:szCs w:val="18"/>
                          <w:lang w:val="en-US"/>
                        </w:rPr>
                      </w:pPr>
                      <w:r w:rsidRPr="00556BDD">
                        <w:rPr>
                          <w:rFonts w:ascii="Courier New" w:hAnsi="Courier New" w:cs="Courier New"/>
                          <w:sz w:val="14"/>
                          <w:szCs w:val="18"/>
                          <w:lang w:val="en-US"/>
                        </w:rPr>
                        <w:t>    "resourceType" : "User"</w:t>
                      </w:r>
                    </w:p>
                    <w:p w14:paraId="1166B238" w14:textId="77777777" w:rsidR="002952B9" w:rsidRPr="00556BDD" w:rsidRDefault="002952B9" w:rsidP="000D0E1D">
                      <w:pPr>
                        <w:rPr>
                          <w:rFonts w:ascii="Courier New" w:hAnsi="Courier New" w:cs="Courier New"/>
                          <w:sz w:val="14"/>
                          <w:szCs w:val="18"/>
                          <w:lang w:val="en-US"/>
                        </w:rPr>
                      </w:pPr>
                      <w:r w:rsidRPr="00556BDD">
                        <w:rPr>
                          <w:rFonts w:ascii="Courier New" w:hAnsi="Courier New" w:cs="Courier New"/>
                          <w:sz w:val="14"/>
                          <w:szCs w:val="18"/>
                          <w:lang w:val="en-US"/>
                        </w:rPr>
                        <w:t>  , "version"      : "99"</w:t>
                      </w:r>
                    </w:p>
                    <w:p w14:paraId="2BCFD1B5" w14:textId="77777777" w:rsidR="002952B9" w:rsidRPr="00556BDD" w:rsidRDefault="002952B9" w:rsidP="000D0E1D">
                      <w:pPr>
                        <w:rPr>
                          <w:rFonts w:ascii="Courier New" w:hAnsi="Courier New" w:cs="Courier New"/>
                          <w:sz w:val="14"/>
                          <w:szCs w:val="18"/>
                          <w:lang w:val="en-US"/>
                        </w:rPr>
                      </w:pPr>
                      <w:r w:rsidRPr="00556BDD">
                        <w:rPr>
                          <w:rFonts w:ascii="Courier New" w:hAnsi="Courier New" w:cs="Courier New"/>
                          <w:sz w:val="14"/>
                          <w:szCs w:val="18"/>
                          <w:lang w:val="en-US"/>
                        </w:rPr>
                        <w:t>  , "created"      : "2011-08-01T21:32:44.882Z"</w:t>
                      </w:r>
                    </w:p>
                    <w:p w14:paraId="5EACCB8B" w14:textId="77777777" w:rsidR="002952B9" w:rsidRPr="00556BDD" w:rsidRDefault="002952B9" w:rsidP="000D0E1D">
                      <w:pPr>
                        <w:rPr>
                          <w:rFonts w:ascii="Courier New" w:hAnsi="Courier New" w:cs="Courier New"/>
                          <w:sz w:val="14"/>
                          <w:szCs w:val="18"/>
                          <w:lang w:val="en-US"/>
                        </w:rPr>
                      </w:pPr>
                      <w:r w:rsidRPr="00556BDD">
                        <w:rPr>
                          <w:rFonts w:ascii="Courier New" w:hAnsi="Courier New" w:cs="Courier New"/>
                          <w:sz w:val="14"/>
                          <w:szCs w:val="18"/>
                          <w:lang w:val="en-US"/>
                        </w:rPr>
                        <w:t>  , "lastModified" : "2011-08-01T21:32:44.882Z"</w:t>
                      </w:r>
                    </w:p>
                    <w:p w14:paraId="26097594" w14:textId="0D58DB85" w:rsidR="002952B9" w:rsidRPr="00556BDD" w:rsidRDefault="002952B9" w:rsidP="000D0E1D">
                      <w:pPr>
                        <w:rPr>
                          <w:rFonts w:ascii="Courier New" w:hAnsi="Courier New" w:cs="Courier New"/>
                          <w:sz w:val="14"/>
                          <w:szCs w:val="18"/>
                          <w:lang w:val="en-US"/>
                        </w:rPr>
                      </w:pPr>
                      <w:r w:rsidRPr="00556BDD">
                        <w:rPr>
                          <w:rFonts w:ascii="Courier New" w:hAnsi="Courier New" w:cs="Courier New"/>
                          <w:sz w:val="14"/>
                          <w:szCs w:val="18"/>
                          <w:lang w:val="en-US"/>
                        </w:rPr>
                        <w:t>  , "location"     : "https://.../scim/v2/Users/2819c223-..."</w:t>
                      </w:r>
                    </w:p>
                    <w:p w14:paraId="53F07FB0" w14:textId="77777777" w:rsidR="002952B9" w:rsidRPr="00556BDD" w:rsidRDefault="002952B9" w:rsidP="000D0E1D">
                      <w:pPr>
                        <w:rPr>
                          <w:rFonts w:ascii="Courier New" w:hAnsi="Courier New" w:cs="Courier New"/>
                          <w:sz w:val="14"/>
                          <w:szCs w:val="18"/>
                          <w:lang w:val="en-US"/>
                        </w:rPr>
                      </w:pPr>
                      <w:r w:rsidRPr="00556BDD">
                        <w:rPr>
                          <w:rFonts w:ascii="Courier New" w:hAnsi="Courier New" w:cs="Courier New"/>
                          <w:sz w:val="14"/>
                          <w:szCs w:val="18"/>
                          <w:lang w:val="en-US"/>
                        </w:rPr>
                        <w:t>  }</w:t>
                      </w:r>
                    </w:p>
                    <w:p w14:paraId="4C5F635F" w14:textId="7D200DDA" w:rsidR="002952B9" w:rsidRPr="00556BDD" w:rsidRDefault="002952B9" w:rsidP="000D0E1D">
                      <w:pPr>
                        <w:rPr>
                          <w:rFonts w:ascii="Courier New" w:hAnsi="Courier New" w:cs="Courier New"/>
                          <w:sz w:val="14"/>
                          <w:szCs w:val="18"/>
                          <w:lang w:val="en-US"/>
                        </w:rPr>
                      </w:pPr>
                      <w:r w:rsidRPr="00556BDD">
                        <w:rPr>
                          <w:rFonts w:ascii="Courier New" w:hAnsi="Courier New" w:cs="Courier New"/>
                          <w:sz w:val="14"/>
                          <w:szCs w:val="18"/>
                          <w:lang w:val="en-US"/>
                        </w:rPr>
                        <w:t>, "userName":"max.mustermann"</w:t>
                      </w:r>
                    </w:p>
                    <w:p w14:paraId="02740497" w14:textId="77777777" w:rsidR="002952B9" w:rsidRPr="00556BDD" w:rsidRDefault="002952B9" w:rsidP="000D0E1D">
                      <w:pPr>
                        <w:rPr>
                          <w:rFonts w:ascii="Courier New" w:hAnsi="Courier New" w:cs="Courier New"/>
                          <w:sz w:val="14"/>
                          <w:szCs w:val="18"/>
                          <w:lang w:val="en-US"/>
                        </w:rPr>
                      </w:pPr>
                      <w:r w:rsidRPr="00556BDD">
                        <w:rPr>
                          <w:rFonts w:ascii="Courier New" w:hAnsi="Courier New" w:cs="Courier New"/>
                          <w:sz w:val="14"/>
                          <w:szCs w:val="18"/>
                          <w:lang w:val="en-US"/>
                        </w:rPr>
                        <w:t>, "active"  : true</w:t>
                      </w:r>
                    </w:p>
                    <w:p w14:paraId="37E0B680" w14:textId="77777777" w:rsidR="002952B9" w:rsidRPr="00556BDD" w:rsidRDefault="002952B9" w:rsidP="000D0E1D">
                      <w:pPr>
                        <w:rPr>
                          <w:rFonts w:ascii="Courier New" w:hAnsi="Courier New" w:cs="Courier New"/>
                          <w:sz w:val="14"/>
                          <w:szCs w:val="18"/>
                          <w:lang w:val="en-US"/>
                        </w:rPr>
                      </w:pPr>
                      <w:r w:rsidRPr="00556BDD">
                        <w:rPr>
                          <w:rFonts w:ascii="Courier New" w:hAnsi="Courier New" w:cs="Courier New"/>
                          <w:sz w:val="14"/>
                          <w:szCs w:val="18"/>
                          <w:lang w:val="en-US"/>
                        </w:rPr>
                        <w:t>, "name" : {</w:t>
                      </w:r>
                    </w:p>
                    <w:p w14:paraId="442D3DA3" w14:textId="7AA8050E" w:rsidR="002952B9" w:rsidRPr="00556BDD" w:rsidRDefault="002952B9" w:rsidP="000D0E1D">
                      <w:pPr>
                        <w:rPr>
                          <w:rFonts w:ascii="Courier New" w:hAnsi="Courier New" w:cs="Courier New"/>
                          <w:sz w:val="14"/>
                          <w:szCs w:val="18"/>
                          <w:lang w:val="en-US"/>
                        </w:rPr>
                      </w:pPr>
                      <w:r w:rsidRPr="00556BDD">
                        <w:rPr>
                          <w:rFonts w:ascii="Courier New" w:hAnsi="Courier New" w:cs="Courier New"/>
                          <w:sz w:val="14"/>
                          <w:szCs w:val="18"/>
                          <w:lang w:val="en-US"/>
                        </w:rPr>
                        <w:t>  , "familyName"      : "Mustermann"</w:t>
                      </w:r>
                    </w:p>
                    <w:p w14:paraId="16A2754D" w14:textId="2A0DF51B" w:rsidR="002952B9" w:rsidRPr="00556BDD" w:rsidRDefault="002952B9" w:rsidP="000D0E1D">
                      <w:pPr>
                        <w:rPr>
                          <w:rFonts w:ascii="Courier New" w:hAnsi="Courier New" w:cs="Courier New"/>
                          <w:sz w:val="14"/>
                          <w:szCs w:val="18"/>
                          <w:lang w:val="en-US"/>
                        </w:rPr>
                      </w:pPr>
                      <w:r w:rsidRPr="00556BDD">
                        <w:rPr>
                          <w:rFonts w:ascii="Courier New" w:hAnsi="Courier New" w:cs="Courier New"/>
                          <w:sz w:val="14"/>
                          <w:szCs w:val="18"/>
                          <w:lang w:val="en-US"/>
                        </w:rPr>
                        <w:t>  , "givenName"       : "Max"</w:t>
                      </w:r>
                    </w:p>
                    <w:p w14:paraId="0FCBD237" w14:textId="77777777" w:rsidR="002952B9" w:rsidRPr="00556BDD" w:rsidRDefault="002952B9" w:rsidP="000D0E1D">
                      <w:pPr>
                        <w:rPr>
                          <w:rFonts w:ascii="Courier New" w:hAnsi="Courier New" w:cs="Courier New"/>
                          <w:sz w:val="14"/>
                          <w:szCs w:val="18"/>
                          <w:lang w:val="en-US"/>
                        </w:rPr>
                      </w:pPr>
                      <w:r w:rsidRPr="00556BDD">
                        <w:rPr>
                          <w:rFonts w:ascii="Courier New" w:hAnsi="Courier New" w:cs="Courier New"/>
                          <w:sz w:val="14"/>
                          <w:szCs w:val="18"/>
                          <w:lang w:val="en-US"/>
                        </w:rPr>
                        <w:t>  }</w:t>
                      </w:r>
                    </w:p>
                    <w:p w14:paraId="1EC52FD5" w14:textId="77777777" w:rsidR="002952B9" w:rsidRPr="00556BDD" w:rsidRDefault="002952B9" w:rsidP="000D0E1D">
                      <w:pPr>
                        <w:rPr>
                          <w:rFonts w:ascii="Courier New" w:hAnsi="Courier New" w:cs="Courier New"/>
                          <w:sz w:val="14"/>
                          <w:szCs w:val="18"/>
                          <w:lang w:val="en-US"/>
                        </w:rPr>
                      </w:pPr>
                      <w:r w:rsidRPr="00556BDD">
                        <w:rPr>
                          <w:rFonts w:ascii="Courier New" w:hAnsi="Courier New" w:cs="Courier New"/>
                          <w:sz w:val="14"/>
                          <w:szCs w:val="18"/>
                          <w:lang w:val="en-US"/>
                        </w:rPr>
                        <w:t>, "emails": [</w:t>
                      </w:r>
                    </w:p>
                    <w:p w14:paraId="0DC8AF4F" w14:textId="77777777" w:rsidR="002952B9" w:rsidRPr="00556BDD" w:rsidRDefault="002952B9" w:rsidP="000D0E1D">
                      <w:pPr>
                        <w:rPr>
                          <w:rFonts w:ascii="Courier New" w:hAnsi="Courier New" w:cs="Courier New"/>
                          <w:sz w:val="14"/>
                          <w:szCs w:val="18"/>
                          <w:lang w:val="en-US"/>
                        </w:rPr>
                      </w:pPr>
                      <w:r w:rsidRPr="00556BDD">
                        <w:rPr>
                          <w:rFonts w:ascii="Courier New" w:hAnsi="Courier New" w:cs="Courier New"/>
                          <w:sz w:val="14"/>
                          <w:szCs w:val="18"/>
                          <w:lang w:val="en-US"/>
                        </w:rPr>
                        <w:t>    { "primary": true</w:t>
                      </w:r>
                    </w:p>
                    <w:p w14:paraId="66FA34A0" w14:textId="77777777" w:rsidR="002952B9" w:rsidRPr="00556BDD" w:rsidRDefault="002952B9" w:rsidP="000D0E1D">
                      <w:pPr>
                        <w:rPr>
                          <w:rFonts w:ascii="Courier New" w:hAnsi="Courier New" w:cs="Courier New"/>
                          <w:sz w:val="14"/>
                          <w:szCs w:val="18"/>
                          <w:lang w:val="en-US"/>
                        </w:rPr>
                      </w:pPr>
                      <w:r w:rsidRPr="00556BDD">
                        <w:rPr>
                          <w:rFonts w:ascii="Courier New" w:hAnsi="Courier New" w:cs="Courier New"/>
                          <w:sz w:val="14"/>
                          <w:szCs w:val="18"/>
                          <w:lang w:val="en-US"/>
                        </w:rPr>
                        <w:t>    , "type"   : "work"</w:t>
                      </w:r>
                    </w:p>
                    <w:p w14:paraId="27C1D08B" w14:textId="0B7CD1AA" w:rsidR="002952B9" w:rsidRPr="00556BDD" w:rsidRDefault="002952B9" w:rsidP="000D0E1D">
                      <w:pPr>
                        <w:rPr>
                          <w:rFonts w:ascii="Courier New" w:hAnsi="Courier New" w:cs="Courier New"/>
                          <w:sz w:val="14"/>
                          <w:szCs w:val="18"/>
                          <w:lang w:val="en-US"/>
                        </w:rPr>
                      </w:pPr>
                      <w:r w:rsidRPr="00556BDD">
                        <w:rPr>
                          <w:rFonts w:ascii="Courier New" w:hAnsi="Courier New" w:cs="Courier New"/>
                          <w:sz w:val="14"/>
                          <w:szCs w:val="18"/>
                          <w:lang w:val="en-US"/>
                        </w:rPr>
                        <w:t>    , "value"  : "max.mustermann@somwhere.com",</w:t>
                      </w:r>
                    </w:p>
                    <w:p w14:paraId="516A25FC" w14:textId="77777777" w:rsidR="002952B9" w:rsidRPr="00556BDD" w:rsidRDefault="002952B9" w:rsidP="000D0E1D">
                      <w:pPr>
                        <w:rPr>
                          <w:rFonts w:ascii="Courier New" w:hAnsi="Courier New" w:cs="Courier New"/>
                          <w:sz w:val="14"/>
                          <w:szCs w:val="18"/>
                          <w:lang w:val="en-US"/>
                        </w:rPr>
                      </w:pPr>
                      <w:r w:rsidRPr="00556BDD">
                        <w:rPr>
                          <w:rFonts w:ascii="Courier New" w:hAnsi="Courier New" w:cs="Courier New"/>
                          <w:sz w:val="14"/>
                          <w:szCs w:val="18"/>
                          <w:lang w:val="en-US"/>
                        </w:rPr>
                        <w:t>    }</w:t>
                      </w:r>
                    </w:p>
                    <w:p w14:paraId="704004F1" w14:textId="77777777" w:rsidR="002952B9" w:rsidRPr="00556BDD" w:rsidRDefault="002952B9" w:rsidP="000D0E1D">
                      <w:pPr>
                        <w:rPr>
                          <w:rFonts w:ascii="Courier New" w:hAnsi="Courier New" w:cs="Courier New"/>
                          <w:sz w:val="14"/>
                          <w:szCs w:val="18"/>
                          <w:lang w:val="en-US"/>
                        </w:rPr>
                      </w:pPr>
                      <w:r w:rsidRPr="00556BDD">
                        <w:rPr>
                          <w:rFonts w:ascii="Courier New" w:hAnsi="Courier New" w:cs="Courier New"/>
                          <w:sz w:val="14"/>
                          <w:szCs w:val="18"/>
                          <w:lang w:val="en-US"/>
                        </w:rPr>
                        <w:t>  ]</w:t>
                      </w:r>
                    </w:p>
                    <w:p w14:paraId="630A8DEE" w14:textId="77777777" w:rsidR="002952B9" w:rsidRPr="00556BDD" w:rsidRDefault="002952B9" w:rsidP="000D0E1D">
                      <w:pPr>
                        <w:rPr>
                          <w:rFonts w:ascii="Courier New" w:hAnsi="Courier New" w:cs="Courier New"/>
                          <w:sz w:val="14"/>
                          <w:szCs w:val="18"/>
                          <w:lang w:val="en-US"/>
                        </w:rPr>
                      </w:pPr>
                      <w:r w:rsidRPr="00556BDD">
                        <w:rPr>
                          <w:rFonts w:ascii="Courier New" w:hAnsi="Courier New" w:cs="Courier New"/>
                          <w:sz w:val="14"/>
                          <w:szCs w:val="18"/>
                          <w:lang w:val="en-US"/>
                        </w:rPr>
                        <w:t>, "phoneNumbers":[</w:t>
                      </w:r>
                    </w:p>
                    <w:p w14:paraId="26F3D162" w14:textId="77777777" w:rsidR="002952B9" w:rsidRPr="00556BDD" w:rsidRDefault="002952B9" w:rsidP="000D0E1D">
                      <w:pPr>
                        <w:rPr>
                          <w:rFonts w:ascii="Courier New" w:hAnsi="Courier New" w:cs="Courier New"/>
                          <w:sz w:val="14"/>
                          <w:szCs w:val="18"/>
                          <w:lang w:val="en-US"/>
                        </w:rPr>
                      </w:pPr>
                      <w:r w:rsidRPr="00556BDD">
                        <w:rPr>
                          <w:rFonts w:ascii="Courier New" w:hAnsi="Courier New" w:cs="Courier New"/>
                          <w:sz w:val="14"/>
                          <w:szCs w:val="18"/>
                          <w:lang w:val="en-US"/>
                        </w:rPr>
                        <w:t>    { "primary" : true</w:t>
                      </w:r>
                    </w:p>
                    <w:p w14:paraId="72B461FB" w14:textId="77777777" w:rsidR="002952B9" w:rsidRPr="00556BDD" w:rsidRDefault="002952B9" w:rsidP="000D0E1D">
                      <w:pPr>
                        <w:rPr>
                          <w:rFonts w:ascii="Courier New" w:hAnsi="Courier New" w:cs="Courier New"/>
                          <w:sz w:val="14"/>
                          <w:szCs w:val="18"/>
                          <w:lang w:val="en-US"/>
                        </w:rPr>
                      </w:pPr>
                      <w:r w:rsidRPr="00556BDD">
                        <w:rPr>
                          <w:rFonts w:ascii="Courier New" w:hAnsi="Courier New" w:cs="Courier New"/>
                          <w:sz w:val="14"/>
                          <w:szCs w:val="18"/>
                          <w:lang w:val="en-US"/>
                        </w:rPr>
                        <w:t>    , "type"    : "work"</w:t>
                      </w:r>
                    </w:p>
                    <w:p w14:paraId="0D1FE208" w14:textId="77777777" w:rsidR="002952B9" w:rsidRPr="00556BDD" w:rsidRDefault="002952B9" w:rsidP="000D0E1D">
                      <w:pPr>
                        <w:rPr>
                          <w:rFonts w:ascii="Courier New" w:hAnsi="Courier New" w:cs="Courier New"/>
                          <w:sz w:val="14"/>
                          <w:szCs w:val="18"/>
                          <w:lang w:val="en-US"/>
                        </w:rPr>
                      </w:pPr>
                      <w:r w:rsidRPr="00556BDD">
                        <w:rPr>
                          <w:rFonts w:ascii="Courier New" w:hAnsi="Courier New" w:cs="Courier New"/>
                          <w:sz w:val="14"/>
                          <w:szCs w:val="18"/>
                          <w:lang w:val="en-US"/>
                        </w:rPr>
                        <w:t>    , "value"   : "+49 123 456789"</w:t>
                      </w:r>
                    </w:p>
                    <w:p w14:paraId="1B2F0C86" w14:textId="77777777" w:rsidR="002952B9" w:rsidRPr="00556BDD" w:rsidRDefault="002952B9" w:rsidP="000D0E1D">
                      <w:pPr>
                        <w:rPr>
                          <w:rFonts w:ascii="Courier New" w:hAnsi="Courier New" w:cs="Courier New"/>
                          <w:sz w:val="14"/>
                          <w:szCs w:val="18"/>
                          <w:lang w:val="en-US"/>
                        </w:rPr>
                      </w:pPr>
                      <w:r w:rsidRPr="00556BDD">
                        <w:rPr>
                          <w:rFonts w:ascii="Courier New" w:hAnsi="Courier New" w:cs="Courier New"/>
                          <w:sz w:val="14"/>
                          <w:szCs w:val="18"/>
                          <w:lang w:val="en-US"/>
                        </w:rPr>
                        <w:t>    }</w:t>
                      </w:r>
                    </w:p>
                    <w:p w14:paraId="77002C52" w14:textId="77777777" w:rsidR="002952B9" w:rsidRPr="00556BDD" w:rsidRDefault="002952B9" w:rsidP="000D0E1D">
                      <w:pPr>
                        <w:rPr>
                          <w:rFonts w:ascii="Courier New" w:hAnsi="Courier New" w:cs="Courier New"/>
                          <w:sz w:val="14"/>
                          <w:szCs w:val="18"/>
                          <w:lang w:val="en-US"/>
                        </w:rPr>
                      </w:pPr>
                      <w:r w:rsidRPr="00556BDD">
                        <w:rPr>
                          <w:rFonts w:ascii="Courier New" w:hAnsi="Courier New" w:cs="Courier New"/>
                          <w:sz w:val="14"/>
                          <w:szCs w:val="18"/>
                          <w:lang w:val="en-US"/>
                        </w:rPr>
                        <w:t>  , { "type"    : "fax"</w:t>
                      </w:r>
                    </w:p>
                    <w:p w14:paraId="5CB1361B" w14:textId="77777777" w:rsidR="002952B9" w:rsidRPr="00556BDD" w:rsidRDefault="002952B9" w:rsidP="000D0E1D">
                      <w:pPr>
                        <w:rPr>
                          <w:rFonts w:ascii="Courier New" w:hAnsi="Courier New" w:cs="Courier New"/>
                          <w:sz w:val="14"/>
                          <w:szCs w:val="18"/>
                          <w:lang w:val="en-US"/>
                        </w:rPr>
                      </w:pPr>
                      <w:r w:rsidRPr="00556BDD">
                        <w:rPr>
                          <w:rFonts w:ascii="Courier New" w:hAnsi="Courier New" w:cs="Courier New"/>
                          <w:sz w:val="14"/>
                          <w:szCs w:val="18"/>
                          <w:lang w:val="en-US"/>
                        </w:rPr>
                        <w:t>    , "value"   : "+49 987 654321"</w:t>
                      </w:r>
                    </w:p>
                    <w:p w14:paraId="15758E71" w14:textId="77777777" w:rsidR="002952B9" w:rsidRPr="00556BDD" w:rsidRDefault="002952B9" w:rsidP="000D0E1D">
                      <w:pPr>
                        <w:rPr>
                          <w:rFonts w:ascii="Courier New" w:hAnsi="Courier New" w:cs="Courier New"/>
                          <w:sz w:val="14"/>
                          <w:szCs w:val="18"/>
                          <w:lang w:val="en-US"/>
                        </w:rPr>
                      </w:pPr>
                      <w:r w:rsidRPr="00556BDD">
                        <w:rPr>
                          <w:rFonts w:ascii="Courier New" w:hAnsi="Courier New" w:cs="Courier New"/>
                          <w:sz w:val="14"/>
                          <w:szCs w:val="18"/>
                          <w:lang w:val="en-US"/>
                        </w:rPr>
                        <w:t>    }</w:t>
                      </w:r>
                    </w:p>
                    <w:p w14:paraId="7F75B85A" w14:textId="77777777" w:rsidR="002952B9" w:rsidRPr="00556BDD" w:rsidRDefault="002952B9" w:rsidP="000D0E1D">
                      <w:pPr>
                        <w:rPr>
                          <w:rFonts w:ascii="Courier New" w:hAnsi="Courier New" w:cs="Courier New"/>
                          <w:sz w:val="14"/>
                          <w:szCs w:val="18"/>
                          <w:lang w:val="en-US"/>
                        </w:rPr>
                      </w:pPr>
                      <w:r w:rsidRPr="00556BDD">
                        <w:rPr>
                          <w:rFonts w:ascii="Courier New" w:hAnsi="Courier New" w:cs="Courier New"/>
                          <w:sz w:val="14"/>
                          <w:szCs w:val="18"/>
                          <w:lang w:val="en-US"/>
                        </w:rPr>
                        <w:t>  ]</w:t>
                      </w:r>
                    </w:p>
                    <w:p w14:paraId="2480B28A" w14:textId="77777777" w:rsidR="002952B9" w:rsidRPr="00556BDD" w:rsidRDefault="002952B9" w:rsidP="000D0E1D">
                      <w:pPr>
                        <w:rPr>
                          <w:rFonts w:ascii="Courier New" w:hAnsi="Courier New" w:cs="Courier New"/>
                          <w:sz w:val="14"/>
                          <w:szCs w:val="18"/>
                          <w:lang w:val="en-US"/>
                        </w:rPr>
                      </w:pPr>
                      <w:r w:rsidRPr="00556BDD">
                        <w:rPr>
                          <w:rFonts w:ascii="Courier New" w:hAnsi="Courier New" w:cs="Courier New"/>
                          <w:sz w:val="14"/>
                          <w:szCs w:val="18"/>
                          <w:lang w:val="en-US"/>
                        </w:rPr>
                        <w:t>, "urn:ietf:params:scim:schemas:extension:p20:2.0:User":</w:t>
                      </w:r>
                    </w:p>
                    <w:p w14:paraId="784E2C46" w14:textId="77777777" w:rsidR="002952B9" w:rsidRPr="00556BDD" w:rsidRDefault="002952B9" w:rsidP="000D0E1D">
                      <w:pPr>
                        <w:rPr>
                          <w:rFonts w:ascii="Courier New" w:hAnsi="Courier New" w:cs="Courier New"/>
                          <w:sz w:val="14"/>
                          <w:szCs w:val="18"/>
                          <w:lang w:val="en-US"/>
                        </w:rPr>
                      </w:pPr>
                      <w:r w:rsidRPr="00556BDD">
                        <w:rPr>
                          <w:rFonts w:ascii="Courier New" w:hAnsi="Courier New" w:cs="Courier New"/>
                          <w:sz w:val="14"/>
                          <w:szCs w:val="18"/>
                          <w:lang w:val="en-US"/>
                        </w:rPr>
                        <w:t>  { "p20Uid"              : "T-36-0-18-101-123456789"</w:t>
                      </w:r>
                    </w:p>
                    <w:p w14:paraId="6A0578F5" w14:textId="233A22BD" w:rsidR="002952B9" w:rsidRPr="00556BDD" w:rsidRDefault="002952B9" w:rsidP="000D0E1D">
                      <w:pPr>
                        <w:rPr>
                          <w:rFonts w:ascii="Courier New" w:hAnsi="Courier New" w:cs="Courier New"/>
                          <w:sz w:val="14"/>
                          <w:szCs w:val="18"/>
                          <w:lang w:val="en-US"/>
                        </w:rPr>
                      </w:pPr>
                      <w:r w:rsidRPr="00556BDD">
                        <w:rPr>
                          <w:rFonts w:ascii="Courier New" w:hAnsi="Courier New" w:cs="Courier New"/>
                          <w:sz w:val="14"/>
                          <w:szCs w:val="18"/>
                          <w:lang w:val="en-US"/>
                        </w:rPr>
                        <w:t>  , "p20DepartmentNumber" : "LKA-123"</w:t>
                      </w:r>
                    </w:p>
                    <w:p w14:paraId="6EFE2ED6" w14:textId="77777777" w:rsidR="002952B9" w:rsidRPr="00556BDD" w:rsidRDefault="002952B9" w:rsidP="000D0E1D">
                      <w:pPr>
                        <w:rPr>
                          <w:rFonts w:ascii="Courier New" w:hAnsi="Courier New" w:cs="Courier New"/>
                          <w:sz w:val="14"/>
                          <w:szCs w:val="18"/>
                          <w:lang w:val="en-US"/>
                        </w:rPr>
                      </w:pPr>
                      <w:r w:rsidRPr="00556BDD">
                        <w:rPr>
                          <w:rFonts w:ascii="Courier New" w:hAnsi="Courier New" w:cs="Courier New"/>
                          <w:sz w:val="14"/>
                          <w:szCs w:val="18"/>
                          <w:lang w:val="en-US"/>
                        </w:rPr>
                        <w:t>  , "policeTitleKey"      : "123"</w:t>
                      </w:r>
                    </w:p>
                    <w:p w14:paraId="2857ADCC" w14:textId="77777777" w:rsidR="002952B9" w:rsidRPr="00556BDD" w:rsidRDefault="002952B9" w:rsidP="000D0E1D">
                      <w:pPr>
                        <w:rPr>
                          <w:rFonts w:ascii="Courier New" w:hAnsi="Courier New" w:cs="Courier New"/>
                          <w:sz w:val="14"/>
                          <w:szCs w:val="18"/>
                          <w:lang w:val="en-US"/>
                        </w:rPr>
                      </w:pPr>
                      <w:r w:rsidRPr="00556BDD">
                        <w:rPr>
                          <w:rFonts w:ascii="Courier New" w:hAnsi="Courier New" w:cs="Courier New"/>
                          <w:sz w:val="14"/>
                          <w:szCs w:val="18"/>
                          <w:lang w:val="en-US"/>
                        </w:rPr>
                        <w:t>  }</w:t>
                      </w:r>
                    </w:p>
                    <w:p w14:paraId="1CA20468" w14:textId="77777777" w:rsidR="002952B9" w:rsidRPr="00556BDD" w:rsidRDefault="002952B9" w:rsidP="000D0E1D">
                      <w:pPr>
                        <w:rPr>
                          <w:rFonts w:ascii="Courier New" w:hAnsi="Courier New" w:cs="Courier New"/>
                          <w:sz w:val="14"/>
                          <w:szCs w:val="18"/>
                          <w:lang w:val="en-US"/>
                        </w:rPr>
                      </w:pPr>
                      <w:r w:rsidRPr="00556BDD">
                        <w:rPr>
                          <w:rFonts w:ascii="Courier New" w:hAnsi="Courier New" w:cs="Courier New"/>
                          <w:sz w:val="14"/>
                          <w:szCs w:val="18"/>
                          <w:lang w:val="en-US"/>
                        </w:rPr>
                        <w:t>, "urn:ietf:params:scim:schemas:extension:p20:2.0:OuPermission": [</w:t>
                      </w:r>
                    </w:p>
                    <w:p w14:paraId="0E8FC61A" w14:textId="77777777" w:rsidR="002952B9" w:rsidRPr="00556BDD" w:rsidRDefault="002952B9" w:rsidP="000D0E1D">
                      <w:pPr>
                        <w:rPr>
                          <w:rFonts w:ascii="Courier New" w:hAnsi="Courier New" w:cs="Courier New"/>
                          <w:sz w:val="14"/>
                          <w:szCs w:val="18"/>
                          <w:lang w:val="en-US"/>
                        </w:rPr>
                      </w:pPr>
                      <w:r w:rsidRPr="00556BDD">
                        <w:rPr>
                          <w:rFonts w:ascii="Courier New" w:hAnsi="Courier New" w:cs="Courier New"/>
                          <w:sz w:val="14"/>
                          <w:szCs w:val="18"/>
                          <w:lang w:val="en-US"/>
                        </w:rPr>
                        <w:t>  , { "value"   : "AW-OE-Recht-1"</w:t>
                      </w:r>
                    </w:p>
                    <w:p w14:paraId="3CAF8F63" w14:textId="77777777" w:rsidR="002952B9" w:rsidRPr="00556BDD" w:rsidRDefault="002952B9" w:rsidP="000D0E1D">
                      <w:pPr>
                        <w:rPr>
                          <w:rFonts w:ascii="Courier New" w:hAnsi="Courier New" w:cs="Courier New"/>
                          <w:sz w:val="14"/>
                          <w:szCs w:val="18"/>
                          <w:lang w:val="en-US"/>
                        </w:rPr>
                      </w:pPr>
                      <w:r w:rsidRPr="00556BDD">
                        <w:rPr>
                          <w:rFonts w:ascii="Courier New" w:hAnsi="Courier New" w:cs="Courier New"/>
                          <w:sz w:val="14"/>
                          <w:szCs w:val="18"/>
                          <w:lang w:val="en-US"/>
                        </w:rPr>
                        <w:t>    , "scope"   : "OE-1"</w:t>
                      </w:r>
                    </w:p>
                    <w:p w14:paraId="361CAECB" w14:textId="77777777" w:rsidR="002952B9" w:rsidRPr="00556BDD" w:rsidRDefault="002952B9" w:rsidP="000D0E1D">
                      <w:pPr>
                        <w:rPr>
                          <w:rFonts w:ascii="Courier New" w:hAnsi="Courier New" w:cs="Courier New"/>
                          <w:sz w:val="14"/>
                          <w:szCs w:val="18"/>
                          <w:lang w:val="en-US"/>
                        </w:rPr>
                      </w:pPr>
                      <w:r w:rsidRPr="00556BDD">
                        <w:rPr>
                          <w:rFonts w:ascii="Courier New" w:hAnsi="Courier New" w:cs="Courier New"/>
                          <w:sz w:val="14"/>
                          <w:szCs w:val="18"/>
                          <w:lang w:val="en-US"/>
                        </w:rPr>
                        <w:t>    , "inherit" : true</w:t>
                      </w:r>
                    </w:p>
                    <w:p w14:paraId="056A75D2" w14:textId="77777777" w:rsidR="002952B9" w:rsidRPr="00556BDD" w:rsidRDefault="002952B9" w:rsidP="000D0E1D">
                      <w:pPr>
                        <w:rPr>
                          <w:rFonts w:ascii="Courier New" w:hAnsi="Courier New" w:cs="Courier New"/>
                          <w:sz w:val="14"/>
                          <w:szCs w:val="18"/>
                          <w:lang w:val="en-US"/>
                        </w:rPr>
                      </w:pPr>
                      <w:r w:rsidRPr="00556BDD">
                        <w:rPr>
                          <w:rFonts w:ascii="Courier New" w:hAnsi="Courier New" w:cs="Courier New"/>
                          <w:sz w:val="14"/>
                          <w:szCs w:val="18"/>
                          <w:lang w:val="en-US"/>
                        </w:rPr>
                        <w:t>    }</w:t>
                      </w:r>
                    </w:p>
                    <w:p w14:paraId="6036A51F" w14:textId="77777777" w:rsidR="002952B9" w:rsidRPr="00556BDD" w:rsidRDefault="002952B9" w:rsidP="000D0E1D">
                      <w:pPr>
                        <w:rPr>
                          <w:rFonts w:ascii="Courier New" w:hAnsi="Courier New" w:cs="Courier New"/>
                          <w:sz w:val="14"/>
                          <w:szCs w:val="18"/>
                          <w:lang w:val="en-US"/>
                        </w:rPr>
                      </w:pPr>
                      <w:r w:rsidRPr="00556BDD">
                        <w:rPr>
                          <w:rFonts w:ascii="Courier New" w:hAnsi="Courier New" w:cs="Courier New"/>
                          <w:sz w:val="14"/>
                          <w:szCs w:val="18"/>
                          <w:lang w:val="en-US"/>
                        </w:rPr>
                        <w:t>  , { "value"   : "AW-OE-Recht-2"</w:t>
                      </w:r>
                    </w:p>
                    <w:p w14:paraId="2B697A11" w14:textId="77777777" w:rsidR="002952B9" w:rsidRPr="00556BDD" w:rsidRDefault="002952B9" w:rsidP="000D0E1D">
                      <w:pPr>
                        <w:rPr>
                          <w:rFonts w:ascii="Courier New" w:hAnsi="Courier New" w:cs="Courier New"/>
                          <w:sz w:val="14"/>
                          <w:szCs w:val="18"/>
                          <w:lang w:val="en-US"/>
                        </w:rPr>
                      </w:pPr>
                      <w:r w:rsidRPr="00556BDD">
                        <w:rPr>
                          <w:rFonts w:ascii="Courier New" w:hAnsi="Courier New" w:cs="Courier New"/>
                          <w:sz w:val="14"/>
                          <w:szCs w:val="18"/>
                          <w:lang w:val="en-US"/>
                        </w:rPr>
                        <w:t>    , "scope"   : "OE-1"</w:t>
                      </w:r>
                    </w:p>
                    <w:p w14:paraId="087CB5EC" w14:textId="77777777" w:rsidR="002952B9" w:rsidRPr="00556BDD" w:rsidRDefault="002952B9" w:rsidP="000D0E1D">
                      <w:pPr>
                        <w:rPr>
                          <w:rFonts w:ascii="Courier New" w:hAnsi="Courier New" w:cs="Courier New"/>
                          <w:sz w:val="14"/>
                          <w:szCs w:val="18"/>
                        </w:rPr>
                      </w:pPr>
                      <w:r w:rsidRPr="00556BDD">
                        <w:rPr>
                          <w:rFonts w:ascii="Courier New" w:hAnsi="Courier New" w:cs="Courier New"/>
                          <w:sz w:val="14"/>
                          <w:szCs w:val="18"/>
                          <w:lang w:val="en-US"/>
                        </w:rPr>
                        <w:t>    </w:t>
                      </w:r>
                      <w:r w:rsidRPr="00556BDD">
                        <w:rPr>
                          <w:rFonts w:ascii="Courier New" w:hAnsi="Courier New" w:cs="Courier New"/>
                          <w:sz w:val="14"/>
                          <w:szCs w:val="18"/>
                        </w:rPr>
                        <w:t>, "inherit" : false</w:t>
                      </w:r>
                    </w:p>
                    <w:p w14:paraId="335BC6BF" w14:textId="77777777" w:rsidR="002952B9" w:rsidRPr="00556BDD" w:rsidRDefault="002952B9" w:rsidP="000D0E1D">
                      <w:pPr>
                        <w:rPr>
                          <w:rFonts w:ascii="Courier New" w:hAnsi="Courier New" w:cs="Courier New"/>
                          <w:sz w:val="14"/>
                          <w:szCs w:val="18"/>
                        </w:rPr>
                      </w:pPr>
                      <w:r w:rsidRPr="00556BDD">
                        <w:rPr>
                          <w:rFonts w:ascii="Courier New" w:hAnsi="Courier New" w:cs="Courier New"/>
                          <w:sz w:val="14"/>
                          <w:szCs w:val="18"/>
                        </w:rPr>
                        <w:t>    }  </w:t>
                      </w:r>
                    </w:p>
                    <w:p w14:paraId="62E46713" w14:textId="77777777" w:rsidR="002952B9" w:rsidRPr="00556BDD" w:rsidRDefault="002952B9" w:rsidP="000D0E1D">
                      <w:pPr>
                        <w:rPr>
                          <w:rFonts w:ascii="Courier New" w:hAnsi="Courier New" w:cs="Courier New"/>
                          <w:sz w:val="14"/>
                          <w:szCs w:val="18"/>
                        </w:rPr>
                      </w:pPr>
                      <w:r w:rsidRPr="00556BDD">
                        <w:rPr>
                          <w:rFonts w:ascii="Courier New" w:hAnsi="Courier New" w:cs="Courier New"/>
                          <w:sz w:val="14"/>
                          <w:szCs w:val="18"/>
                        </w:rPr>
                        <w:t>  ]</w:t>
                      </w:r>
                    </w:p>
                    <w:p w14:paraId="444842D0" w14:textId="7086D0AF" w:rsidR="002952B9" w:rsidRPr="00556BDD" w:rsidRDefault="002952B9" w:rsidP="00566FD5">
                      <w:pPr>
                        <w:rPr>
                          <w:rFonts w:ascii="Courier New" w:hAnsi="Courier New" w:cs="Courier New"/>
                          <w:sz w:val="14"/>
                          <w:szCs w:val="18"/>
                          <w:lang w:val="en-US"/>
                        </w:rPr>
                      </w:pPr>
                      <w:r w:rsidRPr="00556BDD">
                        <w:rPr>
                          <w:rFonts w:ascii="Courier New" w:hAnsi="Courier New" w:cs="Courier New"/>
                          <w:sz w:val="14"/>
                          <w:szCs w:val="18"/>
                        </w:rPr>
                        <w:t>}</w:t>
                      </w:r>
                    </w:p>
                  </w:txbxContent>
                </v:textbox>
                <w10:anchorlock/>
              </v:shape>
            </w:pict>
          </mc:Fallback>
        </mc:AlternateContent>
      </w:r>
    </w:p>
    <w:p w14:paraId="0551DA91" w14:textId="77777777" w:rsidR="00930581" w:rsidRDefault="00930581" w:rsidP="00B006E3"/>
    <w:p w14:paraId="389E8260" w14:textId="172DBC69" w:rsidR="00B006E3" w:rsidRDefault="00B006E3" w:rsidP="00B006E3">
      <w:r>
        <w:t xml:space="preserve">In den nachfolgenden Abschnitt </w:t>
      </w:r>
      <w:r>
        <w:fldChar w:fldCharType="begin"/>
      </w:r>
      <w:r>
        <w:instrText xml:space="preserve"> REF _Ref153201125 \r \h </w:instrText>
      </w:r>
      <w:r>
        <w:fldChar w:fldCharType="separate"/>
      </w:r>
      <w:r w:rsidR="001776B6">
        <w:t>3.3</w:t>
      </w:r>
      <w:r>
        <w:fldChar w:fldCharType="end"/>
      </w:r>
      <w:r>
        <w:t xml:space="preserve"> und </w:t>
      </w:r>
      <w:r>
        <w:fldChar w:fldCharType="begin"/>
      </w:r>
      <w:r>
        <w:instrText xml:space="preserve"> REF _Ref153201128 \r \h </w:instrText>
      </w:r>
      <w:r>
        <w:fldChar w:fldCharType="separate"/>
      </w:r>
      <w:r w:rsidR="001776B6">
        <w:t>3.4</w:t>
      </w:r>
      <w:r>
        <w:fldChar w:fldCharType="end"/>
      </w:r>
      <w:r>
        <w:t xml:space="preserve"> zur Dienststellenzuordnung und Berechtigung </w:t>
      </w:r>
    </w:p>
    <w:p w14:paraId="1368DACC" w14:textId="77777777" w:rsidR="00B006E3" w:rsidRDefault="00B006E3" w:rsidP="00A60BC4"/>
    <w:p w14:paraId="5EA33593" w14:textId="567AB160" w:rsidR="00096D3E" w:rsidRPr="00B615F0" w:rsidRDefault="00C261F2" w:rsidP="00096D3E">
      <w:pPr>
        <w:pStyle w:val="berschrift2"/>
        <w:keepLines/>
        <w:numPr>
          <w:ilvl w:val="1"/>
          <w:numId w:val="11"/>
        </w:numPr>
        <w:pBdr>
          <w:bottom w:val="single" w:sz="4" w:space="1" w:color="auto"/>
        </w:pBdr>
        <w:spacing w:line="240" w:lineRule="auto"/>
        <w:rPr>
          <w:rStyle w:val="IntensiveHervorhebung"/>
        </w:rPr>
      </w:pPr>
      <w:bookmarkStart w:id="55" w:name="_Ref153201125"/>
      <w:bookmarkStart w:id="56" w:name="_Ref153796591"/>
      <w:bookmarkStart w:id="57" w:name="_Toc168919247"/>
      <w:r>
        <w:rPr>
          <w:rStyle w:val="IntensiveHervorhebung"/>
        </w:rPr>
        <w:t xml:space="preserve">[Stufe 2b] </w:t>
      </w:r>
      <w:r w:rsidR="00096D3E" w:rsidRPr="00B615F0">
        <w:rPr>
          <w:rStyle w:val="IntensiveHervorhebung"/>
        </w:rPr>
        <w:t xml:space="preserve">Verwaltung </w:t>
      </w:r>
      <w:r w:rsidR="00096D3E">
        <w:rPr>
          <w:rStyle w:val="IntensiveHervorhebung"/>
        </w:rPr>
        <w:t>Dienststellenzugehörigkeiten</w:t>
      </w:r>
      <w:bookmarkEnd w:id="55"/>
      <w:bookmarkEnd w:id="56"/>
      <w:bookmarkEnd w:id="57"/>
    </w:p>
    <w:p w14:paraId="404A6403" w14:textId="22B62BCA" w:rsidR="00116CC2" w:rsidRDefault="00116CC2" w:rsidP="00A60BC4"/>
    <w:p w14:paraId="10D40D20" w14:textId="5A37F2CE" w:rsidR="006C5CB4" w:rsidRDefault="002F2B4F" w:rsidP="00A60BC4">
      <w:r>
        <w:t>In @</w:t>
      </w:r>
      <w:proofErr w:type="spellStart"/>
      <w:r>
        <w:t>rtus</w:t>
      </w:r>
      <w:proofErr w:type="spellEnd"/>
      <w:r>
        <w:t xml:space="preserve"> ist es durchaus möglich, dass Anwender ohne Rollen (ohne Funktionsberechtigung) </w:t>
      </w:r>
      <w:r w:rsidR="00FC2CE3">
        <w:t xml:space="preserve">einer Dienststelle </w:t>
      </w:r>
      <w:r>
        <w:t>zugeordnet sein können. Dieses</w:t>
      </w:r>
      <w:r w:rsidR="006C5CB4">
        <w:t xml:space="preserve"> ist vermutlich kein Regelfall. Jedoch allein die Zuordnung eines @</w:t>
      </w:r>
      <w:proofErr w:type="spellStart"/>
      <w:r w:rsidR="006C5CB4">
        <w:t>rtus</w:t>
      </w:r>
      <w:proofErr w:type="spellEnd"/>
      <w:r w:rsidR="006C5CB4">
        <w:t xml:space="preserve">-Anwenders zu einer Dienststelle vergibt indirekt eine Datenberechtigung auf die Dienststelle. Je nach Einstellung der Dienststellenvorgangsberechtigung, erhält der Anwender ein Recht </w:t>
      </w:r>
      <w:r w:rsidR="00C261F2">
        <w:t>auf den</w:t>
      </w:r>
      <w:r w:rsidR="006C5CB4">
        <w:t xml:space="preserve"> </w:t>
      </w:r>
      <w:r w:rsidR="00C261F2">
        <w:t>Vorgangsdatenbestand d</w:t>
      </w:r>
      <w:r w:rsidR="006C5CB4">
        <w:t>er Dienststelle, welches in der Regel ein lesender Zugriff darstellt.</w:t>
      </w:r>
    </w:p>
    <w:p w14:paraId="00B34B3E" w14:textId="12C9D69E" w:rsidR="006C5CB4" w:rsidRDefault="006C5CB4" w:rsidP="00A60BC4"/>
    <w:p w14:paraId="0242243F" w14:textId="6F9C6C2C" w:rsidR="002F74E9" w:rsidRDefault="006C5CB4" w:rsidP="00A60BC4">
      <w:r>
        <w:t xml:space="preserve">SCIMv2 verfügt im Kern </w:t>
      </w:r>
      <w:r w:rsidRPr="0012400F">
        <w:rPr>
          <w:u w:val="single"/>
        </w:rPr>
        <w:t>nicht</w:t>
      </w:r>
      <w:r>
        <w:t xml:space="preserve"> über die Möglichkeit, einen Anwender eine Menge von Dienststellen zuzuordnen. Auch die Hamburger Benutzerverwaltung sieht es nicht vor, Anwendern ohne Berechtigung bzw. einer Rolle eine Zuordnung zu einer Dienststelle zu machen. Die Zuordnung zu einer Dienststelle erfolgt hier implizit über die Vergabe einer Berechtigung auf einer Dienststelle.</w:t>
      </w:r>
    </w:p>
    <w:p w14:paraId="54423E76" w14:textId="552BC5D6" w:rsidR="006C5CB4" w:rsidRDefault="006C5CB4" w:rsidP="00A60BC4"/>
    <w:p w14:paraId="0B5187E6" w14:textId="5A7BD865" w:rsidR="004966E4" w:rsidRDefault="004966E4" w:rsidP="00A60BC4">
      <w:r>
        <w:t xml:space="preserve">Allerdings könnte in einem stufigen Vorgehen die Möglichkeit einer Zuordnung ohne Rollenvergabe eine nützliche Funktion sein, die bei vorhandener Zuordnung im der Benutzerverwaltung administrativen Aufwand verringern kann. Daher soll der Lösungsansatz zur </w:t>
      </w:r>
      <w:r w:rsidRPr="004966E4">
        <w:t>Verwaltung von Berechtigungen</w:t>
      </w:r>
      <w:r>
        <w:t xml:space="preserve"> auch eine reine Zuordnung zur Dienststelle ohne Rollenvergabe ermöglichen.</w:t>
      </w:r>
    </w:p>
    <w:p w14:paraId="79D6C3C6" w14:textId="3F216E61" w:rsidR="004B28FF" w:rsidRDefault="004B28FF" w:rsidP="006C5CB4">
      <w:pPr>
        <w:jc w:val="left"/>
      </w:pPr>
    </w:p>
    <w:p w14:paraId="5327C899" w14:textId="3D25BC22" w:rsidR="004B28FF" w:rsidRDefault="004B28FF" w:rsidP="004B28FF">
      <w:pPr>
        <w:jc w:val="left"/>
      </w:pPr>
      <w:r>
        <w:t xml:space="preserve">Weiter Informationen sind </w:t>
      </w:r>
      <w:r w:rsidR="00C261F2">
        <w:t>demnach</w:t>
      </w:r>
      <w:r>
        <w:t xml:space="preserve"> im nächsten Abschnitt zur Vergabe von Rollen (Berechtigung) auf Dienststellen zu entnehmen.</w:t>
      </w:r>
    </w:p>
    <w:p w14:paraId="60241986" w14:textId="3E6503F5" w:rsidR="000337E1" w:rsidRPr="00B615F0" w:rsidRDefault="00C261F2" w:rsidP="000337E1">
      <w:pPr>
        <w:pStyle w:val="berschrift2"/>
        <w:keepLines/>
        <w:numPr>
          <w:ilvl w:val="1"/>
          <w:numId w:val="11"/>
        </w:numPr>
        <w:pBdr>
          <w:bottom w:val="single" w:sz="4" w:space="1" w:color="auto"/>
        </w:pBdr>
        <w:spacing w:line="240" w:lineRule="auto"/>
        <w:rPr>
          <w:rStyle w:val="IntensiveHervorhebung"/>
        </w:rPr>
      </w:pPr>
      <w:bookmarkStart w:id="58" w:name="_Ref153201128"/>
      <w:bookmarkStart w:id="59" w:name="_Ref153796435"/>
      <w:bookmarkStart w:id="60" w:name="_Toc168919248"/>
      <w:r>
        <w:rPr>
          <w:rStyle w:val="IntensiveHervorhebung"/>
        </w:rPr>
        <w:t xml:space="preserve">[Stufe 2b] </w:t>
      </w:r>
      <w:r w:rsidR="000337E1" w:rsidRPr="00B615F0">
        <w:rPr>
          <w:rStyle w:val="IntensiveHervorhebung"/>
        </w:rPr>
        <w:t xml:space="preserve">Verwaltung von </w:t>
      </w:r>
      <w:r w:rsidR="00BB66BD">
        <w:rPr>
          <w:rStyle w:val="IntensiveHervorhebung"/>
        </w:rPr>
        <w:t>Berechtigungen</w:t>
      </w:r>
      <w:bookmarkEnd w:id="58"/>
      <w:bookmarkEnd w:id="59"/>
      <w:bookmarkEnd w:id="60"/>
    </w:p>
    <w:p w14:paraId="077265DB" w14:textId="444FEBC3" w:rsidR="00A60BC4" w:rsidRPr="00BB66BD" w:rsidRDefault="00A60BC4" w:rsidP="00A60BC4"/>
    <w:p w14:paraId="4914726E" w14:textId="66BEBEE8" w:rsidR="000337E1" w:rsidRDefault="00044936" w:rsidP="00A60BC4">
      <w:r>
        <w:t xml:space="preserve">In </w:t>
      </w:r>
      <w:r w:rsidR="00BB66BD">
        <w:t>@</w:t>
      </w:r>
      <w:proofErr w:type="spellStart"/>
      <w:r w:rsidR="00BB66BD">
        <w:t>rtus</w:t>
      </w:r>
      <w:proofErr w:type="spellEnd"/>
      <w:r w:rsidR="00BB66BD">
        <w:t xml:space="preserve"> unterscheiden wir bereits im Abschnitt </w:t>
      </w:r>
      <w:r w:rsidR="00BB66BD">
        <w:fldChar w:fldCharType="begin"/>
      </w:r>
      <w:r w:rsidR="00BB66BD">
        <w:instrText xml:space="preserve"> REF _Ref152594209 \r \h </w:instrText>
      </w:r>
      <w:r w:rsidR="00BB66BD">
        <w:fldChar w:fldCharType="separate"/>
      </w:r>
      <w:r w:rsidR="001776B6">
        <w:t>2.3</w:t>
      </w:r>
      <w:r w:rsidR="00BB66BD">
        <w:fldChar w:fldCharType="end"/>
      </w:r>
      <w:r w:rsidR="00BB66BD">
        <w:t xml:space="preserve"> beschrieben Daten- und Funktionsberechtigung. Datenberechtigung erhält der Anwender über die Zuordnung zu Dienststellen oder zu Horizontalen Blockverbunden.</w:t>
      </w:r>
      <w:r w:rsidR="0007458A">
        <w:t xml:space="preserve"> Funktionsberechtigungen werden in Rollen beliebig gruppiert und in der Regel werden dann diese Rollen in Bezug auf eine Dienststelle vergeben. Im Detail lässt sich zwar über die interne Benutzerverwaltung von @</w:t>
      </w:r>
      <w:proofErr w:type="spellStart"/>
      <w:r w:rsidR="0007458A">
        <w:t>rtus</w:t>
      </w:r>
      <w:proofErr w:type="spellEnd"/>
      <w:r w:rsidR="0007458A">
        <w:t xml:space="preserve"> auch noch mal explizit für jede dieser zugeordneten Rolle bei einem Anwender eine gesonderte Konfiguration der Funktionsberechtigung machen, spielt aber hier nur eine untergeordnete Rolle.</w:t>
      </w:r>
    </w:p>
    <w:p w14:paraId="372AD935" w14:textId="01DB9E26" w:rsidR="0007458A" w:rsidRDefault="0007458A" w:rsidP="00A60BC4"/>
    <w:p w14:paraId="135AB1D5" w14:textId="45E9AEC6" w:rsidR="0007458A" w:rsidRDefault="0007458A" w:rsidP="00A60BC4">
      <w:r>
        <w:t>Die Datenberechtigung über Blockverbund wird weiterhin nur innerhalb von @</w:t>
      </w:r>
      <w:proofErr w:type="spellStart"/>
      <w:r>
        <w:t>rtus</w:t>
      </w:r>
      <w:proofErr w:type="spellEnd"/>
      <w:r>
        <w:t xml:space="preserve"> vergeben und wird wie bisher auch, über die bestehenden Mittel von @</w:t>
      </w:r>
      <w:proofErr w:type="spellStart"/>
      <w:r>
        <w:t>rtus</w:t>
      </w:r>
      <w:proofErr w:type="spellEnd"/>
      <w:r>
        <w:t xml:space="preserve">-Admin sowie der möglichen Vergabe über die interne </w:t>
      </w:r>
      <w:r w:rsidR="00C261F2">
        <w:t>Verwaltung</w:t>
      </w:r>
      <w:r>
        <w:t xml:space="preserve"> im VBS durchgeführt.</w:t>
      </w:r>
    </w:p>
    <w:p w14:paraId="6AF637EC" w14:textId="6FA44E38" w:rsidR="0007458A" w:rsidRDefault="0007458A" w:rsidP="00A60BC4"/>
    <w:p w14:paraId="2E6C49E1" w14:textId="211E6AE0" w:rsidR="001D2B35" w:rsidRDefault="0007458A" w:rsidP="00A60BC4">
      <w:r>
        <w:t xml:space="preserve">Die (vertikale) Datenberechtigung </w:t>
      </w:r>
      <w:r w:rsidR="00FC2CE3">
        <w:t xml:space="preserve">auf Dienststellenebene </w:t>
      </w:r>
      <w:r>
        <w:t>wird über die Zuordnung von Rollen für ein Anwender auf den Dienststellen vergeben. Wird eine Rolle auf einer Dienststelle vergeben, wird der Anwender dieser Dienststelle in @</w:t>
      </w:r>
      <w:proofErr w:type="spellStart"/>
      <w:r>
        <w:t>rtus</w:t>
      </w:r>
      <w:proofErr w:type="spellEnd"/>
      <w:r>
        <w:t xml:space="preserve"> zugeordnet und entsprechend hat er automatisch die Datenberechtigung für die Dienststelle. </w:t>
      </w:r>
      <w:r w:rsidR="001D2B35">
        <w:t xml:space="preserve">Alternativ kann dem Anwender nur eine Dienststelle ohne </w:t>
      </w:r>
      <w:r w:rsidR="001D2B35">
        <w:lastRenderedPageBreak/>
        <w:t xml:space="preserve">Rollen zugewiesen werden. Damit ist der der Dienststelle zugeordnet, hätte aber keinerlei Funktionsberechtigung auf der Dienststelle. </w:t>
      </w:r>
    </w:p>
    <w:p w14:paraId="5E4F33CB" w14:textId="6D88B644" w:rsidR="0007458A" w:rsidRDefault="001D2B35" w:rsidP="00A60BC4">
      <w:r>
        <w:t xml:space="preserve">Wird die Zuordnung zur Dienststelle entfernt (keine </w:t>
      </w:r>
      <w:r w:rsidR="0007458A">
        <w:t>Rolle</w:t>
      </w:r>
      <w:r>
        <w:t xml:space="preserve"> und keine</w:t>
      </w:r>
      <w:r w:rsidR="00C261F2">
        <w:t>rlei</w:t>
      </w:r>
      <w:r>
        <w:t xml:space="preserve"> </w:t>
      </w:r>
      <w:r w:rsidR="00C261F2">
        <w:t xml:space="preserve">mehr </w:t>
      </w:r>
      <w:r>
        <w:t>Zuordnung</w:t>
      </w:r>
      <w:r w:rsidR="00C261F2">
        <w:t xml:space="preserve"> zur Dienststelle</w:t>
      </w:r>
      <w:r>
        <w:t>), wird auch</w:t>
      </w:r>
      <w:r w:rsidR="0007458A">
        <w:t xml:space="preserve"> </w:t>
      </w:r>
      <w:r>
        <w:t>in @</w:t>
      </w:r>
      <w:proofErr w:type="spellStart"/>
      <w:r>
        <w:t>rtus</w:t>
      </w:r>
      <w:proofErr w:type="spellEnd"/>
      <w:r>
        <w:t xml:space="preserve"> die Zuordnung zur Dienststelle aufgehoben und </w:t>
      </w:r>
      <w:r w:rsidR="0007458A">
        <w:t>damit die Datenberechtigung entfernt. Was im Detail dabei zu beachten ist und wie dieser Prozess automatisiert bearbeitet werden soll, ist im späteren Abschnitt der Umsetzung beschrieben.</w:t>
      </w:r>
    </w:p>
    <w:p w14:paraId="6EFFBF7E" w14:textId="1EC594F3" w:rsidR="005B53E9" w:rsidRDefault="005B53E9" w:rsidP="00A60BC4"/>
    <w:p w14:paraId="205F3210" w14:textId="716CC806" w:rsidR="00F92F19" w:rsidRDefault="00467C6E" w:rsidP="00A60BC4">
      <w:r>
        <w:t xml:space="preserve">Dieses Fachkonzept legt fest, dass über F-IAM </w:t>
      </w:r>
      <w:r w:rsidR="003970CD">
        <w:t xml:space="preserve">bis auf weiteres </w:t>
      </w:r>
      <w:r>
        <w:t>ausschließlich Rollen von @</w:t>
      </w:r>
      <w:proofErr w:type="spellStart"/>
      <w:r>
        <w:t>rtus</w:t>
      </w:r>
      <w:proofErr w:type="spellEnd"/>
      <w:r>
        <w:t xml:space="preserve"> vergeben werden können. Die einzelnen Funktionsberechtigungen werden weiterhin ausschließlich intern über @</w:t>
      </w:r>
      <w:proofErr w:type="spellStart"/>
      <w:r>
        <w:t>rtus</w:t>
      </w:r>
      <w:proofErr w:type="spellEnd"/>
      <w:r>
        <w:t>-Admin den Rollen zugeordnet bzw. aktiviert oder eben deaktiviert. Somit können über das F-IAM nur Rollen auf Dienststellen vergeben werden.</w:t>
      </w:r>
      <w:r w:rsidR="00C261F2">
        <w:t xml:space="preserve"> Artus kennt weit über 700 Funktionsberechtigungen, die mit jeder Version und Funktionalität weiter ansteigen. Die Vergabe von Berechtigungen in @</w:t>
      </w:r>
      <w:proofErr w:type="spellStart"/>
      <w:r w:rsidR="00C261F2">
        <w:t>rtus</w:t>
      </w:r>
      <w:proofErr w:type="spellEnd"/>
      <w:r w:rsidR="00C261F2">
        <w:t xml:space="preserve"> erfolgt aber immer auf Ebene ganze</w:t>
      </w:r>
      <w:r w:rsidR="002F1419">
        <w:t>r</w:t>
      </w:r>
      <w:r w:rsidR="00C261F2">
        <w:t xml:space="preserve"> Rollen, so dass dieses nun auf dem F-IAM abgebildet wird. </w:t>
      </w:r>
    </w:p>
    <w:p w14:paraId="3988EEE2" w14:textId="3FFF91D0" w:rsidR="003970CD" w:rsidRDefault="003970CD" w:rsidP="00B575F7">
      <w:r>
        <w:t>D</w:t>
      </w:r>
      <w:r w:rsidR="00F92F19">
        <w:t xml:space="preserve">ie derzeitigen Lösungen der Benutzerverwaltungen in den Ländern (sofern überhaupt vorhanden) unterstützen noch keine vergleichbare Rollenverwaltung, wie es derzeit das </w:t>
      </w:r>
      <w:proofErr w:type="spellStart"/>
      <w:r w:rsidR="00F92F19">
        <w:t>iVBS</w:t>
      </w:r>
      <w:proofErr w:type="spellEnd"/>
      <w:r w:rsidR="00F92F19">
        <w:t xml:space="preserve"> @</w:t>
      </w:r>
      <w:proofErr w:type="spellStart"/>
      <w:r w:rsidR="00F92F19">
        <w:t>rtus</w:t>
      </w:r>
      <w:proofErr w:type="spellEnd"/>
      <w:r w:rsidR="00F92F19">
        <w:t xml:space="preserve"> verfügbar ist. Daher muss zunächst die Funktion im VBS erhalten bleiben und zunächst die Vergabe der Rechte über Rollen vollzogen werden. Im Zielbild sollen</w:t>
      </w:r>
      <w:r w:rsidR="002F1419">
        <w:t xml:space="preserve"> laut PG IAM</w:t>
      </w:r>
      <w:r w:rsidR="00F92F19">
        <w:t xml:space="preserve"> Benutzerverwaltungen dazu ertüchtigt werden, so dass in einer weiteren </w:t>
      </w:r>
      <w:r w:rsidR="00F92F19" w:rsidRPr="00ED7EA0">
        <w:rPr>
          <w:u w:val="single"/>
        </w:rPr>
        <w:t>späteren</w:t>
      </w:r>
      <w:r w:rsidR="00F92F19">
        <w:t xml:space="preserve"> Ausbaustufe @</w:t>
      </w:r>
      <w:proofErr w:type="spellStart"/>
      <w:r w:rsidR="00F92F19">
        <w:t>rtus</w:t>
      </w:r>
      <w:proofErr w:type="spellEnd"/>
      <w:r w:rsidR="00F92F19">
        <w:t xml:space="preserve"> auch die Vergabe von Einzelberechtigungen ermöglichen soll (wird hier nicht </w:t>
      </w:r>
      <w:r w:rsidR="002F1419">
        <w:t xml:space="preserve">weiter </w:t>
      </w:r>
      <w:r w:rsidR="00F92F19">
        <w:t>betrachtet).</w:t>
      </w:r>
    </w:p>
    <w:p w14:paraId="117D42EF" w14:textId="0D7D8712" w:rsidR="00467C6E" w:rsidRDefault="00467C6E" w:rsidP="00A60BC4"/>
    <w:p w14:paraId="23B37284" w14:textId="2EE3429A" w:rsidR="00467C6E" w:rsidRDefault="00467C6E" w:rsidP="00A60BC4">
      <w:r>
        <w:t>Folgende Basisrollen sollen mindestens über das F-IAM vergeben werden können:</w:t>
      </w:r>
    </w:p>
    <w:p w14:paraId="2DF01692" w14:textId="72886165" w:rsidR="0007458A" w:rsidRDefault="0007458A" w:rsidP="00A60BC4">
      <w:pPr>
        <w:rPr>
          <w:rFonts w:asciiTheme="minorHAnsi" w:hAnsiTheme="minorHAnsi" w:cstheme="minorHAnsi"/>
          <w:color w:val="A6A6A6" w:themeColor="background1" w:themeShade="A6"/>
          <w:sz w:val="18"/>
          <w:szCs w:val="18"/>
        </w:rPr>
      </w:pPr>
    </w:p>
    <w:tbl>
      <w:tblPr>
        <w:tblStyle w:val="Tabellenraster"/>
        <w:tblW w:w="0" w:type="auto"/>
        <w:tblLook w:val="04A0" w:firstRow="1" w:lastRow="0" w:firstColumn="1" w:lastColumn="0" w:noHBand="0" w:noVBand="1"/>
      </w:tblPr>
      <w:tblGrid>
        <w:gridCol w:w="2405"/>
        <w:gridCol w:w="2835"/>
        <w:gridCol w:w="4275"/>
      </w:tblGrid>
      <w:tr w:rsidR="004E6919" w:rsidRPr="009A2AE1" w14:paraId="154F39E7" w14:textId="77777777" w:rsidTr="00F975F1">
        <w:tc>
          <w:tcPr>
            <w:tcW w:w="2405" w:type="dxa"/>
            <w:shd w:val="clear" w:color="auto" w:fill="D9D9D9" w:themeFill="background1" w:themeFillShade="D9"/>
          </w:tcPr>
          <w:p w14:paraId="068B6AB9" w14:textId="2FF019F0" w:rsidR="004E6919" w:rsidRPr="009A2AE1" w:rsidRDefault="004E6919" w:rsidP="00F975F1">
            <w:pPr>
              <w:jc w:val="left"/>
              <w:rPr>
                <w:b/>
                <w:sz w:val="20"/>
              </w:rPr>
            </w:pPr>
            <w:r>
              <w:rPr>
                <w:b/>
                <w:sz w:val="20"/>
              </w:rPr>
              <w:t>Rolle @</w:t>
            </w:r>
            <w:proofErr w:type="spellStart"/>
            <w:r>
              <w:rPr>
                <w:b/>
                <w:sz w:val="20"/>
              </w:rPr>
              <w:t>rtus</w:t>
            </w:r>
            <w:proofErr w:type="spellEnd"/>
          </w:p>
        </w:tc>
        <w:tc>
          <w:tcPr>
            <w:tcW w:w="2835" w:type="dxa"/>
            <w:shd w:val="clear" w:color="auto" w:fill="D9D9D9" w:themeFill="background1" w:themeFillShade="D9"/>
          </w:tcPr>
          <w:p w14:paraId="33122D86" w14:textId="6AF48ECB" w:rsidR="004E6919" w:rsidRDefault="004745A3" w:rsidP="00F975F1">
            <w:pPr>
              <w:jc w:val="left"/>
              <w:rPr>
                <w:b/>
                <w:sz w:val="20"/>
              </w:rPr>
            </w:pPr>
            <w:r>
              <w:rPr>
                <w:b/>
                <w:sz w:val="20"/>
              </w:rPr>
              <w:t xml:space="preserve">ID aus Rolle </w:t>
            </w:r>
            <w:r w:rsidR="0014349C">
              <w:rPr>
                <w:b/>
                <w:sz w:val="20"/>
              </w:rPr>
              <w:t xml:space="preserve">Vergabe </w:t>
            </w:r>
            <w:r>
              <w:rPr>
                <w:b/>
                <w:sz w:val="20"/>
              </w:rPr>
              <w:t xml:space="preserve">und </w:t>
            </w:r>
            <w:r w:rsidR="0014349C">
              <w:rPr>
                <w:b/>
                <w:sz w:val="20"/>
              </w:rPr>
              <w:t xml:space="preserve">Einsicht </w:t>
            </w:r>
            <w:r>
              <w:rPr>
                <w:b/>
                <w:sz w:val="20"/>
              </w:rPr>
              <w:t>über @</w:t>
            </w:r>
            <w:proofErr w:type="spellStart"/>
            <w:r>
              <w:rPr>
                <w:b/>
                <w:sz w:val="20"/>
              </w:rPr>
              <w:t>rtus</w:t>
            </w:r>
            <w:proofErr w:type="spellEnd"/>
            <w:r>
              <w:rPr>
                <w:b/>
                <w:sz w:val="20"/>
              </w:rPr>
              <w:t>-Admin</w:t>
            </w:r>
          </w:p>
          <w:p w14:paraId="7C74DD26" w14:textId="36DD649C" w:rsidR="0014349C" w:rsidRPr="009A2AE1" w:rsidRDefault="0014349C" w:rsidP="00F975F1">
            <w:pPr>
              <w:jc w:val="left"/>
              <w:rPr>
                <w:b/>
                <w:sz w:val="20"/>
              </w:rPr>
            </w:pPr>
            <w:r>
              <w:rPr>
                <w:b/>
                <w:sz w:val="20"/>
              </w:rPr>
              <w:t>mit Präfix „ART_“</w:t>
            </w:r>
          </w:p>
        </w:tc>
        <w:tc>
          <w:tcPr>
            <w:tcW w:w="4275" w:type="dxa"/>
            <w:shd w:val="clear" w:color="auto" w:fill="D9D9D9" w:themeFill="background1" w:themeFillShade="D9"/>
          </w:tcPr>
          <w:p w14:paraId="1F51845A" w14:textId="56EDD0EC" w:rsidR="004E6919" w:rsidRPr="009A2AE1" w:rsidRDefault="004E6919" w:rsidP="00F975F1">
            <w:pPr>
              <w:jc w:val="left"/>
              <w:rPr>
                <w:b/>
                <w:sz w:val="20"/>
              </w:rPr>
            </w:pPr>
            <w:r w:rsidRPr="009A2AE1">
              <w:rPr>
                <w:b/>
                <w:sz w:val="20"/>
              </w:rPr>
              <w:t>Anmerkung</w:t>
            </w:r>
          </w:p>
        </w:tc>
      </w:tr>
      <w:tr w:rsidR="004E6919" w:rsidRPr="009A2AE1" w14:paraId="1B3283A2" w14:textId="77777777" w:rsidTr="00F975F1">
        <w:tc>
          <w:tcPr>
            <w:tcW w:w="2405" w:type="dxa"/>
          </w:tcPr>
          <w:p w14:paraId="1B6D1827" w14:textId="47B010D1" w:rsidR="004E6919" w:rsidRPr="009A2AE1" w:rsidRDefault="004E6919" w:rsidP="00F975F1">
            <w:pPr>
              <w:jc w:val="left"/>
              <w:rPr>
                <w:sz w:val="20"/>
                <w:lang w:val="en-US"/>
              </w:rPr>
            </w:pPr>
            <w:proofErr w:type="spellStart"/>
            <w:r>
              <w:rPr>
                <w:sz w:val="20"/>
                <w:lang w:val="en-US"/>
              </w:rPr>
              <w:t>Dienststellenleitung</w:t>
            </w:r>
            <w:proofErr w:type="spellEnd"/>
          </w:p>
        </w:tc>
        <w:tc>
          <w:tcPr>
            <w:tcW w:w="2835" w:type="dxa"/>
          </w:tcPr>
          <w:p w14:paraId="19C0E6F5" w14:textId="085544DB" w:rsidR="004E6919" w:rsidRPr="009A2AE1" w:rsidRDefault="004E6919" w:rsidP="00F975F1">
            <w:pPr>
              <w:jc w:val="left"/>
              <w:rPr>
                <w:sz w:val="20"/>
              </w:rPr>
            </w:pPr>
            <w:r>
              <w:rPr>
                <w:sz w:val="20"/>
              </w:rPr>
              <w:t>ART_DSTL</w:t>
            </w:r>
          </w:p>
        </w:tc>
        <w:tc>
          <w:tcPr>
            <w:tcW w:w="4275" w:type="dxa"/>
          </w:tcPr>
          <w:p w14:paraId="1CAA9F84" w14:textId="57461F78" w:rsidR="004E6919" w:rsidRDefault="004E6919" w:rsidP="00F975F1">
            <w:pPr>
              <w:jc w:val="left"/>
              <w:rPr>
                <w:sz w:val="20"/>
              </w:rPr>
            </w:pPr>
            <w:r>
              <w:rPr>
                <w:sz w:val="20"/>
              </w:rPr>
              <w:t>In @</w:t>
            </w:r>
            <w:proofErr w:type="spellStart"/>
            <w:r>
              <w:rPr>
                <w:sz w:val="20"/>
              </w:rPr>
              <w:t>rtus</w:t>
            </w:r>
            <w:proofErr w:type="spellEnd"/>
            <w:r>
              <w:rPr>
                <w:sz w:val="20"/>
              </w:rPr>
              <w:t xml:space="preserve"> </w:t>
            </w:r>
            <w:r w:rsidR="00FC2CE3">
              <w:rPr>
                <w:sz w:val="20"/>
              </w:rPr>
              <w:t xml:space="preserve">technisch </w:t>
            </w:r>
            <w:r>
              <w:rPr>
                <w:sz w:val="20"/>
              </w:rPr>
              <w:t>keine eigene Rolle, sondern eine Beziehung, wird aber in F-IAM als Rolle abgebildet.</w:t>
            </w:r>
          </w:p>
          <w:p w14:paraId="31B22B43" w14:textId="24EA2DB9" w:rsidR="004E6919" w:rsidRPr="009A2AE1" w:rsidRDefault="004E6919" w:rsidP="00F975F1">
            <w:pPr>
              <w:jc w:val="left"/>
              <w:rPr>
                <w:sz w:val="20"/>
              </w:rPr>
            </w:pPr>
            <w:r>
              <w:rPr>
                <w:sz w:val="20"/>
              </w:rPr>
              <w:t xml:space="preserve">Es kann nur ein Anwender Leiter einer Dienststelle sein. </w:t>
            </w:r>
          </w:p>
        </w:tc>
      </w:tr>
      <w:tr w:rsidR="004E6919" w:rsidRPr="009A2AE1" w14:paraId="4CBAA8C2" w14:textId="77777777" w:rsidTr="00F975F1">
        <w:tc>
          <w:tcPr>
            <w:tcW w:w="2405" w:type="dxa"/>
          </w:tcPr>
          <w:p w14:paraId="665C4515" w14:textId="4FC2114A" w:rsidR="004E6919" w:rsidRDefault="004E6919" w:rsidP="00F975F1">
            <w:pPr>
              <w:jc w:val="left"/>
              <w:rPr>
                <w:sz w:val="20"/>
                <w:lang w:val="en-US"/>
              </w:rPr>
            </w:pPr>
            <w:proofErr w:type="spellStart"/>
            <w:r>
              <w:rPr>
                <w:sz w:val="20"/>
                <w:lang w:val="en-US"/>
              </w:rPr>
              <w:t>Stellv</w:t>
            </w:r>
            <w:proofErr w:type="spellEnd"/>
            <w:r>
              <w:rPr>
                <w:sz w:val="20"/>
                <w:lang w:val="en-US"/>
              </w:rPr>
              <w:t xml:space="preserve">. </w:t>
            </w:r>
            <w:proofErr w:type="spellStart"/>
            <w:r>
              <w:rPr>
                <w:sz w:val="20"/>
                <w:lang w:val="en-US"/>
              </w:rPr>
              <w:t>Dienststellenleitung</w:t>
            </w:r>
            <w:proofErr w:type="spellEnd"/>
          </w:p>
        </w:tc>
        <w:tc>
          <w:tcPr>
            <w:tcW w:w="2835" w:type="dxa"/>
          </w:tcPr>
          <w:p w14:paraId="0D5680C4" w14:textId="56A0C496" w:rsidR="004E6919" w:rsidRPr="009A2AE1" w:rsidRDefault="004E6919" w:rsidP="00F975F1">
            <w:pPr>
              <w:jc w:val="left"/>
              <w:rPr>
                <w:sz w:val="20"/>
              </w:rPr>
            </w:pPr>
            <w:r>
              <w:rPr>
                <w:sz w:val="20"/>
              </w:rPr>
              <w:t>ART_DSTVL</w:t>
            </w:r>
          </w:p>
        </w:tc>
        <w:tc>
          <w:tcPr>
            <w:tcW w:w="4275" w:type="dxa"/>
          </w:tcPr>
          <w:p w14:paraId="63FA44D5" w14:textId="57B5C38C" w:rsidR="004E6919" w:rsidRDefault="004E6919" w:rsidP="004E6919">
            <w:pPr>
              <w:jc w:val="left"/>
              <w:rPr>
                <w:sz w:val="20"/>
              </w:rPr>
            </w:pPr>
            <w:r>
              <w:rPr>
                <w:sz w:val="20"/>
              </w:rPr>
              <w:t>In @</w:t>
            </w:r>
            <w:proofErr w:type="spellStart"/>
            <w:r>
              <w:rPr>
                <w:sz w:val="20"/>
              </w:rPr>
              <w:t>rtus</w:t>
            </w:r>
            <w:proofErr w:type="spellEnd"/>
            <w:r>
              <w:rPr>
                <w:sz w:val="20"/>
              </w:rPr>
              <w:t xml:space="preserve"> </w:t>
            </w:r>
            <w:r w:rsidR="00FC2CE3">
              <w:rPr>
                <w:sz w:val="20"/>
              </w:rPr>
              <w:t xml:space="preserve">technisch </w:t>
            </w:r>
            <w:r>
              <w:rPr>
                <w:sz w:val="20"/>
              </w:rPr>
              <w:t>keine eigene Rolle, sondern eine Beziehung, wird aber in F-IAM als Rolle abgebildet.</w:t>
            </w:r>
          </w:p>
          <w:p w14:paraId="7CD32EE3" w14:textId="245DBE9D" w:rsidR="004E6919" w:rsidRPr="009A2AE1" w:rsidRDefault="004E6919" w:rsidP="00F975F1">
            <w:pPr>
              <w:jc w:val="left"/>
              <w:rPr>
                <w:sz w:val="20"/>
              </w:rPr>
            </w:pPr>
            <w:r>
              <w:rPr>
                <w:sz w:val="20"/>
              </w:rPr>
              <w:t>Es dürfen mehrere Anwender Stellvertreter sein.</w:t>
            </w:r>
          </w:p>
        </w:tc>
      </w:tr>
      <w:tr w:rsidR="004E6919" w:rsidRPr="009A2AE1" w14:paraId="726997DF" w14:textId="77777777" w:rsidTr="00F975F1">
        <w:tc>
          <w:tcPr>
            <w:tcW w:w="2405" w:type="dxa"/>
          </w:tcPr>
          <w:p w14:paraId="2C15DA0A" w14:textId="540E7115" w:rsidR="004E6919" w:rsidRDefault="004E6919" w:rsidP="00F975F1">
            <w:pPr>
              <w:jc w:val="left"/>
              <w:rPr>
                <w:sz w:val="20"/>
                <w:lang w:val="en-US"/>
              </w:rPr>
            </w:pPr>
            <w:proofErr w:type="spellStart"/>
            <w:r>
              <w:rPr>
                <w:sz w:val="20"/>
                <w:lang w:val="en-US"/>
              </w:rPr>
              <w:t>Sachbearbeitung</w:t>
            </w:r>
            <w:proofErr w:type="spellEnd"/>
          </w:p>
        </w:tc>
        <w:tc>
          <w:tcPr>
            <w:tcW w:w="2835" w:type="dxa"/>
          </w:tcPr>
          <w:p w14:paraId="0D5AD0D3" w14:textId="2CC01905" w:rsidR="004E6919" w:rsidRPr="009A2AE1" w:rsidRDefault="004E6919" w:rsidP="00F975F1">
            <w:pPr>
              <w:jc w:val="left"/>
              <w:rPr>
                <w:sz w:val="20"/>
              </w:rPr>
            </w:pPr>
            <w:r>
              <w:rPr>
                <w:sz w:val="20"/>
              </w:rPr>
              <w:t>ART_SB</w:t>
            </w:r>
          </w:p>
        </w:tc>
        <w:tc>
          <w:tcPr>
            <w:tcW w:w="4275" w:type="dxa"/>
          </w:tcPr>
          <w:p w14:paraId="5D5A75E4" w14:textId="0A4566EF" w:rsidR="004E6919" w:rsidRPr="009A2AE1" w:rsidRDefault="004E6919" w:rsidP="00F975F1">
            <w:pPr>
              <w:jc w:val="left"/>
              <w:rPr>
                <w:sz w:val="20"/>
              </w:rPr>
            </w:pPr>
            <w:r>
              <w:rPr>
                <w:sz w:val="20"/>
              </w:rPr>
              <w:t>-</w:t>
            </w:r>
          </w:p>
        </w:tc>
      </w:tr>
      <w:tr w:rsidR="004E6919" w:rsidRPr="009A2AE1" w14:paraId="0E50871E" w14:textId="77777777" w:rsidTr="00F975F1">
        <w:tc>
          <w:tcPr>
            <w:tcW w:w="2405" w:type="dxa"/>
          </w:tcPr>
          <w:p w14:paraId="46B43ED9" w14:textId="19D8C1E0" w:rsidR="004E6919" w:rsidRDefault="004E6919" w:rsidP="00F975F1">
            <w:pPr>
              <w:jc w:val="left"/>
              <w:rPr>
                <w:sz w:val="20"/>
                <w:lang w:val="en-US"/>
              </w:rPr>
            </w:pPr>
            <w:proofErr w:type="spellStart"/>
            <w:r>
              <w:rPr>
                <w:sz w:val="20"/>
                <w:lang w:val="en-US"/>
              </w:rPr>
              <w:t>Verwaltung</w:t>
            </w:r>
            <w:proofErr w:type="spellEnd"/>
          </w:p>
        </w:tc>
        <w:tc>
          <w:tcPr>
            <w:tcW w:w="2835" w:type="dxa"/>
          </w:tcPr>
          <w:p w14:paraId="49A755F5" w14:textId="52906717" w:rsidR="004E6919" w:rsidRPr="009A2AE1" w:rsidRDefault="004E6919" w:rsidP="00F975F1">
            <w:pPr>
              <w:jc w:val="left"/>
              <w:rPr>
                <w:sz w:val="20"/>
              </w:rPr>
            </w:pPr>
            <w:r>
              <w:rPr>
                <w:sz w:val="20"/>
              </w:rPr>
              <w:t>ART_VW</w:t>
            </w:r>
          </w:p>
        </w:tc>
        <w:tc>
          <w:tcPr>
            <w:tcW w:w="4275" w:type="dxa"/>
          </w:tcPr>
          <w:p w14:paraId="0BDBE799" w14:textId="238A9E37" w:rsidR="004E6919" w:rsidRPr="009A2AE1" w:rsidRDefault="004E6919" w:rsidP="00F975F1">
            <w:pPr>
              <w:jc w:val="left"/>
              <w:rPr>
                <w:sz w:val="20"/>
              </w:rPr>
            </w:pPr>
            <w:r>
              <w:rPr>
                <w:sz w:val="20"/>
              </w:rPr>
              <w:t>-</w:t>
            </w:r>
          </w:p>
        </w:tc>
      </w:tr>
      <w:tr w:rsidR="004E6919" w:rsidRPr="009A2AE1" w14:paraId="4F885B77" w14:textId="77777777" w:rsidTr="00F975F1">
        <w:tc>
          <w:tcPr>
            <w:tcW w:w="2405" w:type="dxa"/>
          </w:tcPr>
          <w:p w14:paraId="3A1A0ABA" w14:textId="2E5755EA" w:rsidR="004E6919" w:rsidRDefault="004E6919" w:rsidP="00F975F1">
            <w:pPr>
              <w:jc w:val="left"/>
              <w:rPr>
                <w:sz w:val="20"/>
                <w:lang w:val="en-US"/>
              </w:rPr>
            </w:pPr>
            <w:proofErr w:type="spellStart"/>
            <w:r>
              <w:rPr>
                <w:sz w:val="20"/>
                <w:lang w:val="en-US"/>
              </w:rPr>
              <w:t>Organisation</w:t>
            </w:r>
            <w:proofErr w:type="spellEnd"/>
          </w:p>
        </w:tc>
        <w:tc>
          <w:tcPr>
            <w:tcW w:w="2835" w:type="dxa"/>
          </w:tcPr>
          <w:p w14:paraId="20C27C5E" w14:textId="080A4A6F" w:rsidR="004E6919" w:rsidRPr="009A2AE1" w:rsidRDefault="004E6919" w:rsidP="00F975F1">
            <w:pPr>
              <w:jc w:val="left"/>
              <w:rPr>
                <w:sz w:val="20"/>
              </w:rPr>
            </w:pPr>
            <w:r>
              <w:rPr>
                <w:sz w:val="20"/>
              </w:rPr>
              <w:t>ART_ORG</w:t>
            </w:r>
          </w:p>
        </w:tc>
        <w:tc>
          <w:tcPr>
            <w:tcW w:w="4275" w:type="dxa"/>
          </w:tcPr>
          <w:p w14:paraId="141A49A8" w14:textId="17E47116" w:rsidR="004E6919" w:rsidRPr="009A2AE1" w:rsidRDefault="004E6919" w:rsidP="00F975F1">
            <w:pPr>
              <w:jc w:val="left"/>
              <w:rPr>
                <w:sz w:val="20"/>
              </w:rPr>
            </w:pPr>
            <w:r>
              <w:rPr>
                <w:sz w:val="20"/>
              </w:rPr>
              <w:t>-</w:t>
            </w:r>
          </w:p>
        </w:tc>
      </w:tr>
      <w:tr w:rsidR="004E6919" w:rsidRPr="009A2AE1" w14:paraId="66AC4956" w14:textId="77777777" w:rsidTr="00F975F1">
        <w:tc>
          <w:tcPr>
            <w:tcW w:w="2405" w:type="dxa"/>
          </w:tcPr>
          <w:p w14:paraId="7A93F244" w14:textId="1FFA452B" w:rsidR="004E6919" w:rsidRDefault="004E6919" w:rsidP="00F975F1">
            <w:pPr>
              <w:jc w:val="left"/>
              <w:rPr>
                <w:sz w:val="20"/>
                <w:lang w:val="en-US"/>
              </w:rPr>
            </w:pPr>
            <w:proofErr w:type="spellStart"/>
            <w:r>
              <w:rPr>
                <w:sz w:val="20"/>
                <w:lang w:val="en-US"/>
              </w:rPr>
              <w:t>Kriminalaktenhaltung</w:t>
            </w:r>
            <w:proofErr w:type="spellEnd"/>
          </w:p>
        </w:tc>
        <w:tc>
          <w:tcPr>
            <w:tcW w:w="2835" w:type="dxa"/>
          </w:tcPr>
          <w:p w14:paraId="41EF1609" w14:textId="522D941A" w:rsidR="004E6919" w:rsidRPr="009A2AE1" w:rsidRDefault="004E6919" w:rsidP="00F975F1">
            <w:pPr>
              <w:jc w:val="left"/>
              <w:rPr>
                <w:sz w:val="20"/>
              </w:rPr>
            </w:pPr>
            <w:r>
              <w:rPr>
                <w:sz w:val="20"/>
              </w:rPr>
              <w:t>ART_KAH</w:t>
            </w:r>
          </w:p>
        </w:tc>
        <w:tc>
          <w:tcPr>
            <w:tcW w:w="4275" w:type="dxa"/>
          </w:tcPr>
          <w:p w14:paraId="18C207A7" w14:textId="15CE0AC4" w:rsidR="004E6919" w:rsidRPr="009A2AE1" w:rsidRDefault="004E6919" w:rsidP="00F975F1">
            <w:pPr>
              <w:jc w:val="left"/>
              <w:rPr>
                <w:sz w:val="20"/>
              </w:rPr>
            </w:pPr>
            <w:r>
              <w:rPr>
                <w:sz w:val="20"/>
              </w:rPr>
              <w:t>Können nur auf KAH-Dienststellen vergeben werden oder werden ansonsten ignoriert.</w:t>
            </w:r>
          </w:p>
        </w:tc>
      </w:tr>
      <w:tr w:rsidR="004E6919" w:rsidRPr="009A2AE1" w14:paraId="0846D231" w14:textId="77777777" w:rsidTr="00F975F1">
        <w:tc>
          <w:tcPr>
            <w:tcW w:w="2405" w:type="dxa"/>
          </w:tcPr>
          <w:p w14:paraId="32B35B1A" w14:textId="048CCA35" w:rsidR="004E6919" w:rsidRDefault="004E6919" w:rsidP="00F975F1">
            <w:pPr>
              <w:jc w:val="left"/>
              <w:rPr>
                <w:sz w:val="20"/>
                <w:lang w:val="en-US"/>
              </w:rPr>
            </w:pPr>
            <w:proofErr w:type="spellStart"/>
            <w:r>
              <w:rPr>
                <w:sz w:val="20"/>
                <w:lang w:val="en-US"/>
              </w:rPr>
              <w:t>Sicherheitsüberprüfung</w:t>
            </w:r>
            <w:proofErr w:type="spellEnd"/>
          </w:p>
        </w:tc>
        <w:tc>
          <w:tcPr>
            <w:tcW w:w="2835" w:type="dxa"/>
          </w:tcPr>
          <w:p w14:paraId="3D3A8B6A" w14:textId="34EFDF33" w:rsidR="004E6919" w:rsidRPr="009A2AE1" w:rsidRDefault="004E6919" w:rsidP="00F975F1">
            <w:pPr>
              <w:jc w:val="left"/>
              <w:rPr>
                <w:sz w:val="20"/>
              </w:rPr>
            </w:pPr>
            <w:r>
              <w:rPr>
                <w:sz w:val="20"/>
              </w:rPr>
              <w:t>ART_SIP</w:t>
            </w:r>
          </w:p>
        </w:tc>
        <w:tc>
          <w:tcPr>
            <w:tcW w:w="4275" w:type="dxa"/>
          </w:tcPr>
          <w:p w14:paraId="25BABF3A" w14:textId="2DFD117E" w:rsidR="004E6919" w:rsidRPr="009A2AE1" w:rsidRDefault="004E6919" w:rsidP="00F975F1">
            <w:pPr>
              <w:jc w:val="left"/>
              <w:rPr>
                <w:sz w:val="20"/>
              </w:rPr>
            </w:pPr>
            <w:r>
              <w:rPr>
                <w:sz w:val="20"/>
              </w:rPr>
              <w:t xml:space="preserve">Können nur auf </w:t>
            </w:r>
            <w:proofErr w:type="spellStart"/>
            <w:r>
              <w:rPr>
                <w:sz w:val="20"/>
              </w:rPr>
              <w:t>SiP</w:t>
            </w:r>
            <w:proofErr w:type="spellEnd"/>
            <w:r>
              <w:rPr>
                <w:sz w:val="20"/>
              </w:rPr>
              <w:t>-Dienststellen vergeben werden oder werden ansonsten ignoriert.</w:t>
            </w:r>
          </w:p>
        </w:tc>
      </w:tr>
      <w:tr w:rsidR="0014349C" w:rsidRPr="009A2AE1" w14:paraId="5FC45443" w14:textId="77777777" w:rsidTr="00F975F1">
        <w:tc>
          <w:tcPr>
            <w:tcW w:w="2405" w:type="dxa"/>
          </w:tcPr>
          <w:p w14:paraId="7EE35204" w14:textId="0624B5D8" w:rsidR="0014349C" w:rsidRDefault="0014349C" w:rsidP="00F975F1">
            <w:pPr>
              <w:jc w:val="left"/>
              <w:rPr>
                <w:sz w:val="20"/>
                <w:lang w:val="en-US"/>
              </w:rPr>
            </w:pPr>
            <w:r>
              <w:rPr>
                <w:sz w:val="20"/>
                <w:lang w:val="en-US"/>
              </w:rPr>
              <w:t>ZIMP-</w:t>
            </w:r>
            <w:proofErr w:type="spellStart"/>
            <w:r>
              <w:rPr>
                <w:sz w:val="20"/>
                <w:lang w:val="en-US"/>
              </w:rPr>
              <w:t>Basisrolle</w:t>
            </w:r>
            <w:proofErr w:type="spellEnd"/>
          </w:p>
        </w:tc>
        <w:tc>
          <w:tcPr>
            <w:tcW w:w="2835" w:type="dxa"/>
          </w:tcPr>
          <w:p w14:paraId="71CE70FD" w14:textId="116A2EEC" w:rsidR="0014349C" w:rsidRDefault="0014349C" w:rsidP="00F975F1">
            <w:pPr>
              <w:jc w:val="left"/>
              <w:rPr>
                <w:sz w:val="20"/>
              </w:rPr>
            </w:pPr>
            <w:r>
              <w:rPr>
                <w:sz w:val="20"/>
              </w:rPr>
              <w:t>ART_ZIMP</w:t>
            </w:r>
          </w:p>
        </w:tc>
        <w:tc>
          <w:tcPr>
            <w:tcW w:w="4275" w:type="dxa"/>
          </w:tcPr>
          <w:p w14:paraId="17D19EC3" w14:textId="77777777" w:rsidR="0014349C" w:rsidRDefault="0014349C" w:rsidP="00F975F1">
            <w:pPr>
              <w:jc w:val="left"/>
              <w:rPr>
                <w:sz w:val="20"/>
              </w:rPr>
            </w:pPr>
          </w:p>
        </w:tc>
      </w:tr>
      <w:tr w:rsidR="001B59BE" w:rsidRPr="009A2AE1" w14:paraId="2B50BE8D" w14:textId="77777777" w:rsidTr="009A4995">
        <w:trPr>
          <w:trHeight w:val="395"/>
        </w:trPr>
        <w:tc>
          <w:tcPr>
            <w:tcW w:w="2405" w:type="dxa"/>
          </w:tcPr>
          <w:p w14:paraId="5F6C22E2" w14:textId="6C95EE9E" w:rsidR="001B59BE" w:rsidRDefault="001B59BE" w:rsidP="00F975F1">
            <w:pPr>
              <w:jc w:val="left"/>
              <w:rPr>
                <w:sz w:val="20"/>
                <w:lang w:val="en-US"/>
              </w:rPr>
            </w:pPr>
            <w:proofErr w:type="spellStart"/>
            <w:r>
              <w:rPr>
                <w:sz w:val="20"/>
                <w:lang w:val="en-US"/>
              </w:rPr>
              <w:lastRenderedPageBreak/>
              <w:t>Zugeorndet</w:t>
            </w:r>
            <w:proofErr w:type="spellEnd"/>
            <w:r>
              <w:rPr>
                <w:sz w:val="20"/>
                <w:lang w:val="en-US"/>
              </w:rPr>
              <w:t xml:space="preserve"> (</w:t>
            </w:r>
            <w:proofErr w:type="spellStart"/>
            <w:r>
              <w:rPr>
                <w:sz w:val="20"/>
                <w:lang w:val="en-US"/>
              </w:rPr>
              <w:t>ohne</w:t>
            </w:r>
            <w:proofErr w:type="spellEnd"/>
            <w:r>
              <w:rPr>
                <w:sz w:val="20"/>
                <w:lang w:val="en-US"/>
              </w:rPr>
              <w:t xml:space="preserve"> </w:t>
            </w:r>
            <w:proofErr w:type="spellStart"/>
            <w:r>
              <w:rPr>
                <w:sz w:val="20"/>
                <w:lang w:val="en-US"/>
              </w:rPr>
              <w:t>Rollen</w:t>
            </w:r>
            <w:proofErr w:type="spellEnd"/>
            <w:r>
              <w:rPr>
                <w:sz w:val="20"/>
                <w:lang w:val="en-US"/>
              </w:rPr>
              <w:t>)</w:t>
            </w:r>
          </w:p>
        </w:tc>
        <w:tc>
          <w:tcPr>
            <w:tcW w:w="2835" w:type="dxa"/>
          </w:tcPr>
          <w:p w14:paraId="52832E6A" w14:textId="75AC55BC" w:rsidR="001B59BE" w:rsidRDefault="001B59BE" w:rsidP="00F975F1">
            <w:pPr>
              <w:jc w:val="left"/>
              <w:rPr>
                <w:sz w:val="20"/>
              </w:rPr>
            </w:pPr>
            <w:r>
              <w:rPr>
                <w:sz w:val="20"/>
              </w:rPr>
              <w:t>ART_ZO</w:t>
            </w:r>
          </w:p>
        </w:tc>
        <w:tc>
          <w:tcPr>
            <w:tcW w:w="4275" w:type="dxa"/>
          </w:tcPr>
          <w:p w14:paraId="0D986B15" w14:textId="19C0BC78" w:rsidR="001B59BE" w:rsidRDefault="001B59BE" w:rsidP="00F975F1">
            <w:pPr>
              <w:jc w:val="left"/>
              <w:rPr>
                <w:sz w:val="20"/>
              </w:rPr>
            </w:pPr>
            <w:r>
              <w:rPr>
                <w:sz w:val="20"/>
              </w:rPr>
              <w:t>Anwender ist der Dienststelle zugeordnet, aber ohne weitere Rollen</w:t>
            </w:r>
          </w:p>
        </w:tc>
      </w:tr>
    </w:tbl>
    <w:p w14:paraId="69DA7A38" w14:textId="31D308F3" w:rsidR="004E6919" w:rsidRDefault="004E6919" w:rsidP="00A60BC4"/>
    <w:p w14:paraId="080B0F59" w14:textId="0AF7FCC7" w:rsidR="004E6919" w:rsidRDefault="004E6919" w:rsidP="00A60BC4">
      <w:r>
        <w:t>Die Sonde</w:t>
      </w:r>
      <w:r w:rsidR="006A2035">
        <w:t>r</w:t>
      </w:r>
      <w:r>
        <w:t xml:space="preserve">rollen Gruppenleitung und Registratur werden nicht über F-IAM vergeben </w:t>
      </w:r>
      <w:r w:rsidR="006A2035">
        <w:t>und werden wie bisher administriert.</w:t>
      </w:r>
      <w:r w:rsidR="001D2B35">
        <w:t xml:space="preserve"> Das </w:t>
      </w:r>
      <w:r w:rsidR="00FC2CE3">
        <w:t>Entfernen</w:t>
      </w:r>
      <w:r w:rsidR="001D2B35">
        <w:t xml:space="preserve"> der Zuordnung einer Dienststelle und die Auswirkung auf diese beiden Sonderrollen wird ebenfalls in späteren Abschnitten erläutert. </w:t>
      </w:r>
    </w:p>
    <w:p w14:paraId="08544D0E" w14:textId="251CD466" w:rsidR="00F975F1" w:rsidRDefault="00F975F1" w:rsidP="00A60BC4"/>
    <w:p w14:paraId="5E0D1D60" w14:textId="26FA7BC2" w:rsidR="00F975F1" w:rsidRDefault="00F975F1" w:rsidP="00A60BC4">
      <w:commentRangeStart w:id="61"/>
      <w:r>
        <w:t>Das dynamische Rollenkonzept von @</w:t>
      </w:r>
      <w:proofErr w:type="spellStart"/>
      <w:r>
        <w:t>rtus</w:t>
      </w:r>
      <w:proofErr w:type="spellEnd"/>
      <w:r>
        <w:t xml:space="preserve"> erlaubt auf Basis einer oder mehrerer Rollen auch beliebig viele neue und eigene Rollen, die über @</w:t>
      </w:r>
      <w:proofErr w:type="spellStart"/>
      <w:r>
        <w:t>rtus</w:t>
      </w:r>
      <w:proofErr w:type="spellEnd"/>
      <w:r>
        <w:t xml:space="preserve">-Admin konfiguriert und vergeben werden können (verweis auf Rollen- und Rechtekonzept </w:t>
      </w:r>
      <w:r w:rsidRPr="00F975F1">
        <w:t>A3</w:t>
      </w:r>
      <w:r>
        <w:t xml:space="preserve">). Auch diese Rollen können über das F-IAM vergeben werden. Hierzu müssen auch für diese Rollen externe Schlüssel vergeben werden, die eindeutig für die Rolle sind. Es ist organisatorisch sicherzustellen, dass nur diese externen Schlüssel genutzt werden und diese auch vorher im </w:t>
      </w:r>
      <w:proofErr w:type="spellStart"/>
      <w:r>
        <w:t>iVBS</w:t>
      </w:r>
      <w:proofErr w:type="spellEnd"/>
      <w:r>
        <w:t xml:space="preserve"> für eine Rolle vergeben worden sind.</w:t>
      </w:r>
      <w:r w:rsidR="00C261F2">
        <w:t xml:space="preserve"> </w:t>
      </w:r>
      <w:commentRangeEnd w:id="61"/>
      <w:r w:rsidR="00044936">
        <w:rPr>
          <w:rStyle w:val="Kommentarzeichen"/>
        </w:rPr>
        <w:commentReference w:id="61"/>
      </w:r>
    </w:p>
    <w:p w14:paraId="726A9877" w14:textId="7E680902" w:rsidR="00D03E24" w:rsidRDefault="00D03E24" w:rsidP="00A60BC4"/>
    <w:p w14:paraId="782E94A0" w14:textId="72DD559A" w:rsidR="00D03E24" w:rsidRDefault="00D03E24" w:rsidP="00A60BC4">
      <w:r>
        <w:t xml:space="preserve">Ebenfalls stellt das </w:t>
      </w:r>
      <w:r w:rsidRPr="00D03E24">
        <w:t>dynamische Rollenkonzept</w:t>
      </w:r>
      <w:r>
        <w:t xml:space="preserve"> sicher, dass bei der Vergabe der Sonderrollen Dienststellenleitung und stellv. Dienststellenleitung die vorherigen Rollen erhalten bleiben. Vorher wurden die Rollen als Seiteneffekt immer entzogen</w:t>
      </w:r>
      <w:r>
        <w:rPr>
          <w:rStyle w:val="Funotenzeichen"/>
        </w:rPr>
        <w:footnoteReference w:id="3"/>
      </w:r>
      <w:r>
        <w:t xml:space="preserve">. Dieses ist im Kontext von IAM sehr zu begrüßen, da dadurch sichergestellt wird, dass sie Sichten bei der Vergabe von Rollen zwischen BV, IAM und </w:t>
      </w:r>
      <w:proofErr w:type="spellStart"/>
      <w:r>
        <w:t>iVBS</w:t>
      </w:r>
      <w:proofErr w:type="spellEnd"/>
      <w:r>
        <w:t xml:space="preserve"> erhalten bleiben und nicht durch Seiteneffekte auseinanderlaufen.</w:t>
      </w:r>
    </w:p>
    <w:p w14:paraId="2CFAA176" w14:textId="2610FAFE" w:rsidR="00F975F1" w:rsidRDefault="00F975F1" w:rsidP="00A60BC4"/>
    <w:p w14:paraId="7479B4EB" w14:textId="4570CECA" w:rsidR="00F975F1" w:rsidRDefault="00F975F1" w:rsidP="00A60BC4">
      <w:r>
        <w:t xml:space="preserve">Der Austausch der Berechtigungen erfolgt über </w:t>
      </w:r>
      <w:r w:rsidR="00F92F19">
        <w:t xml:space="preserve">den </w:t>
      </w:r>
      <w:r>
        <w:t>SCIM-</w:t>
      </w:r>
      <w:r w:rsidR="00F92F19">
        <w:t xml:space="preserve">Endpunkt </w:t>
      </w:r>
      <w:r>
        <w:t>„</w:t>
      </w:r>
      <w:r w:rsidR="00F92F19">
        <w:t>OE-</w:t>
      </w:r>
      <w:r w:rsidR="00930581">
        <w:t>Permission</w:t>
      </w:r>
      <w:r>
        <w:t xml:space="preserve">. </w:t>
      </w:r>
      <w:r w:rsidR="00F92F19">
        <w:t>Entsprechend der in Anlage A1.1 geschilderten Endpunkte und Operationen können hier die Berechtigungen (Rollen) von @</w:t>
      </w:r>
      <w:proofErr w:type="spellStart"/>
      <w:r w:rsidR="00F92F19">
        <w:t>rtus</w:t>
      </w:r>
      <w:proofErr w:type="spellEnd"/>
      <w:r w:rsidR="00F92F19">
        <w:t xml:space="preserve"> für TN-/F-IAM</w:t>
      </w:r>
      <w:r w:rsidR="002F1419">
        <w:t xml:space="preserve"> elektronisch </w:t>
      </w:r>
      <w:r w:rsidR="00F92F19">
        <w:t>zur Verfügung gestellt werden, sowie Rechte für Anwender mittels PATCH-Operation vergeben werden.</w:t>
      </w:r>
    </w:p>
    <w:p w14:paraId="228CBA46" w14:textId="0BD2C90E" w:rsidR="00F975F1" w:rsidRDefault="00F975F1" w:rsidP="00A60BC4"/>
    <w:p w14:paraId="3077C55A" w14:textId="42B5FF91" w:rsidR="00F975F1" w:rsidRDefault="00F975F1" w:rsidP="00A60BC4">
      <w:r>
        <w:t>Beispiel in JSON</w:t>
      </w:r>
      <w:r w:rsidR="003970CD">
        <w:t xml:space="preserve"> auf Basis A.1.1</w:t>
      </w:r>
      <w:r w:rsidR="00F964D1">
        <w:t xml:space="preserve"> (zum besseren Verständnis)</w:t>
      </w:r>
      <w:r>
        <w:t>:</w:t>
      </w:r>
    </w:p>
    <w:p w14:paraId="5B1A3AF6" w14:textId="5F0F0143" w:rsidR="00705D61" w:rsidRDefault="00705D61" w:rsidP="00A60BC4"/>
    <w:p w14:paraId="0C943B4F" w14:textId="77777777" w:rsidR="00705D61" w:rsidRDefault="00705D61" w:rsidP="009A4995">
      <w:pPr>
        <w:keepNext/>
      </w:pPr>
      <w:r w:rsidRPr="00F975F1">
        <w:rPr>
          <w:rFonts w:asciiTheme="minorHAnsi" w:hAnsiTheme="minorHAnsi" w:cstheme="minorHAnsi"/>
          <w:noProof/>
          <w:color w:val="A6A6A6" w:themeColor="background1" w:themeShade="A6"/>
          <w:sz w:val="18"/>
          <w:szCs w:val="18"/>
        </w:rPr>
        <w:lastRenderedPageBreak/>
        <mc:AlternateContent>
          <mc:Choice Requires="wps">
            <w:drawing>
              <wp:inline distT="0" distB="0" distL="0" distR="0" wp14:anchorId="6C99D051" wp14:editId="68CCAAF2">
                <wp:extent cx="6048375" cy="9020175"/>
                <wp:effectExtent l="0" t="0" r="28575" b="28575"/>
                <wp:docPr id="1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48375" cy="9020175"/>
                        </a:xfrm>
                        <a:prstGeom prst="rect">
                          <a:avLst/>
                        </a:prstGeom>
                        <a:solidFill>
                          <a:srgbClr val="FFFFFF"/>
                        </a:solidFill>
                        <a:ln w="9525">
                          <a:solidFill>
                            <a:srgbClr val="000000"/>
                          </a:solidFill>
                          <a:miter lim="800000"/>
                          <a:headEnd/>
                          <a:tailEnd/>
                        </a:ln>
                      </wps:spPr>
                      <wps:txbx>
                        <w:txbxContent>
                          <w:p w14:paraId="23E13D37" w14:textId="77777777" w:rsidR="002952B9" w:rsidRPr="00556BDD" w:rsidRDefault="002952B9" w:rsidP="00705D61">
                            <w:pPr>
                              <w:shd w:val="clear" w:color="auto" w:fill="FFFFFF"/>
                              <w:overflowPunct/>
                              <w:autoSpaceDE/>
                              <w:autoSpaceDN/>
                              <w:adjustRightInd/>
                              <w:spacing w:before="0" w:after="0" w:line="300" w:lineRule="atLeast"/>
                              <w:jc w:val="left"/>
                              <w:rPr>
                                <w:rFonts w:ascii="Consolas" w:hAnsi="Consolas"/>
                                <w:color w:val="333333"/>
                                <w:sz w:val="16"/>
                                <w:szCs w:val="18"/>
                                <w:lang w:val="en-US"/>
                              </w:rPr>
                            </w:pPr>
                            <w:r w:rsidRPr="00556BDD">
                              <w:rPr>
                                <w:rFonts w:ascii="Consolas" w:hAnsi="Consolas" w:cs="Courier New"/>
                                <w:color w:val="333333"/>
                                <w:sz w:val="16"/>
                                <w:szCs w:val="18"/>
                                <w:bdr w:val="none" w:sz="0" w:space="0" w:color="auto" w:frame="1"/>
                                <w:lang w:val="en-US"/>
                              </w:rPr>
                              <w:t>GET /Users/{id}</w:t>
                            </w:r>
                          </w:p>
                          <w:p w14:paraId="12F62BC5" w14:textId="77777777" w:rsidR="002952B9" w:rsidRPr="00556BDD" w:rsidRDefault="002952B9" w:rsidP="00705D61">
                            <w:pPr>
                              <w:shd w:val="clear" w:color="auto" w:fill="FFFFFF"/>
                              <w:overflowPunct/>
                              <w:autoSpaceDE/>
                              <w:autoSpaceDN/>
                              <w:adjustRightInd/>
                              <w:spacing w:before="0" w:after="0" w:line="300" w:lineRule="atLeast"/>
                              <w:jc w:val="left"/>
                              <w:rPr>
                                <w:rFonts w:ascii="Consolas" w:hAnsi="Consolas"/>
                                <w:color w:val="333333"/>
                                <w:sz w:val="16"/>
                                <w:szCs w:val="18"/>
                                <w:lang w:val="en-US"/>
                              </w:rPr>
                            </w:pPr>
                            <w:r w:rsidRPr="00556BDD">
                              <w:rPr>
                                <w:rFonts w:ascii="Consolas" w:hAnsi="Consolas" w:cs="Courier New"/>
                                <w:color w:val="333333"/>
                                <w:sz w:val="16"/>
                                <w:szCs w:val="18"/>
                                <w:bdr w:val="none" w:sz="0" w:space="0" w:color="auto" w:frame="1"/>
                                <w:lang w:val="en-US"/>
                              </w:rPr>
                              <w:t>Accept: application/scim+json</w:t>
                            </w:r>
                          </w:p>
                          <w:p w14:paraId="67F17073" w14:textId="44DECA18" w:rsidR="002952B9" w:rsidRPr="00556BDD" w:rsidRDefault="002952B9" w:rsidP="009A4995">
                            <w:pPr>
                              <w:shd w:val="clear" w:color="auto" w:fill="FFFFFF"/>
                              <w:overflowPunct/>
                              <w:autoSpaceDE/>
                              <w:autoSpaceDN/>
                              <w:adjustRightInd/>
                              <w:spacing w:before="0" w:after="0" w:line="300" w:lineRule="atLeast"/>
                              <w:jc w:val="left"/>
                              <w:rPr>
                                <w:rFonts w:ascii="Consolas" w:hAnsi="Consolas"/>
                                <w:color w:val="333333"/>
                                <w:sz w:val="16"/>
                                <w:szCs w:val="18"/>
                                <w:lang w:val="en-US"/>
                              </w:rPr>
                            </w:pPr>
                            <w:r w:rsidRPr="00556BDD">
                              <w:rPr>
                                <w:rFonts w:ascii="Consolas" w:hAnsi="Consolas" w:cs="Courier New"/>
                                <w:color w:val="333333"/>
                                <w:sz w:val="16"/>
                                <w:szCs w:val="18"/>
                                <w:bdr w:val="none" w:sz="0" w:space="0" w:color="auto" w:frame="1"/>
                                <w:lang w:val="en-US"/>
                              </w:rPr>
                              <w:t>Content-Type: application/scim+json Authorization: Bearer h480djs93hd8.....</w:t>
                            </w:r>
                          </w:p>
                          <w:p w14:paraId="7F529D75" w14:textId="219B9009" w:rsidR="002952B9" w:rsidRPr="00556BDD" w:rsidRDefault="002952B9" w:rsidP="00705D61">
                            <w:pPr>
                              <w:rPr>
                                <w:rFonts w:ascii="Consolas" w:hAnsi="Consolas" w:cs="Courier New"/>
                                <w:sz w:val="16"/>
                                <w:szCs w:val="18"/>
                                <w:lang w:val="en-US"/>
                              </w:rPr>
                            </w:pPr>
                            <w:r w:rsidRPr="00556BDD">
                              <w:rPr>
                                <w:rFonts w:ascii="Consolas" w:hAnsi="Consolas" w:cs="Courier New"/>
                                <w:sz w:val="16"/>
                                <w:szCs w:val="18"/>
                                <w:lang w:val="en-US"/>
                              </w:rPr>
                              <w:t>HTTP/1.1 200 OK</w:t>
                            </w:r>
                          </w:p>
                          <w:p w14:paraId="1F6F84E5" w14:textId="77777777" w:rsidR="002952B9" w:rsidRPr="00556BDD" w:rsidRDefault="002952B9" w:rsidP="00705D61">
                            <w:pPr>
                              <w:rPr>
                                <w:rFonts w:ascii="Consolas" w:hAnsi="Consolas" w:cs="Courier New"/>
                                <w:sz w:val="16"/>
                                <w:szCs w:val="18"/>
                                <w:lang w:val="en-US"/>
                              </w:rPr>
                            </w:pPr>
                            <w:r w:rsidRPr="00556BDD">
                              <w:rPr>
                                <w:rFonts w:ascii="Consolas" w:hAnsi="Consolas" w:cs="Courier New"/>
                                <w:sz w:val="16"/>
                                <w:szCs w:val="18"/>
                                <w:lang w:val="en-US"/>
                              </w:rPr>
                              <w:t>{ "schemas" : [</w:t>
                            </w:r>
                          </w:p>
                          <w:p w14:paraId="144A148B" w14:textId="77777777" w:rsidR="002952B9" w:rsidRPr="00556BDD" w:rsidRDefault="002952B9" w:rsidP="00705D61">
                            <w:pPr>
                              <w:rPr>
                                <w:rFonts w:ascii="Consolas" w:hAnsi="Consolas" w:cs="Courier New"/>
                                <w:sz w:val="16"/>
                                <w:szCs w:val="18"/>
                                <w:lang w:val="en-US"/>
                              </w:rPr>
                            </w:pPr>
                            <w:r w:rsidRPr="00556BDD">
                              <w:rPr>
                                <w:rFonts w:ascii="Consolas" w:hAnsi="Consolas" w:cs="Courier New"/>
                                <w:sz w:val="16"/>
                                <w:szCs w:val="18"/>
                                <w:lang w:val="en-US"/>
                              </w:rPr>
                              <w:t>    "urn:ietf:params:scim:schemas:core:2.0:User"</w:t>
                            </w:r>
                          </w:p>
                          <w:p w14:paraId="7902D9AE" w14:textId="77777777" w:rsidR="002952B9" w:rsidRPr="00556BDD" w:rsidRDefault="002952B9" w:rsidP="00705D61">
                            <w:pPr>
                              <w:rPr>
                                <w:rFonts w:ascii="Consolas" w:hAnsi="Consolas" w:cs="Courier New"/>
                                <w:sz w:val="16"/>
                                <w:szCs w:val="18"/>
                                <w:lang w:val="en-US"/>
                              </w:rPr>
                            </w:pPr>
                            <w:r w:rsidRPr="00556BDD">
                              <w:rPr>
                                <w:rFonts w:ascii="Consolas" w:hAnsi="Consolas" w:cs="Courier New"/>
                                <w:sz w:val="16"/>
                                <w:szCs w:val="18"/>
                                <w:lang w:val="en-US"/>
                              </w:rPr>
                              <w:t>  , "urn:ietf:params:scim:schemas:extension:enterprise:2.0:User"</w:t>
                            </w:r>
                          </w:p>
                          <w:p w14:paraId="7D65E975" w14:textId="77777777" w:rsidR="002952B9" w:rsidRPr="00556BDD" w:rsidRDefault="002952B9" w:rsidP="00705D61">
                            <w:pPr>
                              <w:rPr>
                                <w:rFonts w:ascii="Consolas" w:hAnsi="Consolas" w:cs="Courier New"/>
                                <w:sz w:val="16"/>
                                <w:szCs w:val="18"/>
                                <w:lang w:val="en-US"/>
                              </w:rPr>
                            </w:pPr>
                            <w:r w:rsidRPr="00556BDD">
                              <w:rPr>
                                <w:rFonts w:ascii="Consolas" w:hAnsi="Consolas" w:cs="Courier New"/>
                                <w:sz w:val="16"/>
                                <w:szCs w:val="18"/>
                                <w:lang w:val="en-US"/>
                              </w:rPr>
                              <w:t>  , "urn:ietf:params:scim:schemas:extension:p20:2.0:User"</w:t>
                            </w:r>
                          </w:p>
                          <w:p w14:paraId="49BA3A72" w14:textId="77777777" w:rsidR="002952B9" w:rsidRPr="00556BDD" w:rsidRDefault="002952B9" w:rsidP="00705D61">
                            <w:pPr>
                              <w:rPr>
                                <w:rFonts w:ascii="Consolas" w:hAnsi="Consolas" w:cs="Courier New"/>
                                <w:sz w:val="16"/>
                                <w:szCs w:val="18"/>
                                <w:lang w:val="en-US"/>
                              </w:rPr>
                            </w:pPr>
                            <w:r w:rsidRPr="00556BDD">
                              <w:rPr>
                                <w:rFonts w:ascii="Consolas" w:hAnsi="Consolas" w:cs="Courier New"/>
                                <w:sz w:val="16"/>
                                <w:szCs w:val="18"/>
                                <w:lang w:val="en-US"/>
                              </w:rPr>
                              <w:t>  , "urn:ietf:params:scim:schemas:extension:p20:2.0:Group"</w:t>
                            </w:r>
                          </w:p>
                          <w:p w14:paraId="0860F485" w14:textId="77777777" w:rsidR="002952B9" w:rsidRPr="00556BDD" w:rsidRDefault="002952B9" w:rsidP="00705D61">
                            <w:pPr>
                              <w:rPr>
                                <w:rFonts w:ascii="Consolas" w:hAnsi="Consolas" w:cs="Courier New"/>
                                <w:sz w:val="16"/>
                                <w:szCs w:val="18"/>
                                <w:lang w:val="en-US"/>
                              </w:rPr>
                            </w:pPr>
                            <w:r w:rsidRPr="00556BDD">
                              <w:rPr>
                                <w:rFonts w:ascii="Consolas" w:hAnsi="Consolas" w:cs="Courier New"/>
                                <w:sz w:val="16"/>
                                <w:szCs w:val="18"/>
                                <w:lang w:val="en-US"/>
                              </w:rPr>
                              <w:t>  , "urn:ietf:params:scim:schemas:extension:p20:2.0:OuPermission"</w:t>
                            </w:r>
                          </w:p>
                          <w:p w14:paraId="0A914246" w14:textId="77777777" w:rsidR="002952B9" w:rsidRPr="00556BDD" w:rsidRDefault="002952B9" w:rsidP="00705D61">
                            <w:pPr>
                              <w:rPr>
                                <w:rFonts w:ascii="Consolas" w:hAnsi="Consolas" w:cs="Courier New"/>
                                <w:sz w:val="16"/>
                                <w:szCs w:val="18"/>
                                <w:lang w:val="en-US"/>
                              </w:rPr>
                            </w:pPr>
                            <w:r w:rsidRPr="00556BDD">
                              <w:rPr>
                                <w:rFonts w:ascii="Consolas" w:hAnsi="Consolas" w:cs="Courier New"/>
                                <w:sz w:val="16"/>
                                <w:szCs w:val="18"/>
                                <w:lang w:val="en-US"/>
                              </w:rPr>
                              <w:t>  ]</w:t>
                            </w:r>
                          </w:p>
                          <w:p w14:paraId="01A83480" w14:textId="77777777" w:rsidR="002952B9" w:rsidRPr="00556BDD" w:rsidRDefault="002952B9" w:rsidP="00705D61">
                            <w:pPr>
                              <w:rPr>
                                <w:rFonts w:ascii="Consolas" w:hAnsi="Consolas" w:cs="Courier New"/>
                                <w:sz w:val="16"/>
                                <w:szCs w:val="18"/>
                                <w:lang w:val="en-US"/>
                              </w:rPr>
                            </w:pPr>
                            <w:r w:rsidRPr="00556BDD">
                              <w:rPr>
                                <w:rFonts w:ascii="Consolas" w:hAnsi="Consolas" w:cs="Courier New"/>
                                <w:sz w:val="16"/>
                                <w:szCs w:val="18"/>
                                <w:lang w:val="en-US"/>
                              </w:rPr>
                              <w:t>, "id"   :"2819c223-7f76-453a-919d-413861904646"</w:t>
                            </w:r>
                          </w:p>
                          <w:p w14:paraId="59CA89BD" w14:textId="325D75D8" w:rsidR="002952B9" w:rsidRPr="00556BDD" w:rsidRDefault="002952B9" w:rsidP="00705D61">
                            <w:pPr>
                              <w:rPr>
                                <w:rFonts w:ascii="Consolas" w:hAnsi="Consolas" w:cs="Courier New"/>
                                <w:sz w:val="16"/>
                                <w:szCs w:val="18"/>
                                <w:lang w:val="en-US"/>
                              </w:rPr>
                            </w:pPr>
                            <w:r w:rsidRPr="00556BDD">
                              <w:rPr>
                                <w:rFonts w:ascii="Consolas" w:hAnsi="Consolas" w:cs="Courier New"/>
                                <w:sz w:val="16"/>
                                <w:szCs w:val="18"/>
                                <w:lang w:val="en-US"/>
                              </w:rPr>
                              <w:t xml:space="preserve">... </w:t>
                            </w:r>
                          </w:p>
                          <w:p w14:paraId="4A12FADD" w14:textId="77777777" w:rsidR="002952B9" w:rsidRPr="00556BDD" w:rsidRDefault="002952B9" w:rsidP="00705D61">
                            <w:pPr>
                              <w:rPr>
                                <w:rFonts w:ascii="Consolas" w:hAnsi="Consolas" w:cs="Courier New"/>
                                <w:sz w:val="16"/>
                                <w:szCs w:val="18"/>
                                <w:lang w:val="en-US"/>
                              </w:rPr>
                            </w:pPr>
                            <w:r w:rsidRPr="00556BDD">
                              <w:rPr>
                                <w:rFonts w:ascii="Consolas" w:hAnsi="Consolas" w:cs="Courier New"/>
                                <w:sz w:val="16"/>
                                <w:szCs w:val="18"/>
                                <w:lang w:val="en-US"/>
                              </w:rPr>
                              <w:t>, "urn:ietf:params:scim:schemas:extension:p20:2.0:User":</w:t>
                            </w:r>
                          </w:p>
                          <w:p w14:paraId="552EDD01" w14:textId="77777777" w:rsidR="002952B9" w:rsidRPr="00556BDD" w:rsidRDefault="002952B9" w:rsidP="00705D61">
                            <w:pPr>
                              <w:rPr>
                                <w:rFonts w:ascii="Consolas" w:hAnsi="Consolas" w:cs="Courier New"/>
                                <w:sz w:val="16"/>
                                <w:szCs w:val="18"/>
                                <w:lang w:val="en-US"/>
                              </w:rPr>
                            </w:pPr>
                            <w:r w:rsidRPr="00556BDD">
                              <w:rPr>
                                <w:rFonts w:ascii="Consolas" w:hAnsi="Consolas" w:cs="Courier New"/>
                                <w:sz w:val="16"/>
                                <w:szCs w:val="18"/>
                                <w:lang w:val="en-US"/>
                              </w:rPr>
                              <w:t>  { "p20Uid"              : "T-36-0-18-101-123456789"</w:t>
                            </w:r>
                          </w:p>
                          <w:p w14:paraId="01E15EB6" w14:textId="77777777" w:rsidR="002952B9" w:rsidRPr="00556BDD" w:rsidRDefault="002952B9" w:rsidP="00705D61">
                            <w:pPr>
                              <w:rPr>
                                <w:rFonts w:ascii="Consolas" w:hAnsi="Consolas" w:cs="Courier New"/>
                                <w:sz w:val="16"/>
                                <w:szCs w:val="18"/>
                                <w:lang w:val="en-US"/>
                              </w:rPr>
                            </w:pPr>
                            <w:r w:rsidRPr="00556BDD">
                              <w:rPr>
                                <w:rFonts w:ascii="Consolas" w:hAnsi="Consolas" w:cs="Courier New"/>
                                <w:sz w:val="16"/>
                                <w:szCs w:val="18"/>
                                <w:lang w:val="en-US"/>
                              </w:rPr>
                              <w:t>  , "p20DepartmentNumber" : "LKA-123"</w:t>
                            </w:r>
                          </w:p>
                          <w:p w14:paraId="3DFB1C72" w14:textId="77777777" w:rsidR="002952B9" w:rsidRPr="00556BDD" w:rsidRDefault="002952B9" w:rsidP="00705D61">
                            <w:pPr>
                              <w:rPr>
                                <w:rFonts w:ascii="Consolas" w:hAnsi="Consolas" w:cs="Courier New"/>
                                <w:sz w:val="16"/>
                                <w:szCs w:val="18"/>
                                <w:lang w:val="en-US"/>
                              </w:rPr>
                            </w:pPr>
                            <w:r w:rsidRPr="00556BDD">
                              <w:rPr>
                                <w:rFonts w:ascii="Consolas" w:hAnsi="Consolas" w:cs="Courier New"/>
                                <w:sz w:val="16"/>
                                <w:szCs w:val="18"/>
                                <w:lang w:val="en-US"/>
                              </w:rPr>
                              <w:t>  , "policeTitleKey"      : "123"</w:t>
                            </w:r>
                          </w:p>
                          <w:p w14:paraId="657F2153" w14:textId="77777777" w:rsidR="002952B9" w:rsidRPr="00556BDD" w:rsidRDefault="002952B9" w:rsidP="00705D61">
                            <w:pPr>
                              <w:rPr>
                                <w:rFonts w:ascii="Consolas" w:hAnsi="Consolas" w:cs="Courier New"/>
                                <w:sz w:val="16"/>
                                <w:szCs w:val="18"/>
                                <w:lang w:val="en-US"/>
                              </w:rPr>
                            </w:pPr>
                            <w:r w:rsidRPr="00556BDD">
                              <w:rPr>
                                <w:rFonts w:ascii="Consolas" w:hAnsi="Consolas" w:cs="Courier New"/>
                                <w:sz w:val="16"/>
                                <w:szCs w:val="18"/>
                                <w:lang w:val="en-US"/>
                              </w:rPr>
                              <w:t>  }</w:t>
                            </w:r>
                          </w:p>
                          <w:p w14:paraId="3EC00FF0" w14:textId="77777777" w:rsidR="002952B9" w:rsidRPr="00556BDD" w:rsidRDefault="002952B9" w:rsidP="00705D61">
                            <w:pPr>
                              <w:shd w:val="clear" w:color="auto" w:fill="FFFFFF"/>
                              <w:overflowPunct/>
                              <w:autoSpaceDE/>
                              <w:autoSpaceDN/>
                              <w:adjustRightInd/>
                              <w:spacing w:before="0" w:after="0" w:line="300" w:lineRule="atLeast"/>
                              <w:jc w:val="left"/>
                              <w:rPr>
                                <w:rFonts w:ascii="Consolas" w:hAnsi="Consolas"/>
                                <w:color w:val="333333"/>
                                <w:sz w:val="16"/>
                                <w:szCs w:val="18"/>
                                <w:lang w:val="en-US"/>
                              </w:rPr>
                            </w:pPr>
                            <w:r w:rsidRPr="00556BDD">
                              <w:rPr>
                                <w:rFonts w:ascii="Consolas" w:hAnsi="Consolas" w:cs="Courier New"/>
                                <w:color w:val="333333"/>
                                <w:sz w:val="16"/>
                                <w:szCs w:val="18"/>
                                <w:bdr w:val="none" w:sz="0" w:space="0" w:color="auto" w:frame="1"/>
                                <w:lang w:val="en-US"/>
                              </w:rPr>
                              <w:t>"urn:ietf:params:scim:schemas:extension:p20:2.0:OuPermission": [</w:t>
                            </w:r>
                          </w:p>
                          <w:p w14:paraId="69303198" w14:textId="77777777" w:rsidR="002952B9" w:rsidRPr="00556BDD" w:rsidRDefault="002952B9" w:rsidP="00705D61">
                            <w:pPr>
                              <w:shd w:val="clear" w:color="auto" w:fill="FFFFFF"/>
                              <w:overflowPunct/>
                              <w:autoSpaceDE/>
                              <w:autoSpaceDN/>
                              <w:adjustRightInd/>
                              <w:spacing w:before="0" w:after="0" w:line="300" w:lineRule="atLeast"/>
                              <w:jc w:val="left"/>
                              <w:rPr>
                                <w:rFonts w:ascii="Consolas" w:hAnsi="Consolas"/>
                                <w:color w:val="333333"/>
                                <w:sz w:val="16"/>
                                <w:szCs w:val="18"/>
                                <w:lang w:val="en-US"/>
                              </w:rPr>
                            </w:pPr>
                            <w:r w:rsidRPr="00556BDD">
                              <w:rPr>
                                <w:rFonts w:ascii="Consolas" w:hAnsi="Consolas" w:cs="Courier New"/>
                                <w:color w:val="333333"/>
                                <w:sz w:val="16"/>
                                <w:szCs w:val="18"/>
                                <w:bdr w:val="none" w:sz="0" w:space="0" w:color="auto" w:frame="1"/>
                                <w:lang w:val="en-US"/>
                              </w:rPr>
                              <w:t>  , { "value"</w:t>
                            </w:r>
                            <w:r w:rsidRPr="00556BDD">
                              <w:rPr>
                                <w:rFonts w:ascii="Consolas" w:hAnsi="Consolas"/>
                                <w:color w:val="333333"/>
                                <w:sz w:val="16"/>
                                <w:szCs w:val="18"/>
                                <w:lang w:val="en-US"/>
                              </w:rPr>
                              <w:t>   </w:t>
                            </w:r>
                            <w:r w:rsidRPr="00556BDD">
                              <w:rPr>
                                <w:rFonts w:ascii="Consolas" w:hAnsi="Consolas" w:cs="Courier New"/>
                                <w:color w:val="333333"/>
                                <w:sz w:val="16"/>
                                <w:szCs w:val="18"/>
                                <w:bdr w:val="none" w:sz="0" w:space="0" w:color="auto" w:frame="1"/>
                                <w:lang w:val="en-US"/>
                              </w:rPr>
                              <w:t>: "ART_DSTL"</w:t>
                            </w:r>
                          </w:p>
                          <w:p w14:paraId="78EB7207" w14:textId="77777777" w:rsidR="002952B9" w:rsidRPr="00556BDD" w:rsidRDefault="002952B9" w:rsidP="00705D61">
                            <w:pPr>
                              <w:shd w:val="clear" w:color="auto" w:fill="FFFFFF"/>
                              <w:overflowPunct/>
                              <w:autoSpaceDE/>
                              <w:autoSpaceDN/>
                              <w:adjustRightInd/>
                              <w:spacing w:before="0" w:after="0" w:line="300" w:lineRule="atLeast"/>
                              <w:jc w:val="left"/>
                              <w:rPr>
                                <w:rFonts w:ascii="Consolas" w:hAnsi="Consolas"/>
                                <w:color w:val="333333"/>
                                <w:sz w:val="16"/>
                                <w:szCs w:val="18"/>
                                <w:lang w:val="en-US"/>
                              </w:rPr>
                            </w:pPr>
                            <w:r w:rsidRPr="00556BDD">
                              <w:rPr>
                                <w:rFonts w:ascii="Consolas" w:hAnsi="Consolas" w:cs="Courier New"/>
                                <w:color w:val="333333"/>
                                <w:sz w:val="16"/>
                                <w:szCs w:val="18"/>
                                <w:bdr w:val="none" w:sz="0" w:space="0" w:color="auto" w:frame="1"/>
                                <w:lang w:val="en-US"/>
                              </w:rPr>
                              <w:t>    , "scope"</w:t>
                            </w:r>
                            <w:r w:rsidRPr="00556BDD">
                              <w:rPr>
                                <w:rFonts w:ascii="Consolas" w:hAnsi="Consolas"/>
                                <w:color w:val="333333"/>
                                <w:sz w:val="16"/>
                                <w:szCs w:val="18"/>
                                <w:lang w:val="en-US"/>
                              </w:rPr>
                              <w:t>   </w:t>
                            </w:r>
                            <w:r w:rsidRPr="00556BDD">
                              <w:rPr>
                                <w:rFonts w:ascii="Consolas" w:hAnsi="Consolas" w:cs="Courier New"/>
                                <w:color w:val="333333"/>
                                <w:sz w:val="16"/>
                                <w:szCs w:val="18"/>
                                <w:bdr w:val="none" w:sz="0" w:space="0" w:color="auto" w:frame="1"/>
                                <w:lang w:val="en-US"/>
                              </w:rPr>
                              <w:t>: "1111111110"</w:t>
                            </w:r>
                          </w:p>
                          <w:p w14:paraId="7B826043" w14:textId="77777777" w:rsidR="002952B9" w:rsidRPr="00556BDD" w:rsidRDefault="002952B9" w:rsidP="00705D61">
                            <w:pPr>
                              <w:shd w:val="clear" w:color="auto" w:fill="FFFFFF"/>
                              <w:overflowPunct/>
                              <w:autoSpaceDE/>
                              <w:autoSpaceDN/>
                              <w:adjustRightInd/>
                              <w:spacing w:before="0" w:after="0" w:line="300" w:lineRule="atLeast"/>
                              <w:jc w:val="left"/>
                              <w:rPr>
                                <w:rFonts w:ascii="Consolas" w:hAnsi="Consolas"/>
                                <w:color w:val="333333"/>
                                <w:sz w:val="16"/>
                                <w:szCs w:val="18"/>
                                <w:lang w:val="en-US"/>
                              </w:rPr>
                            </w:pPr>
                            <w:r w:rsidRPr="00556BDD">
                              <w:rPr>
                                <w:rFonts w:ascii="Consolas" w:hAnsi="Consolas" w:cs="Courier New"/>
                                <w:color w:val="333333"/>
                                <w:sz w:val="16"/>
                                <w:szCs w:val="18"/>
                                <w:bdr w:val="none" w:sz="0" w:space="0" w:color="auto" w:frame="1"/>
                                <w:lang w:val="en-US"/>
                              </w:rPr>
                              <w:t>    , "inherit"</w:t>
                            </w:r>
                            <w:r w:rsidRPr="00556BDD">
                              <w:rPr>
                                <w:rFonts w:ascii="Consolas" w:hAnsi="Consolas"/>
                                <w:color w:val="333333"/>
                                <w:sz w:val="16"/>
                                <w:szCs w:val="18"/>
                                <w:lang w:val="en-US"/>
                              </w:rPr>
                              <w:t> </w:t>
                            </w:r>
                            <w:r w:rsidRPr="00556BDD">
                              <w:rPr>
                                <w:rFonts w:ascii="Consolas" w:hAnsi="Consolas" w:cs="Courier New"/>
                                <w:color w:val="333333"/>
                                <w:sz w:val="16"/>
                                <w:szCs w:val="18"/>
                                <w:bdr w:val="none" w:sz="0" w:space="0" w:color="auto" w:frame="1"/>
                                <w:lang w:val="en-US"/>
                              </w:rPr>
                              <w:t>: false</w:t>
                            </w:r>
                          </w:p>
                          <w:p w14:paraId="53B3F5EE" w14:textId="77777777" w:rsidR="002952B9" w:rsidRPr="00556BDD" w:rsidRDefault="002952B9" w:rsidP="00705D61">
                            <w:pPr>
                              <w:shd w:val="clear" w:color="auto" w:fill="FFFFFF"/>
                              <w:overflowPunct/>
                              <w:autoSpaceDE/>
                              <w:autoSpaceDN/>
                              <w:adjustRightInd/>
                              <w:spacing w:before="0" w:after="0" w:line="300" w:lineRule="atLeast"/>
                              <w:jc w:val="left"/>
                              <w:rPr>
                                <w:rFonts w:ascii="Consolas" w:hAnsi="Consolas" w:cs="Courier New"/>
                                <w:color w:val="333333"/>
                                <w:sz w:val="16"/>
                                <w:szCs w:val="18"/>
                                <w:bdr w:val="none" w:sz="0" w:space="0" w:color="auto" w:frame="1"/>
                                <w:lang w:val="en-US"/>
                              </w:rPr>
                            </w:pPr>
                            <w:r w:rsidRPr="00556BDD">
                              <w:rPr>
                                <w:rFonts w:ascii="Consolas" w:hAnsi="Consolas" w:cs="Courier New"/>
                                <w:color w:val="333333"/>
                                <w:sz w:val="16"/>
                                <w:szCs w:val="18"/>
                                <w:bdr w:val="none" w:sz="0" w:space="0" w:color="auto" w:frame="1"/>
                                <w:lang w:val="en-US"/>
                              </w:rPr>
                              <w:t>    }</w:t>
                            </w:r>
                          </w:p>
                          <w:p w14:paraId="39EE9496" w14:textId="77777777" w:rsidR="002952B9" w:rsidRPr="00556BDD" w:rsidRDefault="002952B9" w:rsidP="00705D61">
                            <w:pPr>
                              <w:shd w:val="clear" w:color="auto" w:fill="FFFFFF"/>
                              <w:overflowPunct/>
                              <w:autoSpaceDE/>
                              <w:autoSpaceDN/>
                              <w:adjustRightInd/>
                              <w:spacing w:before="0" w:after="0" w:line="300" w:lineRule="atLeast"/>
                              <w:jc w:val="left"/>
                              <w:rPr>
                                <w:rFonts w:ascii="Consolas" w:hAnsi="Consolas"/>
                                <w:color w:val="333333"/>
                                <w:sz w:val="16"/>
                                <w:szCs w:val="18"/>
                                <w:lang w:val="en-US"/>
                              </w:rPr>
                            </w:pPr>
                            <w:r w:rsidRPr="00556BDD">
                              <w:rPr>
                                <w:rFonts w:ascii="Consolas" w:hAnsi="Consolas" w:cs="Courier New"/>
                                <w:color w:val="333333"/>
                                <w:sz w:val="16"/>
                                <w:szCs w:val="18"/>
                                <w:bdr w:val="none" w:sz="0" w:space="0" w:color="auto" w:frame="1"/>
                                <w:lang w:val="en-US"/>
                              </w:rPr>
                              <w:t>  , { "value"</w:t>
                            </w:r>
                            <w:r w:rsidRPr="00556BDD">
                              <w:rPr>
                                <w:rFonts w:ascii="Consolas" w:hAnsi="Consolas"/>
                                <w:color w:val="333333"/>
                                <w:sz w:val="16"/>
                                <w:szCs w:val="18"/>
                                <w:lang w:val="en-US"/>
                              </w:rPr>
                              <w:t>   </w:t>
                            </w:r>
                            <w:r w:rsidRPr="00556BDD">
                              <w:rPr>
                                <w:rFonts w:ascii="Consolas" w:hAnsi="Consolas" w:cs="Courier New"/>
                                <w:color w:val="333333"/>
                                <w:sz w:val="16"/>
                                <w:szCs w:val="18"/>
                                <w:bdr w:val="none" w:sz="0" w:space="0" w:color="auto" w:frame="1"/>
                                <w:lang w:val="en-US"/>
                              </w:rPr>
                              <w:t>: "ART_SB"</w:t>
                            </w:r>
                          </w:p>
                          <w:p w14:paraId="10C71244" w14:textId="77777777" w:rsidR="002952B9" w:rsidRPr="00556BDD" w:rsidRDefault="002952B9" w:rsidP="00705D61">
                            <w:pPr>
                              <w:shd w:val="clear" w:color="auto" w:fill="FFFFFF"/>
                              <w:overflowPunct/>
                              <w:autoSpaceDE/>
                              <w:autoSpaceDN/>
                              <w:adjustRightInd/>
                              <w:spacing w:before="0" w:after="0" w:line="300" w:lineRule="atLeast"/>
                              <w:jc w:val="left"/>
                              <w:rPr>
                                <w:rFonts w:ascii="Consolas" w:hAnsi="Consolas"/>
                                <w:color w:val="333333"/>
                                <w:sz w:val="16"/>
                                <w:szCs w:val="18"/>
                                <w:lang w:val="en-US"/>
                              </w:rPr>
                            </w:pPr>
                            <w:r w:rsidRPr="00556BDD">
                              <w:rPr>
                                <w:rFonts w:ascii="Consolas" w:hAnsi="Consolas" w:cs="Courier New"/>
                                <w:color w:val="333333"/>
                                <w:sz w:val="16"/>
                                <w:szCs w:val="18"/>
                                <w:bdr w:val="none" w:sz="0" w:space="0" w:color="auto" w:frame="1"/>
                                <w:lang w:val="en-US"/>
                              </w:rPr>
                              <w:t>    , "scope"</w:t>
                            </w:r>
                            <w:r w:rsidRPr="00556BDD">
                              <w:rPr>
                                <w:rFonts w:ascii="Consolas" w:hAnsi="Consolas"/>
                                <w:color w:val="333333"/>
                                <w:sz w:val="16"/>
                                <w:szCs w:val="18"/>
                                <w:lang w:val="en-US"/>
                              </w:rPr>
                              <w:t>   </w:t>
                            </w:r>
                            <w:r w:rsidRPr="00556BDD">
                              <w:rPr>
                                <w:rFonts w:ascii="Consolas" w:hAnsi="Consolas" w:cs="Courier New"/>
                                <w:color w:val="333333"/>
                                <w:sz w:val="16"/>
                                <w:szCs w:val="18"/>
                                <w:bdr w:val="none" w:sz="0" w:space="0" w:color="auto" w:frame="1"/>
                                <w:lang w:val="en-US"/>
                              </w:rPr>
                              <w:t>: "</w:t>
                            </w:r>
                            <w:r w:rsidRPr="00556BDD">
                              <w:rPr>
                                <w:rFonts w:ascii="Consolas" w:hAnsi="Consolas"/>
                                <w:sz w:val="16"/>
                                <w:szCs w:val="18"/>
                                <w:lang w:val="en-US"/>
                              </w:rPr>
                              <w:t>1111111111</w:t>
                            </w:r>
                            <w:r w:rsidRPr="00556BDD">
                              <w:rPr>
                                <w:rFonts w:ascii="Consolas" w:hAnsi="Consolas" w:cs="Courier New"/>
                                <w:color w:val="333333"/>
                                <w:sz w:val="16"/>
                                <w:szCs w:val="18"/>
                                <w:bdr w:val="none" w:sz="0" w:space="0" w:color="auto" w:frame="1"/>
                                <w:lang w:val="en-US"/>
                              </w:rPr>
                              <w:t>"</w:t>
                            </w:r>
                          </w:p>
                          <w:p w14:paraId="40147107" w14:textId="77777777" w:rsidR="002952B9" w:rsidRPr="00556BDD" w:rsidRDefault="002952B9" w:rsidP="00705D61">
                            <w:pPr>
                              <w:shd w:val="clear" w:color="auto" w:fill="FFFFFF"/>
                              <w:overflowPunct/>
                              <w:autoSpaceDE/>
                              <w:autoSpaceDN/>
                              <w:adjustRightInd/>
                              <w:spacing w:before="0" w:after="0" w:line="300" w:lineRule="atLeast"/>
                              <w:jc w:val="left"/>
                              <w:rPr>
                                <w:rFonts w:ascii="Consolas" w:hAnsi="Consolas"/>
                                <w:color w:val="333333"/>
                                <w:sz w:val="16"/>
                                <w:szCs w:val="18"/>
                                <w:lang w:val="en-US"/>
                              </w:rPr>
                            </w:pPr>
                            <w:r w:rsidRPr="00556BDD">
                              <w:rPr>
                                <w:rFonts w:ascii="Consolas" w:hAnsi="Consolas" w:cs="Courier New"/>
                                <w:color w:val="333333"/>
                                <w:sz w:val="16"/>
                                <w:szCs w:val="18"/>
                                <w:bdr w:val="none" w:sz="0" w:space="0" w:color="auto" w:frame="1"/>
                                <w:lang w:val="en-US"/>
                              </w:rPr>
                              <w:t>    , "inherit"</w:t>
                            </w:r>
                            <w:r w:rsidRPr="00556BDD">
                              <w:rPr>
                                <w:rFonts w:ascii="Consolas" w:hAnsi="Consolas"/>
                                <w:color w:val="333333"/>
                                <w:sz w:val="16"/>
                                <w:szCs w:val="18"/>
                                <w:lang w:val="en-US"/>
                              </w:rPr>
                              <w:t> </w:t>
                            </w:r>
                            <w:r w:rsidRPr="00556BDD">
                              <w:rPr>
                                <w:rFonts w:ascii="Consolas" w:hAnsi="Consolas" w:cs="Courier New"/>
                                <w:color w:val="333333"/>
                                <w:sz w:val="16"/>
                                <w:szCs w:val="18"/>
                                <w:bdr w:val="none" w:sz="0" w:space="0" w:color="auto" w:frame="1"/>
                                <w:lang w:val="en-US"/>
                              </w:rPr>
                              <w:t>: false</w:t>
                            </w:r>
                          </w:p>
                          <w:p w14:paraId="6B40E777" w14:textId="77777777" w:rsidR="002952B9" w:rsidRPr="00556BDD" w:rsidRDefault="002952B9" w:rsidP="00705D61">
                            <w:pPr>
                              <w:shd w:val="clear" w:color="auto" w:fill="FFFFFF"/>
                              <w:overflowPunct/>
                              <w:autoSpaceDE/>
                              <w:autoSpaceDN/>
                              <w:adjustRightInd/>
                              <w:spacing w:before="0" w:after="0" w:line="300" w:lineRule="atLeast"/>
                              <w:jc w:val="left"/>
                              <w:rPr>
                                <w:rFonts w:ascii="Consolas" w:hAnsi="Consolas"/>
                                <w:color w:val="333333"/>
                                <w:sz w:val="16"/>
                                <w:szCs w:val="18"/>
                                <w:lang w:val="en-US"/>
                              </w:rPr>
                            </w:pPr>
                            <w:r w:rsidRPr="00556BDD">
                              <w:rPr>
                                <w:rFonts w:ascii="Consolas" w:hAnsi="Consolas" w:cs="Courier New"/>
                                <w:color w:val="333333"/>
                                <w:sz w:val="16"/>
                                <w:szCs w:val="18"/>
                                <w:bdr w:val="none" w:sz="0" w:space="0" w:color="auto" w:frame="1"/>
                                <w:lang w:val="en-US"/>
                              </w:rPr>
                              <w:t>    }  </w:t>
                            </w:r>
                          </w:p>
                          <w:p w14:paraId="33FCBCD6" w14:textId="77777777" w:rsidR="002952B9" w:rsidRPr="00556BDD" w:rsidRDefault="002952B9" w:rsidP="00705D61">
                            <w:pPr>
                              <w:shd w:val="clear" w:color="auto" w:fill="FFFFFF"/>
                              <w:overflowPunct/>
                              <w:autoSpaceDE/>
                              <w:autoSpaceDN/>
                              <w:adjustRightInd/>
                              <w:spacing w:before="0" w:after="0" w:line="300" w:lineRule="atLeast"/>
                              <w:jc w:val="left"/>
                              <w:rPr>
                                <w:rFonts w:ascii="Consolas" w:hAnsi="Consolas"/>
                                <w:color w:val="333333"/>
                                <w:sz w:val="16"/>
                                <w:szCs w:val="18"/>
                                <w:lang w:val="en-US"/>
                              </w:rPr>
                            </w:pPr>
                            <w:r w:rsidRPr="00556BDD">
                              <w:rPr>
                                <w:rFonts w:ascii="Consolas" w:hAnsi="Consolas" w:cs="Courier New"/>
                                <w:color w:val="333333"/>
                                <w:sz w:val="16"/>
                                <w:szCs w:val="18"/>
                                <w:bdr w:val="none" w:sz="0" w:space="0" w:color="auto" w:frame="1"/>
                                <w:lang w:val="en-US"/>
                              </w:rPr>
                              <w:t>  , { "value"</w:t>
                            </w:r>
                            <w:r w:rsidRPr="00556BDD">
                              <w:rPr>
                                <w:rFonts w:ascii="Consolas" w:hAnsi="Consolas"/>
                                <w:color w:val="333333"/>
                                <w:sz w:val="16"/>
                                <w:szCs w:val="18"/>
                                <w:lang w:val="en-US"/>
                              </w:rPr>
                              <w:t>   </w:t>
                            </w:r>
                            <w:r w:rsidRPr="00556BDD">
                              <w:rPr>
                                <w:rFonts w:ascii="Consolas" w:hAnsi="Consolas" w:cs="Courier New"/>
                                <w:color w:val="333333"/>
                                <w:sz w:val="16"/>
                                <w:szCs w:val="18"/>
                                <w:bdr w:val="none" w:sz="0" w:space="0" w:color="auto" w:frame="1"/>
                                <w:lang w:val="en-US"/>
                              </w:rPr>
                              <w:t>: "ART_VW"</w:t>
                            </w:r>
                          </w:p>
                          <w:p w14:paraId="01E53A48" w14:textId="77777777" w:rsidR="002952B9" w:rsidRPr="00556BDD" w:rsidRDefault="002952B9" w:rsidP="00705D61">
                            <w:pPr>
                              <w:shd w:val="clear" w:color="auto" w:fill="FFFFFF"/>
                              <w:overflowPunct/>
                              <w:autoSpaceDE/>
                              <w:autoSpaceDN/>
                              <w:adjustRightInd/>
                              <w:spacing w:before="0" w:after="0" w:line="300" w:lineRule="atLeast"/>
                              <w:jc w:val="left"/>
                              <w:rPr>
                                <w:rFonts w:ascii="Consolas" w:hAnsi="Consolas"/>
                                <w:color w:val="333333"/>
                                <w:sz w:val="16"/>
                                <w:szCs w:val="18"/>
                                <w:lang w:val="en-US"/>
                              </w:rPr>
                            </w:pPr>
                            <w:r w:rsidRPr="00556BDD">
                              <w:rPr>
                                <w:rFonts w:ascii="Consolas" w:hAnsi="Consolas" w:cs="Courier New"/>
                                <w:color w:val="333333"/>
                                <w:sz w:val="16"/>
                                <w:szCs w:val="18"/>
                                <w:bdr w:val="none" w:sz="0" w:space="0" w:color="auto" w:frame="1"/>
                                <w:lang w:val="en-US"/>
                              </w:rPr>
                              <w:t>    , "scope"</w:t>
                            </w:r>
                            <w:r w:rsidRPr="00556BDD">
                              <w:rPr>
                                <w:rFonts w:ascii="Consolas" w:hAnsi="Consolas"/>
                                <w:color w:val="333333"/>
                                <w:sz w:val="16"/>
                                <w:szCs w:val="18"/>
                                <w:lang w:val="en-US"/>
                              </w:rPr>
                              <w:t>   </w:t>
                            </w:r>
                            <w:r w:rsidRPr="00556BDD">
                              <w:rPr>
                                <w:rFonts w:ascii="Consolas" w:hAnsi="Consolas" w:cs="Courier New"/>
                                <w:color w:val="333333"/>
                                <w:sz w:val="16"/>
                                <w:szCs w:val="18"/>
                                <w:bdr w:val="none" w:sz="0" w:space="0" w:color="auto" w:frame="1"/>
                                <w:lang w:val="en-US"/>
                              </w:rPr>
                              <w:t>: "</w:t>
                            </w:r>
                            <w:r w:rsidRPr="00556BDD">
                              <w:rPr>
                                <w:rFonts w:ascii="Consolas" w:hAnsi="Consolas"/>
                                <w:sz w:val="16"/>
                                <w:szCs w:val="18"/>
                                <w:lang w:val="en-US"/>
                              </w:rPr>
                              <w:t>1111111111</w:t>
                            </w:r>
                            <w:r w:rsidRPr="00556BDD">
                              <w:rPr>
                                <w:rFonts w:ascii="Consolas" w:hAnsi="Consolas" w:cs="Courier New"/>
                                <w:color w:val="333333"/>
                                <w:sz w:val="16"/>
                                <w:szCs w:val="18"/>
                                <w:bdr w:val="none" w:sz="0" w:space="0" w:color="auto" w:frame="1"/>
                                <w:lang w:val="en-US"/>
                              </w:rPr>
                              <w:t>"</w:t>
                            </w:r>
                          </w:p>
                          <w:p w14:paraId="51F99C25" w14:textId="77777777" w:rsidR="002952B9" w:rsidRPr="00556BDD" w:rsidRDefault="002952B9" w:rsidP="00705D61">
                            <w:pPr>
                              <w:shd w:val="clear" w:color="auto" w:fill="FFFFFF"/>
                              <w:overflowPunct/>
                              <w:autoSpaceDE/>
                              <w:autoSpaceDN/>
                              <w:adjustRightInd/>
                              <w:spacing w:before="0" w:after="0" w:line="300" w:lineRule="atLeast"/>
                              <w:jc w:val="left"/>
                              <w:rPr>
                                <w:rFonts w:ascii="Consolas" w:hAnsi="Consolas"/>
                                <w:color w:val="333333"/>
                                <w:sz w:val="16"/>
                                <w:szCs w:val="18"/>
                                <w:lang w:val="en-US"/>
                              </w:rPr>
                            </w:pPr>
                            <w:r w:rsidRPr="00556BDD">
                              <w:rPr>
                                <w:rFonts w:ascii="Consolas" w:hAnsi="Consolas" w:cs="Courier New"/>
                                <w:color w:val="333333"/>
                                <w:sz w:val="16"/>
                                <w:szCs w:val="18"/>
                                <w:bdr w:val="none" w:sz="0" w:space="0" w:color="auto" w:frame="1"/>
                                <w:lang w:val="en-US"/>
                              </w:rPr>
                              <w:t>    , "inherit"</w:t>
                            </w:r>
                            <w:r w:rsidRPr="00556BDD">
                              <w:rPr>
                                <w:rFonts w:ascii="Consolas" w:hAnsi="Consolas"/>
                                <w:color w:val="333333"/>
                                <w:sz w:val="16"/>
                                <w:szCs w:val="18"/>
                                <w:lang w:val="en-US"/>
                              </w:rPr>
                              <w:t> </w:t>
                            </w:r>
                            <w:r w:rsidRPr="00556BDD">
                              <w:rPr>
                                <w:rFonts w:ascii="Consolas" w:hAnsi="Consolas" w:cs="Courier New"/>
                                <w:color w:val="333333"/>
                                <w:sz w:val="16"/>
                                <w:szCs w:val="18"/>
                                <w:bdr w:val="none" w:sz="0" w:space="0" w:color="auto" w:frame="1"/>
                                <w:lang w:val="en-US"/>
                              </w:rPr>
                              <w:t>: false</w:t>
                            </w:r>
                          </w:p>
                          <w:p w14:paraId="6FE815ED" w14:textId="77777777" w:rsidR="002952B9" w:rsidRPr="00556BDD" w:rsidRDefault="002952B9" w:rsidP="00705D61">
                            <w:pPr>
                              <w:shd w:val="clear" w:color="auto" w:fill="FFFFFF"/>
                              <w:overflowPunct/>
                              <w:autoSpaceDE/>
                              <w:autoSpaceDN/>
                              <w:adjustRightInd/>
                              <w:spacing w:before="0" w:after="0" w:line="300" w:lineRule="atLeast"/>
                              <w:jc w:val="left"/>
                              <w:rPr>
                                <w:rFonts w:ascii="Consolas" w:hAnsi="Consolas"/>
                                <w:color w:val="333333"/>
                                <w:sz w:val="16"/>
                                <w:szCs w:val="18"/>
                                <w:lang w:val="en-US"/>
                              </w:rPr>
                            </w:pPr>
                            <w:r w:rsidRPr="00556BDD">
                              <w:rPr>
                                <w:rFonts w:ascii="Consolas" w:hAnsi="Consolas" w:cs="Courier New"/>
                                <w:color w:val="333333"/>
                                <w:sz w:val="16"/>
                                <w:szCs w:val="18"/>
                                <w:bdr w:val="none" w:sz="0" w:space="0" w:color="auto" w:frame="1"/>
                                <w:lang w:val="en-US"/>
                              </w:rPr>
                              <w:t>    }  </w:t>
                            </w:r>
                          </w:p>
                          <w:p w14:paraId="359E17D0" w14:textId="77777777" w:rsidR="002952B9" w:rsidRPr="00556BDD" w:rsidRDefault="002952B9" w:rsidP="00705D61">
                            <w:pPr>
                              <w:shd w:val="clear" w:color="auto" w:fill="FFFFFF"/>
                              <w:overflowPunct/>
                              <w:autoSpaceDE/>
                              <w:autoSpaceDN/>
                              <w:adjustRightInd/>
                              <w:spacing w:before="0" w:after="0" w:line="300" w:lineRule="atLeast"/>
                              <w:jc w:val="left"/>
                              <w:rPr>
                                <w:rFonts w:ascii="Consolas" w:hAnsi="Consolas"/>
                                <w:color w:val="333333"/>
                                <w:sz w:val="16"/>
                                <w:szCs w:val="18"/>
                                <w:lang w:val="en-US"/>
                              </w:rPr>
                            </w:pPr>
                            <w:r w:rsidRPr="00556BDD">
                              <w:rPr>
                                <w:rFonts w:ascii="Consolas" w:hAnsi="Consolas" w:cs="Courier New"/>
                                <w:color w:val="333333"/>
                                <w:sz w:val="16"/>
                                <w:szCs w:val="18"/>
                                <w:bdr w:val="none" w:sz="0" w:space="0" w:color="auto" w:frame="1"/>
                                <w:lang w:val="en-US"/>
                              </w:rPr>
                              <w:t>  , { "value"</w:t>
                            </w:r>
                            <w:r w:rsidRPr="00556BDD">
                              <w:rPr>
                                <w:rFonts w:ascii="Consolas" w:hAnsi="Consolas"/>
                                <w:color w:val="333333"/>
                                <w:sz w:val="16"/>
                                <w:szCs w:val="18"/>
                                <w:lang w:val="en-US"/>
                              </w:rPr>
                              <w:t>   </w:t>
                            </w:r>
                            <w:r w:rsidRPr="00556BDD">
                              <w:rPr>
                                <w:rFonts w:ascii="Consolas" w:hAnsi="Consolas" w:cs="Courier New"/>
                                <w:color w:val="333333"/>
                                <w:sz w:val="16"/>
                                <w:szCs w:val="18"/>
                                <w:bdr w:val="none" w:sz="0" w:space="0" w:color="auto" w:frame="1"/>
                                <w:lang w:val="en-US"/>
                              </w:rPr>
                              <w:t>: "ART_ZO"</w:t>
                            </w:r>
                          </w:p>
                          <w:p w14:paraId="0D046400" w14:textId="77777777" w:rsidR="002952B9" w:rsidRPr="00556BDD" w:rsidRDefault="002952B9" w:rsidP="00705D61">
                            <w:pPr>
                              <w:shd w:val="clear" w:color="auto" w:fill="FFFFFF"/>
                              <w:overflowPunct/>
                              <w:autoSpaceDE/>
                              <w:autoSpaceDN/>
                              <w:adjustRightInd/>
                              <w:spacing w:before="0" w:after="0" w:line="300" w:lineRule="atLeast"/>
                              <w:jc w:val="left"/>
                              <w:rPr>
                                <w:rFonts w:ascii="Consolas" w:hAnsi="Consolas"/>
                                <w:color w:val="333333"/>
                                <w:sz w:val="16"/>
                                <w:szCs w:val="18"/>
                                <w:lang w:val="en-US"/>
                              </w:rPr>
                            </w:pPr>
                            <w:r w:rsidRPr="00556BDD">
                              <w:rPr>
                                <w:rFonts w:ascii="Consolas" w:hAnsi="Consolas" w:cs="Courier New"/>
                                <w:color w:val="333333"/>
                                <w:sz w:val="16"/>
                                <w:szCs w:val="18"/>
                                <w:bdr w:val="none" w:sz="0" w:space="0" w:color="auto" w:frame="1"/>
                                <w:lang w:val="en-US"/>
                              </w:rPr>
                              <w:t>    , "scope"</w:t>
                            </w:r>
                            <w:r w:rsidRPr="00556BDD">
                              <w:rPr>
                                <w:rFonts w:ascii="Consolas" w:hAnsi="Consolas"/>
                                <w:color w:val="333333"/>
                                <w:sz w:val="16"/>
                                <w:szCs w:val="18"/>
                                <w:lang w:val="en-US"/>
                              </w:rPr>
                              <w:t>   </w:t>
                            </w:r>
                            <w:r w:rsidRPr="00556BDD">
                              <w:rPr>
                                <w:rFonts w:ascii="Consolas" w:hAnsi="Consolas" w:cs="Courier New"/>
                                <w:color w:val="333333"/>
                                <w:sz w:val="16"/>
                                <w:szCs w:val="18"/>
                                <w:bdr w:val="none" w:sz="0" w:space="0" w:color="auto" w:frame="1"/>
                                <w:lang w:val="en-US"/>
                              </w:rPr>
                              <w:t>: "</w:t>
                            </w:r>
                            <w:r w:rsidRPr="00556BDD">
                              <w:rPr>
                                <w:rFonts w:ascii="Consolas" w:hAnsi="Consolas"/>
                                <w:sz w:val="16"/>
                                <w:szCs w:val="18"/>
                                <w:lang w:val="en-US"/>
                              </w:rPr>
                              <w:t>1111111112</w:t>
                            </w:r>
                            <w:r w:rsidRPr="00556BDD">
                              <w:rPr>
                                <w:rFonts w:ascii="Consolas" w:hAnsi="Consolas" w:cs="Courier New"/>
                                <w:color w:val="333333"/>
                                <w:sz w:val="16"/>
                                <w:szCs w:val="18"/>
                                <w:bdr w:val="none" w:sz="0" w:space="0" w:color="auto" w:frame="1"/>
                                <w:lang w:val="en-US"/>
                              </w:rPr>
                              <w:t>"</w:t>
                            </w:r>
                          </w:p>
                          <w:p w14:paraId="7C7D1AE1" w14:textId="77777777" w:rsidR="002952B9" w:rsidRPr="00556BDD" w:rsidRDefault="002952B9" w:rsidP="00705D61">
                            <w:pPr>
                              <w:shd w:val="clear" w:color="auto" w:fill="FFFFFF"/>
                              <w:overflowPunct/>
                              <w:autoSpaceDE/>
                              <w:autoSpaceDN/>
                              <w:adjustRightInd/>
                              <w:spacing w:before="0" w:after="0" w:line="300" w:lineRule="atLeast"/>
                              <w:jc w:val="left"/>
                              <w:rPr>
                                <w:rFonts w:ascii="Consolas" w:hAnsi="Consolas"/>
                                <w:color w:val="333333"/>
                                <w:sz w:val="16"/>
                                <w:szCs w:val="18"/>
                                <w:lang w:val="en-US"/>
                              </w:rPr>
                            </w:pPr>
                            <w:r w:rsidRPr="00556BDD">
                              <w:rPr>
                                <w:rFonts w:ascii="Consolas" w:hAnsi="Consolas" w:cs="Courier New"/>
                                <w:color w:val="333333"/>
                                <w:sz w:val="16"/>
                                <w:szCs w:val="18"/>
                                <w:bdr w:val="none" w:sz="0" w:space="0" w:color="auto" w:frame="1"/>
                                <w:lang w:val="en-US"/>
                              </w:rPr>
                              <w:t>    , "inherit"</w:t>
                            </w:r>
                            <w:r w:rsidRPr="00556BDD">
                              <w:rPr>
                                <w:rFonts w:ascii="Consolas" w:hAnsi="Consolas"/>
                                <w:color w:val="333333"/>
                                <w:sz w:val="16"/>
                                <w:szCs w:val="18"/>
                                <w:lang w:val="en-US"/>
                              </w:rPr>
                              <w:t> </w:t>
                            </w:r>
                            <w:r w:rsidRPr="00556BDD">
                              <w:rPr>
                                <w:rFonts w:ascii="Consolas" w:hAnsi="Consolas" w:cs="Courier New"/>
                                <w:color w:val="333333"/>
                                <w:sz w:val="16"/>
                                <w:szCs w:val="18"/>
                                <w:bdr w:val="none" w:sz="0" w:space="0" w:color="auto" w:frame="1"/>
                                <w:lang w:val="en-US"/>
                              </w:rPr>
                              <w:t>: false</w:t>
                            </w:r>
                          </w:p>
                          <w:p w14:paraId="667D237F" w14:textId="3D509EB2" w:rsidR="002952B9" w:rsidRPr="00556BDD" w:rsidRDefault="002952B9" w:rsidP="00705D61">
                            <w:pPr>
                              <w:shd w:val="clear" w:color="auto" w:fill="FFFFFF"/>
                              <w:overflowPunct/>
                              <w:autoSpaceDE/>
                              <w:autoSpaceDN/>
                              <w:adjustRightInd/>
                              <w:spacing w:before="0" w:after="0" w:line="300" w:lineRule="atLeast"/>
                              <w:jc w:val="left"/>
                              <w:rPr>
                                <w:rFonts w:ascii="Consolas" w:hAnsi="Consolas" w:cs="Courier New"/>
                                <w:color w:val="333333"/>
                                <w:sz w:val="16"/>
                                <w:szCs w:val="18"/>
                                <w:bdr w:val="none" w:sz="0" w:space="0" w:color="auto" w:frame="1"/>
                              </w:rPr>
                            </w:pPr>
                            <w:r w:rsidRPr="00556BDD">
                              <w:rPr>
                                <w:rFonts w:ascii="Consolas" w:hAnsi="Consolas" w:cs="Courier New"/>
                                <w:color w:val="333333"/>
                                <w:sz w:val="16"/>
                                <w:szCs w:val="18"/>
                                <w:bdr w:val="none" w:sz="0" w:space="0" w:color="auto" w:frame="1"/>
                                <w:lang w:val="en-US"/>
                              </w:rPr>
                              <w:t>    </w:t>
                            </w:r>
                            <w:r w:rsidRPr="00556BDD">
                              <w:rPr>
                                <w:rFonts w:ascii="Consolas" w:hAnsi="Consolas" w:cs="Courier New"/>
                                <w:color w:val="333333"/>
                                <w:sz w:val="16"/>
                                <w:szCs w:val="18"/>
                                <w:bdr w:val="none" w:sz="0" w:space="0" w:color="auto" w:frame="1"/>
                              </w:rPr>
                              <w:t>}  </w:t>
                            </w:r>
                          </w:p>
                          <w:p w14:paraId="58E4E143" w14:textId="46837B8B" w:rsidR="002952B9" w:rsidRPr="00556BDD" w:rsidRDefault="002952B9" w:rsidP="00705D61">
                            <w:pPr>
                              <w:shd w:val="clear" w:color="auto" w:fill="FFFFFF"/>
                              <w:overflowPunct/>
                              <w:autoSpaceDE/>
                              <w:autoSpaceDN/>
                              <w:adjustRightInd/>
                              <w:spacing w:before="0" w:after="0" w:line="300" w:lineRule="atLeast"/>
                              <w:jc w:val="left"/>
                              <w:rPr>
                                <w:rFonts w:ascii="Consolas" w:hAnsi="Consolas"/>
                                <w:color w:val="333333"/>
                                <w:sz w:val="16"/>
                                <w:szCs w:val="18"/>
                              </w:rPr>
                            </w:pPr>
                            <w:r w:rsidRPr="00556BDD">
                              <w:rPr>
                                <w:rFonts w:ascii="Consolas" w:hAnsi="Consolas" w:cs="Courier New"/>
                                <w:color w:val="333333"/>
                                <w:sz w:val="16"/>
                                <w:szCs w:val="18"/>
                                <w:bdr w:val="none" w:sz="0" w:space="0" w:color="auto" w:frame="1"/>
                              </w:rPr>
                              <w:t xml:space="preserve">  ]</w:t>
                            </w:r>
                          </w:p>
                          <w:p w14:paraId="7C3DFD41" w14:textId="015F3162" w:rsidR="002952B9" w:rsidRPr="00556BDD" w:rsidRDefault="002952B9" w:rsidP="00705D61">
                            <w:pPr>
                              <w:rPr>
                                <w:rFonts w:ascii="Consolas" w:hAnsi="Consolas" w:cs="Courier New"/>
                                <w:sz w:val="16"/>
                                <w:szCs w:val="18"/>
                                <w:lang w:val="en-US"/>
                              </w:rPr>
                            </w:pPr>
                            <w:r w:rsidRPr="00556BDD">
                              <w:rPr>
                                <w:rFonts w:ascii="Consolas" w:hAnsi="Consolas" w:cs="Courier New"/>
                                <w:sz w:val="16"/>
                                <w:szCs w:val="18"/>
                              </w:rPr>
                              <w:t>}</w:t>
                            </w:r>
                          </w:p>
                        </w:txbxContent>
                      </wps:txbx>
                      <wps:bodyPr rot="0" vert="horz" wrap="square" lIns="91440" tIns="45720" rIns="91440" bIns="45720" anchor="t" anchorCtr="0">
                        <a:spAutoFit/>
                      </wps:bodyPr>
                    </wps:wsp>
                  </a:graphicData>
                </a:graphic>
              </wp:inline>
            </w:drawing>
          </mc:Choice>
          <mc:Fallback>
            <w:pict>
              <v:shape w14:anchorId="6C99D051" id="_x0000_s1030" type="#_x0000_t202" style="width:476.25pt;height:710.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">
                <v:textbox style="mso-fit-shape-to-text:t">
                  <w:txbxContent>
                    <w:p w14:paraId="23E13D37" w14:textId="77777777" w:rsidR="002952B9" w:rsidRPr="00556BDD" w:rsidRDefault="002952B9" w:rsidP="00705D61">
                      <w:pPr>
                        <w:shd w:val="clear" w:color="auto" w:fill="FFFFFF"/>
                        <w:overflowPunct/>
                        <w:autoSpaceDE/>
                        <w:autoSpaceDN/>
                        <w:adjustRightInd/>
                        <w:spacing w:before="0" w:after="0" w:line="300" w:lineRule="atLeast"/>
                        <w:jc w:val="left"/>
                        <w:rPr>
                          <w:rFonts w:ascii="Consolas" w:hAnsi="Consolas"/>
                          <w:color w:val="333333"/>
                          <w:sz w:val="16"/>
                          <w:szCs w:val="18"/>
                          <w:lang w:val="en-US"/>
                        </w:rPr>
                      </w:pPr>
                      <w:r w:rsidRPr="00556BDD">
                        <w:rPr>
                          <w:rFonts w:ascii="Consolas" w:hAnsi="Consolas" w:cs="Courier New"/>
                          <w:color w:val="333333"/>
                          <w:sz w:val="16"/>
                          <w:szCs w:val="18"/>
                          <w:bdr w:val="none" w:sz="0" w:space="0" w:color="auto" w:frame="1"/>
                          <w:lang w:val="en-US"/>
                        </w:rPr>
                        <w:t>GET /Users/{id}</w:t>
                      </w:r>
                    </w:p>
                    <w:p w14:paraId="12F62BC5" w14:textId="77777777" w:rsidR="002952B9" w:rsidRPr="00556BDD" w:rsidRDefault="002952B9" w:rsidP="00705D61">
                      <w:pPr>
                        <w:shd w:val="clear" w:color="auto" w:fill="FFFFFF"/>
                        <w:overflowPunct/>
                        <w:autoSpaceDE/>
                        <w:autoSpaceDN/>
                        <w:adjustRightInd/>
                        <w:spacing w:before="0" w:after="0" w:line="300" w:lineRule="atLeast"/>
                        <w:jc w:val="left"/>
                        <w:rPr>
                          <w:rFonts w:ascii="Consolas" w:hAnsi="Consolas"/>
                          <w:color w:val="333333"/>
                          <w:sz w:val="16"/>
                          <w:szCs w:val="18"/>
                          <w:lang w:val="en-US"/>
                        </w:rPr>
                      </w:pPr>
                      <w:r w:rsidRPr="00556BDD">
                        <w:rPr>
                          <w:rFonts w:ascii="Consolas" w:hAnsi="Consolas" w:cs="Courier New"/>
                          <w:color w:val="333333"/>
                          <w:sz w:val="16"/>
                          <w:szCs w:val="18"/>
                          <w:bdr w:val="none" w:sz="0" w:space="0" w:color="auto" w:frame="1"/>
                          <w:lang w:val="en-US"/>
                        </w:rPr>
                        <w:t>Accept: application/scim+json</w:t>
                      </w:r>
                    </w:p>
                    <w:p w14:paraId="67F17073" w14:textId="44DECA18" w:rsidR="002952B9" w:rsidRPr="00556BDD" w:rsidRDefault="002952B9" w:rsidP="009A4995">
                      <w:pPr>
                        <w:shd w:val="clear" w:color="auto" w:fill="FFFFFF"/>
                        <w:overflowPunct/>
                        <w:autoSpaceDE/>
                        <w:autoSpaceDN/>
                        <w:adjustRightInd/>
                        <w:spacing w:before="0" w:after="0" w:line="300" w:lineRule="atLeast"/>
                        <w:jc w:val="left"/>
                        <w:rPr>
                          <w:rFonts w:ascii="Consolas" w:hAnsi="Consolas"/>
                          <w:color w:val="333333"/>
                          <w:sz w:val="16"/>
                          <w:szCs w:val="18"/>
                          <w:lang w:val="en-US"/>
                        </w:rPr>
                      </w:pPr>
                      <w:r w:rsidRPr="00556BDD">
                        <w:rPr>
                          <w:rFonts w:ascii="Consolas" w:hAnsi="Consolas" w:cs="Courier New"/>
                          <w:color w:val="333333"/>
                          <w:sz w:val="16"/>
                          <w:szCs w:val="18"/>
                          <w:bdr w:val="none" w:sz="0" w:space="0" w:color="auto" w:frame="1"/>
                          <w:lang w:val="en-US"/>
                        </w:rPr>
                        <w:t>Content-Type: application/scim+json Authorization: Bearer h480djs93hd8.....</w:t>
                      </w:r>
                    </w:p>
                    <w:p w14:paraId="7F529D75" w14:textId="219B9009" w:rsidR="002952B9" w:rsidRPr="00556BDD" w:rsidRDefault="002952B9" w:rsidP="00705D61">
                      <w:pPr>
                        <w:rPr>
                          <w:rFonts w:ascii="Consolas" w:hAnsi="Consolas" w:cs="Courier New"/>
                          <w:sz w:val="16"/>
                          <w:szCs w:val="18"/>
                          <w:lang w:val="en-US"/>
                        </w:rPr>
                      </w:pPr>
                      <w:r w:rsidRPr="00556BDD">
                        <w:rPr>
                          <w:rFonts w:ascii="Consolas" w:hAnsi="Consolas" w:cs="Courier New"/>
                          <w:sz w:val="16"/>
                          <w:szCs w:val="18"/>
                          <w:lang w:val="en-US"/>
                        </w:rPr>
                        <w:t>HTTP/1.1 200 OK</w:t>
                      </w:r>
                    </w:p>
                    <w:p w14:paraId="1F6F84E5" w14:textId="77777777" w:rsidR="002952B9" w:rsidRPr="00556BDD" w:rsidRDefault="002952B9" w:rsidP="00705D61">
                      <w:pPr>
                        <w:rPr>
                          <w:rFonts w:ascii="Consolas" w:hAnsi="Consolas" w:cs="Courier New"/>
                          <w:sz w:val="16"/>
                          <w:szCs w:val="18"/>
                          <w:lang w:val="en-US"/>
                        </w:rPr>
                      </w:pPr>
                      <w:r w:rsidRPr="00556BDD">
                        <w:rPr>
                          <w:rFonts w:ascii="Consolas" w:hAnsi="Consolas" w:cs="Courier New"/>
                          <w:sz w:val="16"/>
                          <w:szCs w:val="18"/>
                          <w:lang w:val="en-US"/>
                        </w:rPr>
                        <w:t>{ "schemas" : [</w:t>
                      </w:r>
                    </w:p>
                    <w:p w14:paraId="144A148B" w14:textId="77777777" w:rsidR="002952B9" w:rsidRPr="00556BDD" w:rsidRDefault="002952B9" w:rsidP="00705D61">
                      <w:pPr>
                        <w:rPr>
                          <w:rFonts w:ascii="Consolas" w:hAnsi="Consolas" w:cs="Courier New"/>
                          <w:sz w:val="16"/>
                          <w:szCs w:val="18"/>
                          <w:lang w:val="en-US"/>
                        </w:rPr>
                      </w:pPr>
                      <w:r w:rsidRPr="00556BDD">
                        <w:rPr>
                          <w:rFonts w:ascii="Consolas" w:hAnsi="Consolas" w:cs="Courier New"/>
                          <w:sz w:val="16"/>
                          <w:szCs w:val="18"/>
                          <w:lang w:val="en-US"/>
                        </w:rPr>
                        <w:t>    "urn:ietf:params:scim:schemas:core:2.0:User"</w:t>
                      </w:r>
                    </w:p>
                    <w:p w14:paraId="7902D9AE" w14:textId="77777777" w:rsidR="002952B9" w:rsidRPr="00556BDD" w:rsidRDefault="002952B9" w:rsidP="00705D61">
                      <w:pPr>
                        <w:rPr>
                          <w:rFonts w:ascii="Consolas" w:hAnsi="Consolas" w:cs="Courier New"/>
                          <w:sz w:val="16"/>
                          <w:szCs w:val="18"/>
                          <w:lang w:val="en-US"/>
                        </w:rPr>
                      </w:pPr>
                      <w:r w:rsidRPr="00556BDD">
                        <w:rPr>
                          <w:rFonts w:ascii="Consolas" w:hAnsi="Consolas" w:cs="Courier New"/>
                          <w:sz w:val="16"/>
                          <w:szCs w:val="18"/>
                          <w:lang w:val="en-US"/>
                        </w:rPr>
                        <w:t>  , "urn:ietf:params:scim:schemas:extension:enterprise:2.0:User"</w:t>
                      </w:r>
                    </w:p>
                    <w:p w14:paraId="7D65E975" w14:textId="77777777" w:rsidR="002952B9" w:rsidRPr="00556BDD" w:rsidRDefault="002952B9" w:rsidP="00705D61">
                      <w:pPr>
                        <w:rPr>
                          <w:rFonts w:ascii="Consolas" w:hAnsi="Consolas" w:cs="Courier New"/>
                          <w:sz w:val="16"/>
                          <w:szCs w:val="18"/>
                          <w:lang w:val="en-US"/>
                        </w:rPr>
                      </w:pPr>
                      <w:r w:rsidRPr="00556BDD">
                        <w:rPr>
                          <w:rFonts w:ascii="Consolas" w:hAnsi="Consolas" w:cs="Courier New"/>
                          <w:sz w:val="16"/>
                          <w:szCs w:val="18"/>
                          <w:lang w:val="en-US"/>
                        </w:rPr>
                        <w:t>  , "urn:ietf:params:scim:schemas:extension:p20:2.0:User"</w:t>
                      </w:r>
                    </w:p>
                    <w:p w14:paraId="49BA3A72" w14:textId="77777777" w:rsidR="002952B9" w:rsidRPr="00556BDD" w:rsidRDefault="002952B9" w:rsidP="00705D61">
                      <w:pPr>
                        <w:rPr>
                          <w:rFonts w:ascii="Consolas" w:hAnsi="Consolas" w:cs="Courier New"/>
                          <w:sz w:val="16"/>
                          <w:szCs w:val="18"/>
                          <w:lang w:val="en-US"/>
                        </w:rPr>
                      </w:pPr>
                      <w:r w:rsidRPr="00556BDD">
                        <w:rPr>
                          <w:rFonts w:ascii="Consolas" w:hAnsi="Consolas" w:cs="Courier New"/>
                          <w:sz w:val="16"/>
                          <w:szCs w:val="18"/>
                          <w:lang w:val="en-US"/>
                        </w:rPr>
                        <w:t>  , "urn:ietf:params:scim:schemas:extension:p20:2.0:Group"</w:t>
                      </w:r>
                    </w:p>
                    <w:p w14:paraId="0860F485" w14:textId="77777777" w:rsidR="002952B9" w:rsidRPr="00556BDD" w:rsidRDefault="002952B9" w:rsidP="00705D61">
                      <w:pPr>
                        <w:rPr>
                          <w:rFonts w:ascii="Consolas" w:hAnsi="Consolas" w:cs="Courier New"/>
                          <w:sz w:val="16"/>
                          <w:szCs w:val="18"/>
                          <w:lang w:val="en-US"/>
                        </w:rPr>
                      </w:pPr>
                      <w:r w:rsidRPr="00556BDD">
                        <w:rPr>
                          <w:rFonts w:ascii="Consolas" w:hAnsi="Consolas" w:cs="Courier New"/>
                          <w:sz w:val="16"/>
                          <w:szCs w:val="18"/>
                          <w:lang w:val="en-US"/>
                        </w:rPr>
                        <w:t>  , "urn:ietf:params:scim:schemas:extension:p20:2.0:OuPermission"</w:t>
                      </w:r>
                    </w:p>
                    <w:p w14:paraId="0A914246" w14:textId="77777777" w:rsidR="002952B9" w:rsidRPr="00556BDD" w:rsidRDefault="002952B9" w:rsidP="00705D61">
                      <w:pPr>
                        <w:rPr>
                          <w:rFonts w:ascii="Consolas" w:hAnsi="Consolas" w:cs="Courier New"/>
                          <w:sz w:val="16"/>
                          <w:szCs w:val="18"/>
                          <w:lang w:val="en-US"/>
                        </w:rPr>
                      </w:pPr>
                      <w:r w:rsidRPr="00556BDD">
                        <w:rPr>
                          <w:rFonts w:ascii="Consolas" w:hAnsi="Consolas" w:cs="Courier New"/>
                          <w:sz w:val="16"/>
                          <w:szCs w:val="18"/>
                          <w:lang w:val="en-US"/>
                        </w:rPr>
                        <w:t>  ]</w:t>
                      </w:r>
                    </w:p>
                    <w:p w14:paraId="01A83480" w14:textId="77777777" w:rsidR="002952B9" w:rsidRPr="00556BDD" w:rsidRDefault="002952B9" w:rsidP="00705D61">
                      <w:pPr>
                        <w:rPr>
                          <w:rFonts w:ascii="Consolas" w:hAnsi="Consolas" w:cs="Courier New"/>
                          <w:sz w:val="16"/>
                          <w:szCs w:val="18"/>
                          <w:lang w:val="en-US"/>
                        </w:rPr>
                      </w:pPr>
                      <w:r w:rsidRPr="00556BDD">
                        <w:rPr>
                          <w:rFonts w:ascii="Consolas" w:hAnsi="Consolas" w:cs="Courier New"/>
                          <w:sz w:val="16"/>
                          <w:szCs w:val="18"/>
                          <w:lang w:val="en-US"/>
                        </w:rPr>
                        <w:t>, "id"   :"2819c223-7f76-453a-919d-413861904646"</w:t>
                      </w:r>
                    </w:p>
                    <w:p w14:paraId="59CA89BD" w14:textId="325D75D8" w:rsidR="002952B9" w:rsidRPr="00556BDD" w:rsidRDefault="002952B9" w:rsidP="00705D61">
                      <w:pPr>
                        <w:rPr>
                          <w:rFonts w:ascii="Consolas" w:hAnsi="Consolas" w:cs="Courier New"/>
                          <w:sz w:val="16"/>
                          <w:szCs w:val="18"/>
                          <w:lang w:val="en-US"/>
                        </w:rPr>
                      </w:pPr>
                      <w:r w:rsidRPr="00556BDD">
                        <w:rPr>
                          <w:rFonts w:ascii="Consolas" w:hAnsi="Consolas" w:cs="Courier New"/>
                          <w:sz w:val="16"/>
                          <w:szCs w:val="18"/>
                          <w:lang w:val="en-US"/>
                        </w:rPr>
                        <w:t xml:space="preserve">... </w:t>
                      </w:r>
                    </w:p>
                    <w:p w14:paraId="4A12FADD" w14:textId="77777777" w:rsidR="002952B9" w:rsidRPr="00556BDD" w:rsidRDefault="002952B9" w:rsidP="00705D61">
                      <w:pPr>
                        <w:rPr>
                          <w:rFonts w:ascii="Consolas" w:hAnsi="Consolas" w:cs="Courier New"/>
                          <w:sz w:val="16"/>
                          <w:szCs w:val="18"/>
                          <w:lang w:val="en-US"/>
                        </w:rPr>
                      </w:pPr>
                      <w:r w:rsidRPr="00556BDD">
                        <w:rPr>
                          <w:rFonts w:ascii="Consolas" w:hAnsi="Consolas" w:cs="Courier New"/>
                          <w:sz w:val="16"/>
                          <w:szCs w:val="18"/>
                          <w:lang w:val="en-US"/>
                        </w:rPr>
                        <w:t>, "urn:ietf:params:scim:schemas:extension:p20:2.0:User":</w:t>
                      </w:r>
                    </w:p>
                    <w:p w14:paraId="552EDD01" w14:textId="77777777" w:rsidR="002952B9" w:rsidRPr="00556BDD" w:rsidRDefault="002952B9" w:rsidP="00705D61">
                      <w:pPr>
                        <w:rPr>
                          <w:rFonts w:ascii="Consolas" w:hAnsi="Consolas" w:cs="Courier New"/>
                          <w:sz w:val="16"/>
                          <w:szCs w:val="18"/>
                          <w:lang w:val="en-US"/>
                        </w:rPr>
                      </w:pPr>
                      <w:r w:rsidRPr="00556BDD">
                        <w:rPr>
                          <w:rFonts w:ascii="Consolas" w:hAnsi="Consolas" w:cs="Courier New"/>
                          <w:sz w:val="16"/>
                          <w:szCs w:val="18"/>
                          <w:lang w:val="en-US"/>
                        </w:rPr>
                        <w:t>  { "p20Uid"              : "T-36-0-18-101-123456789"</w:t>
                      </w:r>
                    </w:p>
                    <w:p w14:paraId="01E15EB6" w14:textId="77777777" w:rsidR="002952B9" w:rsidRPr="00556BDD" w:rsidRDefault="002952B9" w:rsidP="00705D61">
                      <w:pPr>
                        <w:rPr>
                          <w:rFonts w:ascii="Consolas" w:hAnsi="Consolas" w:cs="Courier New"/>
                          <w:sz w:val="16"/>
                          <w:szCs w:val="18"/>
                          <w:lang w:val="en-US"/>
                        </w:rPr>
                      </w:pPr>
                      <w:r w:rsidRPr="00556BDD">
                        <w:rPr>
                          <w:rFonts w:ascii="Consolas" w:hAnsi="Consolas" w:cs="Courier New"/>
                          <w:sz w:val="16"/>
                          <w:szCs w:val="18"/>
                          <w:lang w:val="en-US"/>
                        </w:rPr>
                        <w:t>  , "p20DepartmentNumber" : "LKA-123"</w:t>
                      </w:r>
                    </w:p>
                    <w:p w14:paraId="3DFB1C72" w14:textId="77777777" w:rsidR="002952B9" w:rsidRPr="00556BDD" w:rsidRDefault="002952B9" w:rsidP="00705D61">
                      <w:pPr>
                        <w:rPr>
                          <w:rFonts w:ascii="Consolas" w:hAnsi="Consolas" w:cs="Courier New"/>
                          <w:sz w:val="16"/>
                          <w:szCs w:val="18"/>
                          <w:lang w:val="en-US"/>
                        </w:rPr>
                      </w:pPr>
                      <w:r w:rsidRPr="00556BDD">
                        <w:rPr>
                          <w:rFonts w:ascii="Consolas" w:hAnsi="Consolas" w:cs="Courier New"/>
                          <w:sz w:val="16"/>
                          <w:szCs w:val="18"/>
                          <w:lang w:val="en-US"/>
                        </w:rPr>
                        <w:t>  , "policeTitleKey"      : "123"</w:t>
                      </w:r>
                    </w:p>
                    <w:p w14:paraId="657F2153" w14:textId="77777777" w:rsidR="002952B9" w:rsidRPr="00556BDD" w:rsidRDefault="002952B9" w:rsidP="00705D61">
                      <w:pPr>
                        <w:rPr>
                          <w:rFonts w:ascii="Consolas" w:hAnsi="Consolas" w:cs="Courier New"/>
                          <w:sz w:val="16"/>
                          <w:szCs w:val="18"/>
                          <w:lang w:val="en-US"/>
                        </w:rPr>
                      </w:pPr>
                      <w:r w:rsidRPr="00556BDD">
                        <w:rPr>
                          <w:rFonts w:ascii="Consolas" w:hAnsi="Consolas" w:cs="Courier New"/>
                          <w:sz w:val="16"/>
                          <w:szCs w:val="18"/>
                          <w:lang w:val="en-US"/>
                        </w:rPr>
                        <w:t>  }</w:t>
                      </w:r>
                    </w:p>
                    <w:p w14:paraId="3EC00FF0" w14:textId="77777777" w:rsidR="002952B9" w:rsidRPr="00556BDD" w:rsidRDefault="002952B9" w:rsidP="00705D61">
                      <w:pPr>
                        <w:shd w:val="clear" w:color="auto" w:fill="FFFFFF"/>
                        <w:overflowPunct/>
                        <w:autoSpaceDE/>
                        <w:autoSpaceDN/>
                        <w:adjustRightInd/>
                        <w:spacing w:before="0" w:after="0" w:line="300" w:lineRule="atLeast"/>
                        <w:jc w:val="left"/>
                        <w:rPr>
                          <w:rFonts w:ascii="Consolas" w:hAnsi="Consolas"/>
                          <w:color w:val="333333"/>
                          <w:sz w:val="16"/>
                          <w:szCs w:val="18"/>
                          <w:lang w:val="en-US"/>
                        </w:rPr>
                      </w:pPr>
                      <w:r w:rsidRPr="00556BDD">
                        <w:rPr>
                          <w:rFonts w:ascii="Consolas" w:hAnsi="Consolas" w:cs="Courier New"/>
                          <w:color w:val="333333"/>
                          <w:sz w:val="16"/>
                          <w:szCs w:val="18"/>
                          <w:bdr w:val="none" w:sz="0" w:space="0" w:color="auto" w:frame="1"/>
                          <w:lang w:val="en-US"/>
                        </w:rPr>
                        <w:t>"urn:ietf:params:scim:schemas:extension:p20:2.0:OuPermission": [</w:t>
                      </w:r>
                    </w:p>
                    <w:p w14:paraId="69303198" w14:textId="77777777" w:rsidR="002952B9" w:rsidRPr="00556BDD" w:rsidRDefault="002952B9" w:rsidP="00705D61">
                      <w:pPr>
                        <w:shd w:val="clear" w:color="auto" w:fill="FFFFFF"/>
                        <w:overflowPunct/>
                        <w:autoSpaceDE/>
                        <w:autoSpaceDN/>
                        <w:adjustRightInd/>
                        <w:spacing w:before="0" w:after="0" w:line="300" w:lineRule="atLeast"/>
                        <w:jc w:val="left"/>
                        <w:rPr>
                          <w:rFonts w:ascii="Consolas" w:hAnsi="Consolas"/>
                          <w:color w:val="333333"/>
                          <w:sz w:val="16"/>
                          <w:szCs w:val="18"/>
                          <w:lang w:val="en-US"/>
                        </w:rPr>
                      </w:pPr>
                      <w:r w:rsidRPr="00556BDD">
                        <w:rPr>
                          <w:rFonts w:ascii="Consolas" w:hAnsi="Consolas" w:cs="Courier New"/>
                          <w:color w:val="333333"/>
                          <w:sz w:val="16"/>
                          <w:szCs w:val="18"/>
                          <w:bdr w:val="none" w:sz="0" w:space="0" w:color="auto" w:frame="1"/>
                          <w:lang w:val="en-US"/>
                        </w:rPr>
                        <w:t>  , { "value"</w:t>
                      </w:r>
                      <w:r w:rsidRPr="00556BDD">
                        <w:rPr>
                          <w:rFonts w:ascii="Consolas" w:hAnsi="Consolas"/>
                          <w:color w:val="333333"/>
                          <w:sz w:val="16"/>
                          <w:szCs w:val="18"/>
                          <w:lang w:val="en-US"/>
                        </w:rPr>
                        <w:t>   </w:t>
                      </w:r>
                      <w:r w:rsidRPr="00556BDD">
                        <w:rPr>
                          <w:rFonts w:ascii="Consolas" w:hAnsi="Consolas" w:cs="Courier New"/>
                          <w:color w:val="333333"/>
                          <w:sz w:val="16"/>
                          <w:szCs w:val="18"/>
                          <w:bdr w:val="none" w:sz="0" w:space="0" w:color="auto" w:frame="1"/>
                          <w:lang w:val="en-US"/>
                        </w:rPr>
                        <w:t>: "ART_DSTL"</w:t>
                      </w:r>
                    </w:p>
                    <w:p w14:paraId="78EB7207" w14:textId="77777777" w:rsidR="002952B9" w:rsidRPr="00556BDD" w:rsidRDefault="002952B9" w:rsidP="00705D61">
                      <w:pPr>
                        <w:shd w:val="clear" w:color="auto" w:fill="FFFFFF"/>
                        <w:overflowPunct/>
                        <w:autoSpaceDE/>
                        <w:autoSpaceDN/>
                        <w:adjustRightInd/>
                        <w:spacing w:before="0" w:after="0" w:line="300" w:lineRule="atLeast"/>
                        <w:jc w:val="left"/>
                        <w:rPr>
                          <w:rFonts w:ascii="Consolas" w:hAnsi="Consolas"/>
                          <w:color w:val="333333"/>
                          <w:sz w:val="16"/>
                          <w:szCs w:val="18"/>
                          <w:lang w:val="en-US"/>
                        </w:rPr>
                      </w:pPr>
                      <w:r w:rsidRPr="00556BDD">
                        <w:rPr>
                          <w:rFonts w:ascii="Consolas" w:hAnsi="Consolas" w:cs="Courier New"/>
                          <w:color w:val="333333"/>
                          <w:sz w:val="16"/>
                          <w:szCs w:val="18"/>
                          <w:bdr w:val="none" w:sz="0" w:space="0" w:color="auto" w:frame="1"/>
                          <w:lang w:val="en-US"/>
                        </w:rPr>
                        <w:t>    , "scope"</w:t>
                      </w:r>
                      <w:r w:rsidRPr="00556BDD">
                        <w:rPr>
                          <w:rFonts w:ascii="Consolas" w:hAnsi="Consolas"/>
                          <w:color w:val="333333"/>
                          <w:sz w:val="16"/>
                          <w:szCs w:val="18"/>
                          <w:lang w:val="en-US"/>
                        </w:rPr>
                        <w:t>   </w:t>
                      </w:r>
                      <w:r w:rsidRPr="00556BDD">
                        <w:rPr>
                          <w:rFonts w:ascii="Consolas" w:hAnsi="Consolas" w:cs="Courier New"/>
                          <w:color w:val="333333"/>
                          <w:sz w:val="16"/>
                          <w:szCs w:val="18"/>
                          <w:bdr w:val="none" w:sz="0" w:space="0" w:color="auto" w:frame="1"/>
                          <w:lang w:val="en-US"/>
                        </w:rPr>
                        <w:t>: "1111111110"</w:t>
                      </w:r>
                    </w:p>
                    <w:p w14:paraId="7B826043" w14:textId="77777777" w:rsidR="002952B9" w:rsidRPr="00556BDD" w:rsidRDefault="002952B9" w:rsidP="00705D61">
                      <w:pPr>
                        <w:shd w:val="clear" w:color="auto" w:fill="FFFFFF"/>
                        <w:overflowPunct/>
                        <w:autoSpaceDE/>
                        <w:autoSpaceDN/>
                        <w:adjustRightInd/>
                        <w:spacing w:before="0" w:after="0" w:line="300" w:lineRule="atLeast"/>
                        <w:jc w:val="left"/>
                        <w:rPr>
                          <w:rFonts w:ascii="Consolas" w:hAnsi="Consolas"/>
                          <w:color w:val="333333"/>
                          <w:sz w:val="16"/>
                          <w:szCs w:val="18"/>
                          <w:lang w:val="en-US"/>
                        </w:rPr>
                      </w:pPr>
                      <w:r w:rsidRPr="00556BDD">
                        <w:rPr>
                          <w:rFonts w:ascii="Consolas" w:hAnsi="Consolas" w:cs="Courier New"/>
                          <w:color w:val="333333"/>
                          <w:sz w:val="16"/>
                          <w:szCs w:val="18"/>
                          <w:bdr w:val="none" w:sz="0" w:space="0" w:color="auto" w:frame="1"/>
                          <w:lang w:val="en-US"/>
                        </w:rPr>
                        <w:t>    , "inherit"</w:t>
                      </w:r>
                      <w:r w:rsidRPr="00556BDD">
                        <w:rPr>
                          <w:rFonts w:ascii="Consolas" w:hAnsi="Consolas"/>
                          <w:color w:val="333333"/>
                          <w:sz w:val="16"/>
                          <w:szCs w:val="18"/>
                          <w:lang w:val="en-US"/>
                        </w:rPr>
                        <w:t> </w:t>
                      </w:r>
                      <w:r w:rsidRPr="00556BDD">
                        <w:rPr>
                          <w:rFonts w:ascii="Consolas" w:hAnsi="Consolas" w:cs="Courier New"/>
                          <w:color w:val="333333"/>
                          <w:sz w:val="16"/>
                          <w:szCs w:val="18"/>
                          <w:bdr w:val="none" w:sz="0" w:space="0" w:color="auto" w:frame="1"/>
                          <w:lang w:val="en-US"/>
                        </w:rPr>
                        <w:t>: false</w:t>
                      </w:r>
                    </w:p>
                    <w:p w14:paraId="53B3F5EE" w14:textId="77777777" w:rsidR="002952B9" w:rsidRPr="00556BDD" w:rsidRDefault="002952B9" w:rsidP="00705D61">
                      <w:pPr>
                        <w:shd w:val="clear" w:color="auto" w:fill="FFFFFF"/>
                        <w:overflowPunct/>
                        <w:autoSpaceDE/>
                        <w:autoSpaceDN/>
                        <w:adjustRightInd/>
                        <w:spacing w:before="0" w:after="0" w:line="300" w:lineRule="atLeast"/>
                        <w:jc w:val="left"/>
                        <w:rPr>
                          <w:rFonts w:ascii="Consolas" w:hAnsi="Consolas" w:cs="Courier New"/>
                          <w:color w:val="333333"/>
                          <w:sz w:val="16"/>
                          <w:szCs w:val="18"/>
                          <w:bdr w:val="none" w:sz="0" w:space="0" w:color="auto" w:frame="1"/>
                          <w:lang w:val="en-US"/>
                        </w:rPr>
                      </w:pPr>
                      <w:r w:rsidRPr="00556BDD">
                        <w:rPr>
                          <w:rFonts w:ascii="Consolas" w:hAnsi="Consolas" w:cs="Courier New"/>
                          <w:color w:val="333333"/>
                          <w:sz w:val="16"/>
                          <w:szCs w:val="18"/>
                          <w:bdr w:val="none" w:sz="0" w:space="0" w:color="auto" w:frame="1"/>
                          <w:lang w:val="en-US"/>
                        </w:rPr>
                        <w:t>    }</w:t>
                      </w:r>
                    </w:p>
                    <w:p w14:paraId="39EE9496" w14:textId="77777777" w:rsidR="002952B9" w:rsidRPr="00556BDD" w:rsidRDefault="002952B9" w:rsidP="00705D61">
                      <w:pPr>
                        <w:shd w:val="clear" w:color="auto" w:fill="FFFFFF"/>
                        <w:overflowPunct/>
                        <w:autoSpaceDE/>
                        <w:autoSpaceDN/>
                        <w:adjustRightInd/>
                        <w:spacing w:before="0" w:after="0" w:line="300" w:lineRule="atLeast"/>
                        <w:jc w:val="left"/>
                        <w:rPr>
                          <w:rFonts w:ascii="Consolas" w:hAnsi="Consolas"/>
                          <w:color w:val="333333"/>
                          <w:sz w:val="16"/>
                          <w:szCs w:val="18"/>
                          <w:lang w:val="en-US"/>
                        </w:rPr>
                      </w:pPr>
                      <w:r w:rsidRPr="00556BDD">
                        <w:rPr>
                          <w:rFonts w:ascii="Consolas" w:hAnsi="Consolas" w:cs="Courier New"/>
                          <w:color w:val="333333"/>
                          <w:sz w:val="16"/>
                          <w:szCs w:val="18"/>
                          <w:bdr w:val="none" w:sz="0" w:space="0" w:color="auto" w:frame="1"/>
                          <w:lang w:val="en-US"/>
                        </w:rPr>
                        <w:t>  , { "value"</w:t>
                      </w:r>
                      <w:r w:rsidRPr="00556BDD">
                        <w:rPr>
                          <w:rFonts w:ascii="Consolas" w:hAnsi="Consolas"/>
                          <w:color w:val="333333"/>
                          <w:sz w:val="16"/>
                          <w:szCs w:val="18"/>
                          <w:lang w:val="en-US"/>
                        </w:rPr>
                        <w:t>   </w:t>
                      </w:r>
                      <w:r w:rsidRPr="00556BDD">
                        <w:rPr>
                          <w:rFonts w:ascii="Consolas" w:hAnsi="Consolas" w:cs="Courier New"/>
                          <w:color w:val="333333"/>
                          <w:sz w:val="16"/>
                          <w:szCs w:val="18"/>
                          <w:bdr w:val="none" w:sz="0" w:space="0" w:color="auto" w:frame="1"/>
                          <w:lang w:val="en-US"/>
                        </w:rPr>
                        <w:t>: "ART_SB"</w:t>
                      </w:r>
                    </w:p>
                    <w:p w14:paraId="10C71244" w14:textId="77777777" w:rsidR="002952B9" w:rsidRPr="00556BDD" w:rsidRDefault="002952B9" w:rsidP="00705D61">
                      <w:pPr>
                        <w:shd w:val="clear" w:color="auto" w:fill="FFFFFF"/>
                        <w:overflowPunct/>
                        <w:autoSpaceDE/>
                        <w:autoSpaceDN/>
                        <w:adjustRightInd/>
                        <w:spacing w:before="0" w:after="0" w:line="300" w:lineRule="atLeast"/>
                        <w:jc w:val="left"/>
                        <w:rPr>
                          <w:rFonts w:ascii="Consolas" w:hAnsi="Consolas"/>
                          <w:color w:val="333333"/>
                          <w:sz w:val="16"/>
                          <w:szCs w:val="18"/>
                          <w:lang w:val="en-US"/>
                        </w:rPr>
                      </w:pPr>
                      <w:r w:rsidRPr="00556BDD">
                        <w:rPr>
                          <w:rFonts w:ascii="Consolas" w:hAnsi="Consolas" w:cs="Courier New"/>
                          <w:color w:val="333333"/>
                          <w:sz w:val="16"/>
                          <w:szCs w:val="18"/>
                          <w:bdr w:val="none" w:sz="0" w:space="0" w:color="auto" w:frame="1"/>
                          <w:lang w:val="en-US"/>
                        </w:rPr>
                        <w:t>    , "scope"</w:t>
                      </w:r>
                      <w:r w:rsidRPr="00556BDD">
                        <w:rPr>
                          <w:rFonts w:ascii="Consolas" w:hAnsi="Consolas"/>
                          <w:color w:val="333333"/>
                          <w:sz w:val="16"/>
                          <w:szCs w:val="18"/>
                          <w:lang w:val="en-US"/>
                        </w:rPr>
                        <w:t>   </w:t>
                      </w:r>
                      <w:r w:rsidRPr="00556BDD">
                        <w:rPr>
                          <w:rFonts w:ascii="Consolas" w:hAnsi="Consolas" w:cs="Courier New"/>
                          <w:color w:val="333333"/>
                          <w:sz w:val="16"/>
                          <w:szCs w:val="18"/>
                          <w:bdr w:val="none" w:sz="0" w:space="0" w:color="auto" w:frame="1"/>
                          <w:lang w:val="en-US"/>
                        </w:rPr>
                        <w:t>: "</w:t>
                      </w:r>
                      <w:r w:rsidRPr="00556BDD">
                        <w:rPr>
                          <w:rFonts w:ascii="Consolas" w:hAnsi="Consolas"/>
                          <w:sz w:val="16"/>
                          <w:szCs w:val="18"/>
                          <w:lang w:val="en-US"/>
                        </w:rPr>
                        <w:t>1111111111</w:t>
                      </w:r>
                      <w:r w:rsidRPr="00556BDD">
                        <w:rPr>
                          <w:rFonts w:ascii="Consolas" w:hAnsi="Consolas" w:cs="Courier New"/>
                          <w:color w:val="333333"/>
                          <w:sz w:val="16"/>
                          <w:szCs w:val="18"/>
                          <w:bdr w:val="none" w:sz="0" w:space="0" w:color="auto" w:frame="1"/>
                          <w:lang w:val="en-US"/>
                        </w:rPr>
                        <w:t>"</w:t>
                      </w:r>
                    </w:p>
                    <w:p w14:paraId="40147107" w14:textId="77777777" w:rsidR="002952B9" w:rsidRPr="00556BDD" w:rsidRDefault="002952B9" w:rsidP="00705D61">
                      <w:pPr>
                        <w:shd w:val="clear" w:color="auto" w:fill="FFFFFF"/>
                        <w:overflowPunct/>
                        <w:autoSpaceDE/>
                        <w:autoSpaceDN/>
                        <w:adjustRightInd/>
                        <w:spacing w:before="0" w:after="0" w:line="300" w:lineRule="atLeast"/>
                        <w:jc w:val="left"/>
                        <w:rPr>
                          <w:rFonts w:ascii="Consolas" w:hAnsi="Consolas"/>
                          <w:color w:val="333333"/>
                          <w:sz w:val="16"/>
                          <w:szCs w:val="18"/>
                          <w:lang w:val="en-US"/>
                        </w:rPr>
                      </w:pPr>
                      <w:r w:rsidRPr="00556BDD">
                        <w:rPr>
                          <w:rFonts w:ascii="Consolas" w:hAnsi="Consolas" w:cs="Courier New"/>
                          <w:color w:val="333333"/>
                          <w:sz w:val="16"/>
                          <w:szCs w:val="18"/>
                          <w:bdr w:val="none" w:sz="0" w:space="0" w:color="auto" w:frame="1"/>
                          <w:lang w:val="en-US"/>
                        </w:rPr>
                        <w:t>    , "inherit"</w:t>
                      </w:r>
                      <w:r w:rsidRPr="00556BDD">
                        <w:rPr>
                          <w:rFonts w:ascii="Consolas" w:hAnsi="Consolas"/>
                          <w:color w:val="333333"/>
                          <w:sz w:val="16"/>
                          <w:szCs w:val="18"/>
                          <w:lang w:val="en-US"/>
                        </w:rPr>
                        <w:t> </w:t>
                      </w:r>
                      <w:r w:rsidRPr="00556BDD">
                        <w:rPr>
                          <w:rFonts w:ascii="Consolas" w:hAnsi="Consolas" w:cs="Courier New"/>
                          <w:color w:val="333333"/>
                          <w:sz w:val="16"/>
                          <w:szCs w:val="18"/>
                          <w:bdr w:val="none" w:sz="0" w:space="0" w:color="auto" w:frame="1"/>
                          <w:lang w:val="en-US"/>
                        </w:rPr>
                        <w:t>: false</w:t>
                      </w:r>
                    </w:p>
                    <w:p w14:paraId="6B40E777" w14:textId="77777777" w:rsidR="002952B9" w:rsidRPr="00556BDD" w:rsidRDefault="002952B9" w:rsidP="00705D61">
                      <w:pPr>
                        <w:shd w:val="clear" w:color="auto" w:fill="FFFFFF"/>
                        <w:overflowPunct/>
                        <w:autoSpaceDE/>
                        <w:autoSpaceDN/>
                        <w:adjustRightInd/>
                        <w:spacing w:before="0" w:after="0" w:line="300" w:lineRule="atLeast"/>
                        <w:jc w:val="left"/>
                        <w:rPr>
                          <w:rFonts w:ascii="Consolas" w:hAnsi="Consolas"/>
                          <w:color w:val="333333"/>
                          <w:sz w:val="16"/>
                          <w:szCs w:val="18"/>
                          <w:lang w:val="en-US"/>
                        </w:rPr>
                      </w:pPr>
                      <w:r w:rsidRPr="00556BDD">
                        <w:rPr>
                          <w:rFonts w:ascii="Consolas" w:hAnsi="Consolas" w:cs="Courier New"/>
                          <w:color w:val="333333"/>
                          <w:sz w:val="16"/>
                          <w:szCs w:val="18"/>
                          <w:bdr w:val="none" w:sz="0" w:space="0" w:color="auto" w:frame="1"/>
                          <w:lang w:val="en-US"/>
                        </w:rPr>
                        <w:t>    }  </w:t>
                      </w:r>
                    </w:p>
                    <w:p w14:paraId="33FCBCD6" w14:textId="77777777" w:rsidR="002952B9" w:rsidRPr="00556BDD" w:rsidRDefault="002952B9" w:rsidP="00705D61">
                      <w:pPr>
                        <w:shd w:val="clear" w:color="auto" w:fill="FFFFFF"/>
                        <w:overflowPunct/>
                        <w:autoSpaceDE/>
                        <w:autoSpaceDN/>
                        <w:adjustRightInd/>
                        <w:spacing w:before="0" w:after="0" w:line="300" w:lineRule="atLeast"/>
                        <w:jc w:val="left"/>
                        <w:rPr>
                          <w:rFonts w:ascii="Consolas" w:hAnsi="Consolas"/>
                          <w:color w:val="333333"/>
                          <w:sz w:val="16"/>
                          <w:szCs w:val="18"/>
                          <w:lang w:val="en-US"/>
                        </w:rPr>
                      </w:pPr>
                      <w:r w:rsidRPr="00556BDD">
                        <w:rPr>
                          <w:rFonts w:ascii="Consolas" w:hAnsi="Consolas" w:cs="Courier New"/>
                          <w:color w:val="333333"/>
                          <w:sz w:val="16"/>
                          <w:szCs w:val="18"/>
                          <w:bdr w:val="none" w:sz="0" w:space="0" w:color="auto" w:frame="1"/>
                          <w:lang w:val="en-US"/>
                        </w:rPr>
                        <w:t>  , { "value"</w:t>
                      </w:r>
                      <w:r w:rsidRPr="00556BDD">
                        <w:rPr>
                          <w:rFonts w:ascii="Consolas" w:hAnsi="Consolas"/>
                          <w:color w:val="333333"/>
                          <w:sz w:val="16"/>
                          <w:szCs w:val="18"/>
                          <w:lang w:val="en-US"/>
                        </w:rPr>
                        <w:t>   </w:t>
                      </w:r>
                      <w:r w:rsidRPr="00556BDD">
                        <w:rPr>
                          <w:rFonts w:ascii="Consolas" w:hAnsi="Consolas" w:cs="Courier New"/>
                          <w:color w:val="333333"/>
                          <w:sz w:val="16"/>
                          <w:szCs w:val="18"/>
                          <w:bdr w:val="none" w:sz="0" w:space="0" w:color="auto" w:frame="1"/>
                          <w:lang w:val="en-US"/>
                        </w:rPr>
                        <w:t>: "ART_VW"</w:t>
                      </w:r>
                    </w:p>
                    <w:p w14:paraId="01E53A48" w14:textId="77777777" w:rsidR="002952B9" w:rsidRPr="00556BDD" w:rsidRDefault="002952B9" w:rsidP="00705D61">
                      <w:pPr>
                        <w:shd w:val="clear" w:color="auto" w:fill="FFFFFF"/>
                        <w:overflowPunct/>
                        <w:autoSpaceDE/>
                        <w:autoSpaceDN/>
                        <w:adjustRightInd/>
                        <w:spacing w:before="0" w:after="0" w:line="300" w:lineRule="atLeast"/>
                        <w:jc w:val="left"/>
                        <w:rPr>
                          <w:rFonts w:ascii="Consolas" w:hAnsi="Consolas"/>
                          <w:color w:val="333333"/>
                          <w:sz w:val="16"/>
                          <w:szCs w:val="18"/>
                          <w:lang w:val="en-US"/>
                        </w:rPr>
                      </w:pPr>
                      <w:r w:rsidRPr="00556BDD">
                        <w:rPr>
                          <w:rFonts w:ascii="Consolas" w:hAnsi="Consolas" w:cs="Courier New"/>
                          <w:color w:val="333333"/>
                          <w:sz w:val="16"/>
                          <w:szCs w:val="18"/>
                          <w:bdr w:val="none" w:sz="0" w:space="0" w:color="auto" w:frame="1"/>
                          <w:lang w:val="en-US"/>
                        </w:rPr>
                        <w:t>    , "scope"</w:t>
                      </w:r>
                      <w:r w:rsidRPr="00556BDD">
                        <w:rPr>
                          <w:rFonts w:ascii="Consolas" w:hAnsi="Consolas"/>
                          <w:color w:val="333333"/>
                          <w:sz w:val="16"/>
                          <w:szCs w:val="18"/>
                          <w:lang w:val="en-US"/>
                        </w:rPr>
                        <w:t>   </w:t>
                      </w:r>
                      <w:r w:rsidRPr="00556BDD">
                        <w:rPr>
                          <w:rFonts w:ascii="Consolas" w:hAnsi="Consolas" w:cs="Courier New"/>
                          <w:color w:val="333333"/>
                          <w:sz w:val="16"/>
                          <w:szCs w:val="18"/>
                          <w:bdr w:val="none" w:sz="0" w:space="0" w:color="auto" w:frame="1"/>
                          <w:lang w:val="en-US"/>
                        </w:rPr>
                        <w:t>: "</w:t>
                      </w:r>
                      <w:r w:rsidRPr="00556BDD">
                        <w:rPr>
                          <w:rFonts w:ascii="Consolas" w:hAnsi="Consolas"/>
                          <w:sz w:val="16"/>
                          <w:szCs w:val="18"/>
                          <w:lang w:val="en-US"/>
                        </w:rPr>
                        <w:t>1111111111</w:t>
                      </w:r>
                      <w:r w:rsidRPr="00556BDD">
                        <w:rPr>
                          <w:rFonts w:ascii="Consolas" w:hAnsi="Consolas" w:cs="Courier New"/>
                          <w:color w:val="333333"/>
                          <w:sz w:val="16"/>
                          <w:szCs w:val="18"/>
                          <w:bdr w:val="none" w:sz="0" w:space="0" w:color="auto" w:frame="1"/>
                          <w:lang w:val="en-US"/>
                        </w:rPr>
                        <w:t>"</w:t>
                      </w:r>
                    </w:p>
                    <w:p w14:paraId="51F99C25" w14:textId="77777777" w:rsidR="002952B9" w:rsidRPr="00556BDD" w:rsidRDefault="002952B9" w:rsidP="00705D61">
                      <w:pPr>
                        <w:shd w:val="clear" w:color="auto" w:fill="FFFFFF"/>
                        <w:overflowPunct/>
                        <w:autoSpaceDE/>
                        <w:autoSpaceDN/>
                        <w:adjustRightInd/>
                        <w:spacing w:before="0" w:after="0" w:line="300" w:lineRule="atLeast"/>
                        <w:jc w:val="left"/>
                        <w:rPr>
                          <w:rFonts w:ascii="Consolas" w:hAnsi="Consolas"/>
                          <w:color w:val="333333"/>
                          <w:sz w:val="16"/>
                          <w:szCs w:val="18"/>
                          <w:lang w:val="en-US"/>
                        </w:rPr>
                      </w:pPr>
                      <w:r w:rsidRPr="00556BDD">
                        <w:rPr>
                          <w:rFonts w:ascii="Consolas" w:hAnsi="Consolas" w:cs="Courier New"/>
                          <w:color w:val="333333"/>
                          <w:sz w:val="16"/>
                          <w:szCs w:val="18"/>
                          <w:bdr w:val="none" w:sz="0" w:space="0" w:color="auto" w:frame="1"/>
                          <w:lang w:val="en-US"/>
                        </w:rPr>
                        <w:t>    , "inherit"</w:t>
                      </w:r>
                      <w:r w:rsidRPr="00556BDD">
                        <w:rPr>
                          <w:rFonts w:ascii="Consolas" w:hAnsi="Consolas"/>
                          <w:color w:val="333333"/>
                          <w:sz w:val="16"/>
                          <w:szCs w:val="18"/>
                          <w:lang w:val="en-US"/>
                        </w:rPr>
                        <w:t> </w:t>
                      </w:r>
                      <w:r w:rsidRPr="00556BDD">
                        <w:rPr>
                          <w:rFonts w:ascii="Consolas" w:hAnsi="Consolas" w:cs="Courier New"/>
                          <w:color w:val="333333"/>
                          <w:sz w:val="16"/>
                          <w:szCs w:val="18"/>
                          <w:bdr w:val="none" w:sz="0" w:space="0" w:color="auto" w:frame="1"/>
                          <w:lang w:val="en-US"/>
                        </w:rPr>
                        <w:t>: false</w:t>
                      </w:r>
                    </w:p>
                    <w:p w14:paraId="6FE815ED" w14:textId="77777777" w:rsidR="002952B9" w:rsidRPr="00556BDD" w:rsidRDefault="002952B9" w:rsidP="00705D61">
                      <w:pPr>
                        <w:shd w:val="clear" w:color="auto" w:fill="FFFFFF"/>
                        <w:overflowPunct/>
                        <w:autoSpaceDE/>
                        <w:autoSpaceDN/>
                        <w:adjustRightInd/>
                        <w:spacing w:before="0" w:after="0" w:line="300" w:lineRule="atLeast"/>
                        <w:jc w:val="left"/>
                        <w:rPr>
                          <w:rFonts w:ascii="Consolas" w:hAnsi="Consolas"/>
                          <w:color w:val="333333"/>
                          <w:sz w:val="16"/>
                          <w:szCs w:val="18"/>
                          <w:lang w:val="en-US"/>
                        </w:rPr>
                      </w:pPr>
                      <w:r w:rsidRPr="00556BDD">
                        <w:rPr>
                          <w:rFonts w:ascii="Consolas" w:hAnsi="Consolas" w:cs="Courier New"/>
                          <w:color w:val="333333"/>
                          <w:sz w:val="16"/>
                          <w:szCs w:val="18"/>
                          <w:bdr w:val="none" w:sz="0" w:space="0" w:color="auto" w:frame="1"/>
                          <w:lang w:val="en-US"/>
                        </w:rPr>
                        <w:t>    }  </w:t>
                      </w:r>
                    </w:p>
                    <w:p w14:paraId="359E17D0" w14:textId="77777777" w:rsidR="002952B9" w:rsidRPr="00556BDD" w:rsidRDefault="002952B9" w:rsidP="00705D61">
                      <w:pPr>
                        <w:shd w:val="clear" w:color="auto" w:fill="FFFFFF"/>
                        <w:overflowPunct/>
                        <w:autoSpaceDE/>
                        <w:autoSpaceDN/>
                        <w:adjustRightInd/>
                        <w:spacing w:before="0" w:after="0" w:line="300" w:lineRule="atLeast"/>
                        <w:jc w:val="left"/>
                        <w:rPr>
                          <w:rFonts w:ascii="Consolas" w:hAnsi="Consolas"/>
                          <w:color w:val="333333"/>
                          <w:sz w:val="16"/>
                          <w:szCs w:val="18"/>
                          <w:lang w:val="en-US"/>
                        </w:rPr>
                      </w:pPr>
                      <w:r w:rsidRPr="00556BDD">
                        <w:rPr>
                          <w:rFonts w:ascii="Consolas" w:hAnsi="Consolas" w:cs="Courier New"/>
                          <w:color w:val="333333"/>
                          <w:sz w:val="16"/>
                          <w:szCs w:val="18"/>
                          <w:bdr w:val="none" w:sz="0" w:space="0" w:color="auto" w:frame="1"/>
                          <w:lang w:val="en-US"/>
                        </w:rPr>
                        <w:t>  , { "value"</w:t>
                      </w:r>
                      <w:r w:rsidRPr="00556BDD">
                        <w:rPr>
                          <w:rFonts w:ascii="Consolas" w:hAnsi="Consolas"/>
                          <w:color w:val="333333"/>
                          <w:sz w:val="16"/>
                          <w:szCs w:val="18"/>
                          <w:lang w:val="en-US"/>
                        </w:rPr>
                        <w:t>   </w:t>
                      </w:r>
                      <w:r w:rsidRPr="00556BDD">
                        <w:rPr>
                          <w:rFonts w:ascii="Consolas" w:hAnsi="Consolas" w:cs="Courier New"/>
                          <w:color w:val="333333"/>
                          <w:sz w:val="16"/>
                          <w:szCs w:val="18"/>
                          <w:bdr w:val="none" w:sz="0" w:space="0" w:color="auto" w:frame="1"/>
                          <w:lang w:val="en-US"/>
                        </w:rPr>
                        <w:t>: "ART_ZO"</w:t>
                      </w:r>
                    </w:p>
                    <w:p w14:paraId="0D046400" w14:textId="77777777" w:rsidR="002952B9" w:rsidRPr="00556BDD" w:rsidRDefault="002952B9" w:rsidP="00705D61">
                      <w:pPr>
                        <w:shd w:val="clear" w:color="auto" w:fill="FFFFFF"/>
                        <w:overflowPunct/>
                        <w:autoSpaceDE/>
                        <w:autoSpaceDN/>
                        <w:adjustRightInd/>
                        <w:spacing w:before="0" w:after="0" w:line="300" w:lineRule="atLeast"/>
                        <w:jc w:val="left"/>
                        <w:rPr>
                          <w:rFonts w:ascii="Consolas" w:hAnsi="Consolas"/>
                          <w:color w:val="333333"/>
                          <w:sz w:val="16"/>
                          <w:szCs w:val="18"/>
                          <w:lang w:val="en-US"/>
                        </w:rPr>
                      </w:pPr>
                      <w:r w:rsidRPr="00556BDD">
                        <w:rPr>
                          <w:rFonts w:ascii="Consolas" w:hAnsi="Consolas" w:cs="Courier New"/>
                          <w:color w:val="333333"/>
                          <w:sz w:val="16"/>
                          <w:szCs w:val="18"/>
                          <w:bdr w:val="none" w:sz="0" w:space="0" w:color="auto" w:frame="1"/>
                          <w:lang w:val="en-US"/>
                        </w:rPr>
                        <w:t>    , "scope"</w:t>
                      </w:r>
                      <w:r w:rsidRPr="00556BDD">
                        <w:rPr>
                          <w:rFonts w:ascii="Consolas" w:hAnsi="Consolas"/>
                          <w:color w:val="333333"/>
                          <w:sz w:val="16"/>
                          <w:szCs w:val="18"/>
                          <w:lang w:val="en-US"/>
                        </w:rPr>
                        <w:t>   </w:t>
                      </w:r>
                      <w:r w:rsidRPr="00556BDD">
                        <w:rPr>
                          <w:rFonts w:ascii="Consolas" w:hAnsi="Consolas" w:cs="Courier New"/>
                          <w:color w:val="333333"/>
                          <w:sz w:val="16"/>
                          <w:szCs w:val="18"/>
                          <w:bdr w:val="none" w:sz="0" w:space="0" w:color="auto" w:frame="1"/>
                          <w:lang w:val="en-US"/>
                        </w:rPr>
                        <w:t>: "</w:t>
                      </w:r>
                      <w:r w:rsidRPr="00556BDD">
                        <w:rPr>
                          <w:rFonts w:ascii="Consolas" w:hAnsi="Consolas"/>
                          <w:sz w:val="16"/>
                          <w:szCs w:val="18"/>
                          <w:lang w:val="en-US"/>
                        </w:rPr>
                        <w:t>1111111112</w:t>
                      </w:r>
                      <w:r w:rsidRPr="00556BDD">
                        <w:rPr>
                          <w:rFonts w:ascii="Consolas" w:hAnsi="Consolas" w:cs="Courier New"/>
                          <w:color w:val="333333"/>
                          <w:sz w:val="16"/>
                          <w:szCs w:val="18"/>
                          <w:bdr w:val="none" w:sz="0" w:space="0" w:color="auto" w:frame="1"/>
                          <w:lang w:val="en-US"/>
                        </w:rPr>
                        <w:t>"</w:t>
                      </w:r>
                    </w:p>
                    <w:p w14:paraId="7C7D1AE1" w14:textId="77777777" w:rsidR="002952B9" w:rsidRPr="00556BDD" w:rsidRDefault="002952B9" w:rsidP="00705D61">
                      <w:pPr>
                        <w:shd w:val="clear" w:color="auto" w:fill="FFFFFF"/>
                        <w:overflowPunct/>
                        <w:autoSpaceDE/>
                        <w:autoSpaceDN/>
                        <w:adjustRightInd/>
                        <w:spacing w:before="0" w:after="0" w:line="300" w:lineRule="atLeast"/>
                        <w:jc w:val="left"/>
                        <w:rPr>
                          <w:rFonts w:ascii="Consolas" w:hAnsi="Consolas"/>
                          <w:color w:val="333333"/>
                          <w:sz w:val="16"/>
                          <w:szCs w:val="18"/>
                          <w:lang w:val="en-US"/>
                        </w:rPr>
                      </w:pPr>
                      <w:r w:rsidRPr="00556BDD">
                        <w:rPr>
                          <w:rFonts w:ascii="Consolas" w:hAnsi="Consolas" w:cs="Courier New"/>
                          <w:color w:val="333333"/>
                          <w:sz w:val="16"/>
                          <w:szCs w:val="18"/>
                          <w:bdr w:val="none" w:sz="0" w:space="0" w:color="auto" w:frame="1"/>
                          <w:lang w:val="en-US"/>
                        </w:rPr>
                        <w:t>    , "inherit"</w:t>
                      </w:r>
                      <w:r w:rsidRPr="00556BDD">
                        <w:rPr>
                          <w:rFonts w:ascii="Consolas" w:hAnsi="Consolas"/>
                          <w:color w:val="333333"/>
                          <w:sz w:val="16"/>
                          <w:szCs w:val="18"/>
                          <w:lang w:val="en-US"/>
                        </w:rPr>
                        <w:t> </w:t>
                      </w:r>
                      <w:r w:rsidRPr="00556BDD">
                        <w:rPr>
                          <w:rFonts w:ascii="Consolas" w:hAnsi="Consolas" w:cs="Courier New"/>
                          <w:color w:val="333333"/>
                          <w:sz w:val="16"/>
                          <w:szCs w:val="18"/>
                          <w:bdr w:val="none" w:sz="0" w:space="0" w:color="auto" w:frame="1"/>
                          <w:lang w:val="en-US"/>
                        </w:rPr>
                        <w:t>: false</w:t>
                      </w:r>
                    </w:p>
                    <w:p w14:paraId="667D237F" w14:textId="3D509EB2" w:rsidR="002952B9" w:rsidRPr="00556BDD" w:rsidRDefault="002952B9" w:rsidP="00705D61">
                      <w:pPr>
                        <w:shd w:val="clear" w:color="auto" w:fill="FFFFFF"/>
                        <w:overflowPunct/>
                        <w:autoSpaceDE/>
                        <w:autoSpaceDN/>
                        <w:adjustRightInd/>
                        <w:spacing w:before="0" w:after="0" w:line="300" w:lineRule="atLeast"/>
                        <w:jc w:val="left"/>
                        <w:rPr>
                          <w:rFonts w:ascii="Consolas" w:hAnsi="Consolas" w:cs="Courier New"/>
                          <w:color w:val="333333"/>
                          <w:sz w:val="16"/>
                          <w:szCs w:val="18"/>
                          <w:bdr w:val="none" w:sz="0" w:space="0" w:color="auto" w:frame="1"/>
                        </w:rPr>
                      </w:pPr>
                      <w:r w:rsidRPr="00556BDD">
                        <w:rPr>
                          <w:rFonts w:ascii="Consolas" w:hAnsi="Consolas" w:cs="Courier New"/>
                          <w:color w:val="333333"/>
                          <w:sz w:val="16"/>
                          <w:szCs w:val="18"/>
                          <w:bdr w:val="none" w:sz="0" w:space="0" w:color="auto" w:frame="1"/>
                          <w:lang w:val="en-US"/>
                        </w:rPr>
                        <w:t>    </w:t>
                      </w:r>
                      <w:r w:rsidRPr="00556BDD">
                        <w:rPr>
                          <w:rFonts w:ascii="Consolas" w:hAnsi="Consolas" w:cs="Courier New"/>
                          <w:color w:val="333333"/>
                          <w:sz w:val="16"/>
                          <w:szCs w:val="18"/>
                          <w:bdr w:val="none" w:sz="0" w:space="0" w:color="auto" w:frame="1"/>
                        </w:rPr>
                        <w:t>}  </w:t>
                      </w:r>
                    </w:p>
                    <w:p w14:paraId="58E4E143" w14:textId="46837B8B" w:rsidR="002952B9" w:rsidRPr="00556BDD" w:rsidRDefault="002952B9" w:rsidP="00705D61">
                      <w:pPr>
                        <w:shd w:val="clear" w:color="auto" w:fill="FFFFFF"/>
                        <w:overflowPunct/>
                        <w:autoSpaceDE/>
                        <w:autoSpaceDN/>
                        <w:adjustRightInd/>
                        <w:spacing w:before="0" w:after="0" w:line="300" w:lineRule="atLeast"/>
                        <w:jc w:val="left"/>
                        <w:rPr>
                          <w:rFonts w:ascii="Consolas" w:hAnsi="Consolas"/>
                          <w:color w:val="333333"/>
                          <w:sz w:val="16"/>
                          <w:szCs w:val="18"/>
                        </w:rPr>
                      </w:pPr>
                      <w:r w:rsidRPr="00556BDD">
                        <w:rPr>
                          <w:rFonts w:ascii="Consolas" w:hAnsi="Consolas" w:cs="Courier New"/>
                          <w:color w:val="333333"/>
                          <w:sz w:val="16"/>
                          <w:szCs w:val="18"/>
                          <w:bdr w:val="none" w:sz="0" w:space="0" w:color="auto" w:frame="1"/>
                        </w:rPr>
                        <w:t xml:space="preserve">  ]</w:t>
                      </w:r>
                    </w:p>
                    <w:p w14:paraId="7C3DFD41" w14:textId="015F3162" w:rsidR="002952B9" w:rsidRPr="00556BDD" w:rsidRDefault="002952B9" w:rsidP="00705D61">
                      <w:pPr>
                        <w:rPr>
                          <w:rFonts w:ascii="Consolas" w:hAnsi="Consolas" w:cs="Courier New"/>
                          <w:sz w:val="16"/>
                          <w:szCs w:val="18"/>
                          <w:lang w:val="en-US"/>
                        </w:rPr>
                      </w:pPr>
                      <w:r w:rsidRPr="00556BDD">
                        <w:rPr>
                          <w:rFonts w:ascii="Consolas" w:hAnsi="Consolas" w:cs="Courier New"/>
                          <w:sz w:val="16"/>
                          <w:szCs w:val="18"/>
                        </w:rPr>
                        <w:t>}</w:t>
                      </w:r>
                    </w:p>
                  </w:txbxContent>
                </v:textbox>
                <w10:anchorlock/>
              </v:shape>
            </w:pict>
          </mc:Fallback>
        </mc:AlternateContent>
      </w:r>
    </w:p>
    <w:p w14:paraId="22BCF3AF" w14:textId="2EF43F3B" w:rsidR="0007458A" w:rsidRDefault="00705D61" w:rsidP="009A4995">
      <w:pPr>
        <w:pStyle w:val="Beschriftung"/>
        <w:jc w:val="center"/>
      </w:pPr>
      <w:bookmarkStart w:id="62" w:name="_Toc168919615"/>
      <w:r>
        <w:t xml:space="preserve">Abbildung </w:t>
      </w:r>
      <w:fldSimple w:instr=" SEQ Abbildung \* ARABIC ">
        <w:r w:rsidR="002952B9">
          <w:rPr>
            <w:noProof/>
          </w:rPr>
          <w:t>11</w:t>
        </w:r>
      </w:fldSimple>
      <w:r>
        <w:t>: Beispiel für eine An</w:t>
      </w:r>
      <w:r w:rsidR="009A4995">
        <w:t>t</w:t>
      </w:r>
      <w:r>
        <w:t>wort auf Abfrage User mit Rollen von @</w:t>
      </w:r>
      <w:proofErr w:type="spellStart"/>
      <w:r>
        <w:t>rtus</w:t>
      </w:r>
      <w:bookmarkEnd w:id="62"/>
      <w:proofErr w:type="spellEnd"/>
    </w:p>
    <w:p w14:paraId="43FE8684" w14:textId="44BBCB53" w:rsidR="00F975F1" w:rsidRDefault="00F975F1" w:rsidP="00A60BC4">
      <w:pPr>
        <w:rPr>
          <w:rFonts w:asciiTheme="minorHAnsi" w:hAnsiTheme="minorHAnsi" w:cstheme="minorHAnsi"/>
          <w:color w:val="A6A6A6" w:themeColor="background1" w:themeShade="A6"/>
          <w:sz w:val="18"/>
          <w:szCs w:val="18"/>
        </w:rPr>
      </w:pPr>
    </w:p>
    <w:p w14:paraId="375ACF28" w14:textId="6CA0CA29" w:rsidR="001D2B35" w:rsidRDefault="001D2B35" w:rsidP="00A60BC4">
      <w:r>
        <w:t>Im Beispiel oben wäre der Nutzer Max Mustermann mit folgenden Rechten angelegt worden:</w:t>
      </w:r>
    </w:p>
    <w:p w14:paraId="6F787AA8" w14:textId="0D929CE9" w:rsidR="001D2B35" w:rsidRDefault="001D2B35" w:rsidP="0087058D">
      <w:pPr>
        <w:pStyle w:val="Listenabsatz"/>
        <w:numPr>
          <w:ilvl w:val="0"/>
          <w:numId w:val="18"/>
        </w:numPr>
      </w:pPr>
      <w:r>
        <w:t xml:space="preserve">Auf Dienststelle </w:t>
      </w:r>
      <w:r w:rsidRPr="001D2B35">
        <w:t>1111111110 mit den Rollen Dienststellenleitung</w:t>
      </w:r>
    </w:p>
    <w:p w14:paraId="2E7CD1FC" w14:textId="3248C2ED" w:rsidR="001D2B35" w:rsidRDefault="001D2B35" w:rsidP="0087058D">
      <w:pPr>
        <w:pStyle w:val="Listenabsatz"/>
        <w:numPr>
          <w:ilvl w:val="0"/>
          <w:numId w:val="18"/>
        </w:numPr>
      </w:pPr>
      <w:r>
        <w:t xml:space="preserve">Auf Dienststelle </w:t>
      </w:r>
      <w:r w:rsidRPr="001D2B35">
        <w:t>111111111</w:t>
      </w:r>
      <w:r>
        <w:t>1</w:t>
      </w:r>
      <w:r w:rsidRPr="001D2B35">
        <w:t xml:space="preserve"> mit den Rollen </w:t>
      </w:r>
      <w:r w:rsidR="008B5B72">
        <w:t>Sachbearbeitung</w:t>
      </w:r>
      <w:r>
        <w:t xml:space="preserve"> und Verwaltung</w:t>
      </w:r>
    </w:p>
    <w:p w14:paraId="7F8AF9FF" w14:textId="102C2484" w:rsidR="008B5B72" w:rsidRDefault="001D2B35" w:rsidP="0087058D">
      <w:pPr>
        <w:pStyle w:val="Listenabsatz"/>
        <w:numPr>
          <w:ilvl w:val="0"/>
          <w:numId w:val="18"/>
        </w:numPr>
      </w:pPr>
      <w:r>
        <w:t xml:space="preserve">Auf Dienststelle </w:t>
      </w:r>
      <w:r w:rsidRPr="001D2B35">
        <w:t>111111111</w:t>
      </w:r>
      <w:r>
        <w:t>2</w:t>
      </w:r>
      <w:r w:rsidRPr="001D2B35">
        <w:t xml:space="preserve"> </w:t>
      </w:r>
      <w:r>
        <w:t>zugeordnet, aber ohne weitere Rollen</w:t>
      </w:r>
    </w:p>
    <w:p w14:paraId="1D3FA88A" w14:textId="314C982D" w:rsidR="003970CD" w:rsidRDefault="003970CD" w:rsidP="00A027FD"/>
    <w:p w14:paraId="29F4053D" w14:textId="7DC8D36F" w:rsidR="00705D61" w:rsidRPr="00F964D1" w:rsidRDefault="00705D61" w:rsidP="00705D61">
      <w:r>
        <w:lastRenderedPageBreak/>
        <w:t>Folgende Tabelle beschreibt die Attribute einer Berechtigung (</w:t>
      </w:r>
      <w:proofErr w:type="spellStart"/>
      <w:r w:rsidR="00962692">
        <w:t>Ou</w:t>
      </w:r>
      <w:r>
        <w:t>Permission</w:t>
      </w:r>
      <w:proofErr w:type="spellEnd"/>
      <w:r>
        <w:t>)</w:t>
      </w:r>
    </w:p>
    <w:tbl>
      <w:tblPr>
        <w:tblStyle w:val="Tabellenraster"/>
        <w:tblW w:w="9634" w:type="dxa"/>
        <w:tblLook w:val="04A0" w:firstRow="1" w:lastRow="0" w:firstColumn="1" w:lastColumn="0" w:noHBand="0" w:noVBand="1"/>
      </w:tblPr>
      <w:tblGrid>
        <w:gridCol w:w="4106"/>
        <w:gridCol w:w="5528"/>
      </w:tblGrid>
      <w:tr w:rsidR="00705D61" w:rsidRPr="00EB552A" w14:paraId="2D12507C" w14:textId="77777777" w:rsidTr="00705D61">
        <w:tc>
          <w:tcPr>
            <w:tcW w:w="4106" w:type="dxa"/>
            <w:shd w:val="clear" w:color="auto" w:fill="D9D9D9" w:themeFill="background1" w:themeFillShade="D9"/>
          </w:tcPr>
          <w:p w14:paraId="1179B06E" w14:textId="77777777" w:rsidR="00705D61" w:rsidRPr="00EB552A" w:rsidRDefault="00705D61" w:rsidP="00705D61">
            <w:pPr>
              <w:jc w:val="left"/>
              <w:rPr>
                <w:b/>
                <w:sz w:val="20"/>
                <w:lang w:val="en-US"/>
              </w:rPr>
            </w:pPr>
            <w:r w:rsidRPr="00EB552A">
              <w:rPr>
                <w:b/>
                <w:sz w:val="20"/>
                <w:lang w:val="en-US"/>
              </w:rPr>
              <w:t xml:space="preserve">SCIM </w:t>
            </w:r>
            <w:proofErr w:type="spellStart"/>
            <w:r w:rsidRPr="00EB552A">
              <w:rPr>
                <w:b/>
                <w:sz w:val="20"/>
                <w:lang w:val="en-US"/>
              </w:rPr>
              <w:t>Attribut</w:t>
            </w:r>
            <w:proofErr w:type="spellEnd"/>
            <w:r w:rsidRPr="00EB552A">
              <w:rPr>
                <w:b/>
                <w:sz w:val="20"/>
                <w:lang w:val="en-US"/>
              </w:rPr>
              <w:br/>
              <w:t xml:space="preserve">User </w:t>
            </w:r>
            <w:r>
              <w:rPr>
                <w:b/>
                <w:sz w:val="20"/>
                <w:lang w:val="en-US"/>
              </w:rPr>
              <w:t>“</w:t>
            </w:r>
            <w:r w:rsidRPr="00EB552A">
              <w:rPr>
                <w:b/>
                <w:sz w:val="20"/>
                <w:lang w:val="en-US"/>
              </w:rPr>
              <w:t>Extended</w:t>
            </w:r>
            <w:r>
              <w:rPr>
                <w:b/>
                <w:sz w:val="20"/>
                <w:lang w:val="en-US"/>
              </w:rPr>
              <w:t>”</w:t>
            </w:r>
          </w:p>
        </w:tc>
        <w:tc>
          <w:tcPr>
            <w:tcW w:w="5528" w:type="dxa"/>
            <w:shd w:val="clear" w:color="auto" w:fill="D9D9D9" w:themeFill="background1" w:themeFillShade="D9"/>
          </w:tcPr>
          <w:p w14:paraId="04723971" w14:textId="77777777" w:rsidR="00705D61" w:rsidRPr="00EB552A" w:rsidRDefault="00705D61" w:rsidP="00705D61">
            <w:pPr>
              <w:jc w:val="left"/>
              <w:rPr>
                <w:b/>
                <w:sz w:val="20"/>
              </w:rPr>
            </w:pPr>
            <w:r w:rsidRPr="00EB552A">
              <w:rPr>
                <w:b/>
                <w:sz w:val="20"/>
              </w:rPr>
              <w:t>Anmerkung</w:t>
            </w:r>
          </w:p>
        </w:tc>
      </w:tr>
      <w:tr w:rsidR="00705D61" w:rsidRPr="00EB552A" w14:paraId="553FB5E9" w14:textId="77777777" w:rsidTr="00705D61">
        <w:tc>
          <w:tcPr>
            <w:tcW w:w="4106" w:type="dxa"/>
          </w:tcPr>
          <w:p w14:paraId="3AD6003A" w14:textId="38FAB1D4" w:rsidR="00705D61" w:rsidRDefault="00705D61" w:rsidP="00ED7EA0">
            <w:pPr>
              <w:jc w:val="left"/>
              <w:rPr>
                <w:sz w:val="20"/>
              </w:rPr>
            </w:pPr>
            <w:r>
              <w:rPr>
                <w:sz w:val="20"/>
              </w:rPr>
              <w:t>[</w:t>
            </w:r>
            <w:proofErr w:type="gramStart"/>
            <w:r>
              <w:rPr>
                <w:sz w:val="20"/>
              </w:rPr>
              <w:t>1..</w:t>
            </w:r>
            <w:proofErr w:type="gramEnd"/>
            <w:r>
              <w:rPr>
                <w:sz w:val="20"/>
              </w:rPr>
              <w:t xml:space="preserve">1] </w:t>
            </w:r>
            <w:proofErr w:type="spellStart"/>
            <w:r>
              <w:rPr>
                <w:sz w:val="20"/>
              </w:rPr>
              <w:t>scope</w:t>
            </w:r>
            <w:proofErr w:type="spellEnd"/>
          </w:p>
        </w:tc>
        <w:tc>
          <w:tcPr>
            <w:tcW w:w="5528" w:type="dxa"/>
          </w:tcPr>
          <w:p w14:paraId="3ED38FC8" w14:textId="50D1BD48" w:rsidR="00705D61" w:rsidRPr="00EB552A" w:rsidRDefault="00705D61" w:rsidP="00705D61">
            <w:pPr>
              <w:jc w:val="left"/>
              <w:rPr>
                <w:sz w:val="20"/>
              </w:rPr>
            </w:pPr>
            <w:r>
              <w:rPr>
                <w:sz w:val="20"/>
              </w:rPr>
              <w:t xml:space="preserve">Technische ID der Organisationseinheit (Dienststelle). Diese bezieht sich auf die Vorgaben im Abschnitt </w:t>
            </w:r>
            <w:r>
              <w:rPr>
                <w:sz w:val="20"/>
              </w:rPr>
              <w:fldChar w:fldCharType="begin"/>
            </w:r>
            <w:r>
              <w:rPr>
                <w:sz w:val="20"/>
              </w:rPr>
              <w:instrText xml:space="preserve"> REF _Ref153796310 \r \h </w:instrText>
            </w:r>
            <w:r>
              <w:rPr>
                <w:sz w:val="20"/>
              </w:rPr>
            </w:r>
            <w:r>
              <w:rPr>
                <w:sz w:val="20"/>
              </w:rPr>
              <w:fldChar w:fldCharType="separate"/>
            </w:r>
            <w:r w:rsidR="001776B6">
              <w:rPr>
                <w:sz w:val="20"/>
              </w:rPr>
              <w:t>3.1</w:t>
            </w:r>
            <w:r>
              <w:rPr>
                <w:sz w:val="20"/>
              </w:rPr>
              <w:fldChar w:fldCharType="end"/>
            </w:r>
          </w:p>
        </w:tc>
      </w:tr>
      <w:tr w:rsidR="00705D61" w:rsidRPr="00EB552A" w14:paraId="46AAB30A" w14:textId="77777777" w:rsidTr="00705D61">
        <w:tc>
          <w:tcPr>
            <w:tcW w:w="4106" w:type="dxa"/>
          </w:tcPr>
          <w:p w14:paraId="083285B6" w14:textId="412A48EB" w:rsidR="00705D61" w:rsidRDefault="00705D61" w:rsidP="00ED7EA0">
            <w:pPr>
              <w:jc w:val="left"/>
              <w:rPr>
                <w:sz w:val="20"/>
              </w:rPr>
            </w:pPr>
            <w:r>
              <w:rPr>
                <w:sz w:val="20"/>
              </w:rPr>
              <w:t>[</w:t>
            </w:r>
            <w:proofErr w:type="gramStart"/>
            <w:r>
              <w:rPr>
                <w:sz w:val="20"/>
              </w:rPr>
              <w:t>1..</w:t>
            </w:r>
            <w:proofErr w:type="gramEnd"/>
            <w:r>
              <w:rPr>
                <w:sz w:val="20"/>
              </w:rPr>
              <w:t xml:space="preserve">1] </w:t>
            </w:r>
            <w:proofErr w:type="spellStart"/>
            <w:r>
              <w:rPr>
                <w:sz w:val="20"/>
              </w:rPr>
              <w:t>value</w:t>
            </w:r>
            <w:proofErr w:type="spellEnd"/>
          </w:p>
        </w:tc>
        <w:tc>
          <w:tcPr>
            <w:tcW w:w="5528" w:type="dxa"/>
          </w:tcPr>
          <w:p w14:paraId="568BA7A1" w14:textId="45963FC8" w:rsidR="00705D61" w:rsidRDefault="00962692" w:rsidP="00705D61">
            <w:pPr>
              <w:jc w:val="left"/>
              <w:rPr>
                <w:sz w:val="20"/>
              </w:rPr>
            </w:pPr>
            <w:r>
              <w:rPr>
                <w:sz w:val="20"/>
              </w:rPr>
              <w:t>Di</w:t>
            </w:r>
            <w:r w:rsidR="00705D61">
              <w:rPr>
                <w:sz w:val="20"/>
              </w:rPr>
              <w:t xml:space="preserve">e Berechtigung, die auf die OE/Dienststelle bezogen erteilt werden soll. Diese enthält den technischen Schlüssel der Rolle, wie sie unter Abschnitt </w:t>
            </w:r>
            <w:r w:rsidR="00705D61">
              <w:rPr>
                <w:sz w:val="20"/>
              </w:rPr>
              <w:fldChar w:fldCharType="begin"/>
            </w:r>
            <w:r w:rsidR="00705D61">
              <w:rPr>
                <w:sz w:val="20"/>
              </w:rPr>
              <w:instrText xml:space="preserve"> REF _Ref153796435 \r \h </w:instrText>
            </w:r>
            <w:r w:rsidR="00705D61">
              <w:rPr>
                <w:sz w:val="20"/>
              </w:rPr>
            </w:r>
            <w:r w:rsidR="00705D61">
              <w:rPr>
                <w:sz w:val="20"/>
              </w:rPr>
              <w:fldChar w:fldCharType="separate"/>
            </w:r>
            <w:r w:rsidR="001776B6">
              <w:rPr>
                <w:sz w:val="20"/>
              </w:rPr>
              <w:t>3.4</w:t>
            </w:r>
            <w:r w:rsidR="00705D61">
              <w:rPr>
                <w:sz w:val="20"/>
              </w:rPr>
              <w:fldChar w:fldCharType="end"/>
            </w:r>
            <w:r w:rsidR="00705D61">
              <w:rPr>
                <w:sz w:val="20"/>
              </w:rPr>
              <w:t xml:space="preserve"> beschrieben sind. </w:t>
            </w:r>
          </w:p>
        </w:tc>
      </w:tr>
      <w:tr w:rsidR="00705D61" w:rsidRPr="00EB552A" w14:paraId="43E28189" w14:textId="77777777" w:rsidTr="00705D61">
        <w:tc>
          <w:tcPr>
            <w:tcW w:w="4106" w:type="dxa"/>
          </w:tcPr>
          <w:p w14:paraId="504EC1FF" w14:textId="488774CC" w:rsidR="00705D61" w:rsidRDefault="00705D61" w:rsidP="00ED7EA0">
            <w:pPr>
              <w:jc w:val="left"/>
              <w:rPr>
                <w:sz w:val="20"/>
              </w:rPr>
            </w:pPr>
            <w:r>
              <w:rPr>
                <w:sz w:val="20"/>
              </w:rPr>
              <w:t>[</w:t>
            </w:r>
            <w:proofErr w:type="gramStart"/>
            <w:r>
              <w:rPr>
                <w:sz w:val="20"/>
              </w:rPr>
              <w:t>1..</w:t>
            </w:r>
            <w:proofErr w:type="gramEnd"/>
            <w:r>
              <w:rPr>
                <w:sz w:val="20"/>
              </w:rPr>
              <w:t xml:space="preserve">1] </w:t>
            </w:r>
            <w:proofErr w:type="spellStart"/>
            <w:r w:rsidRPr="00705D61">
              <w:rPr>
                <w:sz w:val="20"/>
              </w:rPr>
              <w:t>inherit</w:t>
            </w:r>
            <w:proofErr w:type="spellEnd"/>
          </w:p>
        </w:tc>
        <w:tc>
          <w:tcPr>
            <w:tcW w:w="5528" w:type="dxa"/>
          </w:tcPr>
          <w:p w14:paraId="78753797" w14:textId="0A2F4EB7" w:rsidR="00705D61" w:rsidRDefault="00962692">
            <w:pPr>
              <w:jc w:val="left"/>
              <w:rPr>
                <w:sz w:val="20"/>
              </w:rPr>
            </w:pPr>
            <w:r>
              <w:rPr>
                <w:sz w:val="20"/>
              </w:rPr>
              <w:t xml:space="preserve">Bestimmt, ob das Recht durch Vererbung vergeben wurde. Muss von der TN-IAM bzw. BV unterstützt werden. Ist bis auf weiteres bedeutungslos für </w:t>
            </w:r>
            <w:proofErr w:type="spellStart"/>
            <w:r>
              <w:rPr>
                <w:sz w:val="20"/>
              </w:rPr>
              <w:t>iVBS</w:t>
            </w:r>
            <w:proofErr w:type="spellEnd"/>
            <w:r>
              <w:rPr>
                <w:sz w:val="20"/>
              </w:rPr>
              <w:t xml:space="preserve"> @</w:t>
            </w:r>
            <w:proofErr w:type="spellStart"/>
            <w:r>
              <w:rPr>
                <w:sz w:val="20"/>
              </w:rPr>
              <w:t>rtus</w:t>
            </w:r>
            <w:proofErr w:type="spellEnd"/>
            <w:r>
              <w:rPr>
                <w:sz w:val="20"/>
              </w:rPr>
              <w:t>.</w:t>
            </w:r>
          </w:p>
        </w:tc>
      </w:tr>
    </w:tbl>
    <w:p w14:paraId="412C8A0C" w14:textId="4C174DBB" w:rsidR="00F540B2" w:rsidRDefault="00F540B2" w:rsidP="00A027FD"/>
    <w:p w14:paraId="3A3AC85C" w14:textId="77777777" w:rsidR="008B5B72" w:rsidRDefault="008B5B72" w:rsidP="00A60BC4">
      <w:pPr>
        <w:rPr>
          <w:rFonts w:asciiTheme="minorHAnsi" w:hAnsiTheme="minorHAnsi" w:cstheme="minorHAnsi"/>
          <w:color w:val="A6A6A6" w:themeColor="background1" w:themeShade="A6"/>
          <w:sz w:val="18"/>
          <w:szCs w:val="18"/>
        </w:rPr>
      </w:pPr>
    </w:p>
    <w:p w14:paraId="1220717B" w14:textId="236F3E23" w:rsidR="00930581" w:rsidRDefault="00930581" w:rsidP="00930581">
      <w:r>
        <w:t>Folgende</w:t>
      </w:r>
      <w:r w:rsidR="00F540B2" w:rsidRPr="00F540B2">
        <w:t xml:space="preserve"> </w:t>
      </w:r>
      <w:r w:rsidR="00F540B2">
        <w:t>SCIM-</w:t>
      </w:r>
      <w:r>
        <w:t xml:space="preserve">Operationen </w:t>
      </w:r>
      <w:r w:rsidR="002F1419">
        <w:t xml:space="preserve">(siehe A1.1) </w:t>
      </w:r>
      <w:r w:rsidR="00F540B2">
        <w:t>auf „</w:t>
      </w:r>
      <w:r w:rsidR="002F1419">
        <w:t>OE-</w:t>
      </w:r>
      <w:proofErr w:type="spellStart"/>
      <w:r w:rsidR="00F540B2">
        <w:t>Permissions</w:t>
      </w:r>
      <w:proofErr w:type="spellEnd"/>
      <w:r w:rsidR="00F540B2">
        <w:t xml:space="preserve">“ lösen nachfolgende </w:t>
      </w:r>
      <w:r>
        <w:t>Aktionen</w:t>
      </w:r>
      <w:r w:rsidR="00F540B2">
        <w:t xml:space="preserve"> aus</w:t>
      </w:r>
      <w:r>
        <w:t>:</w:t>
      </w:r>
    </w:p>
    <w:p w14:paraId="59DDA5CC" w14:textId="0807EBEA" w:rsidR="000337E1" w:rsidRDefault="000337E1" w:rsidP="00A027FD"/>
    <w:tbl>
      <w:tblPr>
        <w:tblW w:w="9509" w:type="dxa"/>
        <w:shd w:val="clear" w:color="auto" w:fill="FFFFFF"/>
        <w:tblCellMar>
          <w:top w:w="15" w:type="dxa"/>
          <w:left w:w="15" w:type="dxa"/>
          <w:bottom w:w="15" w:type="dxa"/>
          <w:right w:w="15" w:type="dxa"/>
        </w:tblCellMar>
        <w:tblLook w:val="04A0" w:firstRow="1" w:lastRow="0" w:firstColumn="1" w:lastColumn="0" w:noHBand="0" w:noVBand="1"/>
      </w:tblPr>
      <w:tblGrid>
        <w:gridCol w:w="2193"/>
        <w:gridCol w:w="1088"/>
        <w:gridCol w:w="3328"/>
        <w:gridCol w:w="1450"/>
        <w:gridCol w:w="1450"/>
      </w:tblGrid>
      <w:tr w:rsidR="00962692" w:rsidRPr="00962692" w14:paraId="62A60E03" w14:textId="5479476C" w:rsidTr="009A4995">
        <w:trPr>
          <w:tblHeader/>
        </w:trPr>
        <w:tc>
          <w:tcPr>
            <w:tcW w:w="0" w:type="auto"/>
            <w:tcBorders>
              <w:top w:val="single" w:sz="6" w:space="0" w:color="C1C7D0"/>
              <w:left w:val="single" w:sz="6" w:space="0" w:color="C1C7D0"/>
              <w:bottom w:val="single" w:sz="6" w:space="0" w:color="C1C7D0"/>
              <w:right w:val="single" w:sz="6" w:space="0" w:color="C1C7D0"/>
            </w:tcBorders>
            <w:shd w:val="clear" w:color="auto" w:fill="BFBFBF" w:themeFill="background1" w:themeFillShade="BF"/>
            <w:tcMar>
              <w:top w:w="105" w:type="dxa"/>
              <w:left w:w="150" w:type="dxa"/>
              <w:bottom w:w="105" w:type="dxa"/>
              <w:right w:w="150" w:type="dxa"/>
            </w:tcMar>
            <w:hideMark/>
          </w:tcPr>
          <w:p w14:paraId="197B1F7E" w14:textId="77777777" w:rsidR="00962692" w:rsidRPr="00996B65" w:rsidRDefault="00962692" w:rsidP="00962692">
            <w:pPr>
              <w:overflowPunct/>
              <w:autoSpaceDE/>
              <w:autoSpaceDN/>
              <w:adjustRightInd/>
              <w:spacing w:before="0" w:after="0"/>
              <w:jc w:val="left"/>
              <w:textAlignment w:val="auto"/>
              <w:rPr>
                <w:rFonts w:cs="Arial"/>
                <w:b/>
                <w:bCs/>
                <w:sz w:val="20"/>
              </w:rPr>
            </w:pPr>
            <w:r w:rsidRPr="00996B65">
              <w:rPr>
                <w:rFonts w:cs="Arial"/>
                <w:b/>
                <w:bCs/>
                <w:sz w:val="20"/>
              </w:rPr>
              <w:t>Endpunkt</w:t>
            </w:r>
          </w:p>
        </w:tc>
        <w:tc>
          <w:tcPr>
            <w:tcW w:w="0" w:type="auto"/>
            <w:tcBorders>
              <w:top w:val="single" w:sz="6" w:space="0" w:color="C1C7D0"/>
              <w:left w:val="single" w:sz="6" w:space="0" w:color="C1C7D0"/>
              <w:bottom w:val="single" w:sz="6" w:space="0" w:color="C1C7D0"/>
              <w:right w:val="single" w:sz="6" w:space="0" w:color="C1C7D0"/>
            </w:tcBorders>
            <w:shd w:val="clear" w:color="auto" w:fill="BFBFBF" w:themeFill="background1" w:themeFillShade="BF"/>
            <w:tcMar>
              <w:top w:w="105" w:type="dxa"/>
              <w:left w:w="150" w:type="dxa"/>
              <w:bottom w:w="105" w:type="dxa"/>
              <w:right w:w="150" w:type="dxa"/>
            </w:tcMar>
            <w:hideMark/>
          </w:tcPr>
          <w:p w14:paraId="2373E776" w14:textId="77777777" w:rsidR="00962692" w:rsidRPr="00996B65" w:rsidRDefault="00962692" w:rsidP="00962692">
            <w:pPr>
              <w:overflowPunct/>
              <w:autoSpaceDE/>
              <w:autoSpaceDN/>
              <w:adjustRightInd/>
              <w:spacing w:before="0" w:after="0"/>
              <w:jc w:val="left"/>
              <w:textAlignment w:val="auto"/>
              <w:rPr>
                <w:rFonts w:cs="Arial"/>
                <w:b/>
                <w:bCs/>
                <w:sz w:val="20"/>
              </w:rPr>
            </w:pPr>
            <w:r w:rsidRPr="00996B65">
              <w:rPr>
                <w:rFonts w:cs="Arial"/>
                <w:b/>
                <w:bCs/>
                <w:sz w:val="20"/>
              </w:rPr>
              <w:t>Operation</w:t>
            </w:r>
          </w:p>
        </w:tc>
        <w:tc>
          <w:tcPr>
            <w:tcW w:w="3328" w:type="dxa"/>
            <w:tcBorders>
              <w:top w:val="single" w:sz="6" w:space="0" w:color="C1C7D0"/>
              <w:left w:val="single" w:sz="6" w:space="0" w:color="C1C7D0"/>
              <w:bottom w:val="single" w:sz="6" w:space="0" w:color="C1C7D0"/>
              <w:right w:val="single" w:sz="6" w:space="0" w:color="C1C7D0"/>
            </w:tcBorders>
            <w:shd w:val="clear" w:color="auto" w:fill="BFBFBF" w:themeFill="background1" w:themeFillShade="BF"/>
            <w:tcMar>
              <w:top w:w="105" w:type="dxa"/>
              <w:left w:w="150" w:type="dxa"/>
              <w:bottom w:w="105" w:type="dxa"/>
              <w:right w:w="150" w:type="dxa"/>
            </w:tcMar>
            <w:hideMark/>
          </w:tcPr>
          <w:p w14:paraId="308366AC" w14:textId="77777777" w:rsidR="00962692" w:rsidRPr="00996B65" w:rsidRDefault="00962692" w:rsidP="00962692">
            <w:pPr>
              <w:overflowPunct/>
              <w:autoSpaceDE/>
              <w:autoSpaceDN/>
              <w:adjustRightInd/>
              <w:spacing w:before="0" w:after="0"/>
              <w:jc w:val="left"/>
              <w:textAlignment w:val="auto"/>
              <w:rPr>
                <w:rFonts w:cs="Arial"/>
                <w:b/>
                <w:bCs/>
                <w:sz w:val="20"/>
              </w:rPr>
            </w:pPr>
            <w:r w:rsidRPr="00996B65">
              <w:rPr>
                <w:rFonts w:cs="Arial"/>
                <w:b/>
                <w:bCs/>
                <w:sz w:val="20"/>
              </w:rPr>
              <w:t>Beschreibung</w:t>
            </w:r>
          </w:p>
        </w:tc>
        <w:tc>
          <w:tcPr>
            <w:tcW w:w="1450" w:type="dxa"/>
            <w:tcBorders>
              <w:top w:val="single" w:sz="6" w:space="0" w:color="C1C7D0"/>
              <w:left w:val="single" w:sz="6" w:space="0" w:color="C1C7D0"/>
              <w:bottom w:val="single" w:sz="6" w:space="0" w:color="C1C7D0"/>
              <w:right w:val="single" w:sz="6" w:space="0" w:color="C1C7D0"/>
            </w:tcBorders>
            <w:shd w:val="clear" w:color="auto" w:fill="BFBFBF" w:themeFill="background1" w:themeFillShade="BF"/>
            <w:tcMar>
              <w:top w:w="105" w:type="dxa"/>
              <w:left w:w="150" w:type="dxa"/>
              <w:bottom w:w="105" w:type="dxa"/>
              <w:right w:w="150" w:type="dxa"/>
            </w:tcMar>
            <w:hideMark/>
          </w:tcPr>
          <w:p w14:paraId="3C068EEE" w14:textId="77777777" w:rsidR="00962692" w:rsidRPr="00996B65" w:rsidRDefault="00962692" w:rsidP="00962692">
            <w:pPr>
              <w:overflowPunct/>
              <w:autoSpaceDE/>
              <w:autoSpaceDN/>
              <w:adjustRightInd/>
              <w:spacing w:before="0" w:after="0"/>
              <w:jc w:val="left"/>
              <w:textAlignment w:val="auto"/>
              <w:rPr>
                <w:rFonts w:cs="Arial"/>
                <w:b/>
                <w:bCs/>
                <w:sz w:val="20"/>
              </w:rPr>
            </w:pPr>
            <w:r w:rsidRPr="00996B65">
              <w:rPr>
                <w:rFonts w:cs="Arial"/>
                <w:b/>
                <w:bCs/>
                <w:sz w:val="20"/>
              </w:rPr>
              <w:t>relevant für AWs</w:t>
            </w:r>
          </w:p>
        </w:tc>
        <w:tc>
          <w:tcPr>
            <w:tcW w:w="1450" w:type="dxa"/>
            <w:tcBorders>
              <w:top w:val="single" w:sz="6" w:space="0" w:color="C1C7D0"/>
              <w:left w:val="single" w:sz="6" w:space="0" w:color="C1C7D0"/>
              <w:bottom w:val="single" w:sz="6" w:space="0" w:color="C1C7D0"/>
              <w:right w:val="single" w:sz="6" w:space="0" w:color="C1C7D0"/>
            </w:tcBorders>
            <w:shd w:val="clear" w:color="auto" w:fill="BFBFBF" w:themeFill="background1" w:themeFillShade="BF"/>
          </w:tcPr>
          <w:p w14:paraId="4BB5E5C2" w14:textId="1E437AD9" w:rsidR="00962692" w:rsidRPr="00996B65" w:rsidRDefault="00962692" w:rsidP="00962692">
            <w:pPr>
              <w:overflowPunct/>
              <w:autoSpaceDE/>
              <w:autoSpaceDN/>
              <w:adjustRightInd/>
              <w:spacing w:before="0" w:after="0"/>
              <w:jc w:val="left"/>
              <w:textAlignment w:val="auto"/>
              <w:rPr>
                <w:rFonts w:cs="Arial"/>
                <w:b/>
                <w:bCs/>
                <w:sz w:val="20"/>
              </w:rPr>
            </w:pPr>
            <w:r w:rsidRPr="00996B65">
              <w:rPr>
                <w:rFonts w:cs="Arial"/>
                <w:b/>
                <w:bCs/>
                <w:sz w:val="20"/>
              </w:rPr>
              <w:t>Anmerkung</w:t>
            </w:r>
          </w:p>
        </w:tc>
      </w:tr>
      <w:tr w:rsidR="00962692" w:rsidRPr="00962692" w14:paraId="4AF7005B" w14:textId="1C3C100E" w:rsidTr="009A4995">
        <w:tc>
          <w:tcPr>
            <w:tcW w:w="0" w:type="auto"/>
            <w:tcBorders>
              <w:top w:val="single" w:sz="6" w:space="0" w:color="C1C7D0"/>
              <w:left w:val="single" w:sz="6" w:space="0" w:color="C1C7D0"/>
              <w:bottom w:val="single" w:sz="6" w:space="0" w:color="C1C7D0"/>
              <w:right w:val="single" w:sz="6" w:space="0" w:color="C1C7D0"/>
            </w:tcBorders>
            <w:shd w:val="clear" w:color="auto" w:fill="F4F5F7"/>
            <w:tcMar>
              <w:top w:w="105" w:type="dxa"/>
              <w:left w:w="150" w:type="dxa"/>
              <w:bottom w:w="105" w:type="dxa"/>
              <w:right w:w="150" w:type="dxa"/>
            </w:tcMar>
            <w:hideMark/>
          </w:tcPr>
          <w:p w14:paraId="32D4B2D5" w14:textId="77777777" w:rsidR="00962692" w:rsidRPr="00996B65" w:rsidRDefault="00962692" w:rsidP="00962692">
            <w:pPr>
              <w:overflowPunct/>
              <w:autoSpaceDE/>
              <w:autoSpaceDN/>
              <w:adjustRightInd/>
              <w:spacing w:before="0" w:after="0"/>
              <w:jc w:val="left"/>
              <w:textAlignment w:val="auto"/>
              <w:rPr>
                <w:rFonts w:cs="Arial"/>
                <w:b/>
                <w:bCs/>
                <w:sz w:val="20"/>
              </w:rPr>
            </w:pPr>
            <w:r w:rsidRPr="00996B65">
              <w:rPr>
                <w:rFonts w:cs="Arial"/>
                <w:b/>
                <w:bCs/>
                <w:sz w:val="20"/>
              </w:rPr>
              <w:t>/OU-</w:t>
            </w:r>
            <w:proofErr w:type="spellStart"/>
            <w:r w:rsidRPr="00996B65">
              <w:rPr>
                <w:rFonts w:cs="Arial"/>
                <w:b/>
                <w:bCs/>
                <w:sz w:val="20"/>
              </w:rPr>
              <w:t>Permissions</w:t>
            </w:r>
            <w:proofErr w:type="spellEnd"/>
          </w:p>
        </w:tc>
        <w:tc>
          <w:tcPr>
            <w:tcW w:w="0" w:type="auto"/>
            <w:tcBorders>
              <w:top w:val="single" w:sz="6" w:space="0" w:color="C1C7D0"/>
              <w:left w:val="single" w:sz="6" w:space="0" w:color="C1C7D0"/>
              <w:bottom w:val="single" w:sz="6" w:space="0" w:color="C1C7D0"/>
              <w:right w:val="single" w:sz="6" w:space="0" w:color="C1C7D0"/>
            </w:tcBorders>
            <w:shd w:val="clear" w:color="auto" w:fill="F4F5F7"/>
            <w:tcMar>
              <w:top w:w="105" w:type="dxa"/>
              <w:left w:w="150" w:type="dxa"/>
              <w:bottom w:w="105" w:type="dxa"/>
              <w:right w:w="150" w:type="dxa"/>
            </w:tcMar>
            <w:hideMark/>
          </w:tcPr>
          <w:p w14:paraId="24DD6781" w14:textId="77777777" w:rsidR="00962692" w:rsidRPr="00996B65" w:rsidRDefault="00962692" w:rsidP="00962692">
            <w:pPr>
              <w:overflowPunct/>
              <w:autoSpaceDE/>
              <w:autoSpaceDN/>
              <w:adjustRightInd/>
              <w:spacing w:before="0" w:after="0"/>
              <w:jc w:val="left"/>
              <w:textAlignment w:val="auto"/>
              <w:rPr>
                <w:rFonts w:cs="Arial"/>
                <w:b/>
                <w:bCs/>
                <w:sz w:val="20"/>
              </w:rPr>
            </w:pPr>
            <w:r w:rsidRPr="00996B65">
              <w:rPr>
                <w:rFonts w:cs="Arial"/>
                <w:b/>
                <w:bCs/>
                <w:sz w:val="20"/>
              </w:rPr>
              <w:t>GET</w:t>
            </w:r>
          </w:p>
        </w:tc>
        <w:tc>
          <w:tcPr>
            <w:tcW w:w="3328" w:type="dxa"/>
            <w:tcBorders>
              <w:top w:val="single" w:sz="6" w:space="0" w:color="C1C7D0"/>
              <w:left w:val="single" w:sz="6" w:space="0" w:color="C1C7D0"/>
              <w:bottom w:val="single" w:sz="6" w:space="0" w:color="C1C7D0"/>
              <w:right w:val="single" w:sz="6" w:space="0" w:color="C1C7D0"/>
            </w:tcBorders>
            <w:shd w:val="clear" w:color="auto" w:fill="FFFFFF"/>
            <w:tcMar>
              <w:top w:w="105" w:type="dxa"/>
              <w:left w:w="150" w:type="dxa"/>
              <w:bottom w:w="105" w:type="dxa"/>
              <w:right w:w="150" w:type="dxa"/>
            </w:tcMar>
            <w:hideMark/>
          </w:tcPr>
          <w:p w14:paraId="5CD87656" w14:textId="77777777" w:rsidR="00962692" w:rsidRPr="00996B65" w:rsidRDefault="00962692" w:rsidP="00962692">
            <w:pPr>
              <w:overflowPunct/>
              <w:autoSpaceDE/>
              <w:autoSpaceDN/>
              <w:adjustRightInd/>
              <w:spacing w:before="0" w:after="0"/>
              <w:jc w:val="left"/>
              <w:textAlignment w:val="auto"/>
              <w:rPr>
                <w:rFonts w:cs="Arial"/>
                <w:sz w:val="20"/>
              </w:rPr>
            </w:pPr>
            <w:r w:rsidRPr="00996B65">
              <w:rPr>
                <w:rFonts w:cs="Arial"/>
                <w:sz w:val="20"/>
              </w:rPr>
              <w:t>Abfrage von Rechten mit OE-Bezug, die für die AW zugewiesen werden können</w:t>
            </w:r>
          </w:p>
          <w:p w14:paraId="77409D1A" w14:textId="77777777" w:rsidR="00962692" w:rsidRPr="00996B65" w:rsidRDefault="00962692" w:rsidP="00962692">
            <w:pPr>
              <w:overflowPunct/>
              <w:autoSpaceDE/>
              <w:autoSpaceDN/>
              <w:adjustRightInd/>
              <w:spacing w:before="150" w:after="0"/>
              <w:jc w:val="left"/>
              <w:textAlignment w:val="auto"/>
              <w:rPr>
                <w:rFonts w:cs="Arial"/>
                <w:sz w:val="20"/>
              </w:rPr>
            </w:pPr>
            <w:r w:rsidRPr="00996B65">
              <w:rPr>
                <w:rFonts w:cs="Arial"/>
                <w:sz w:val="20"/>
              </w:rPr>
              <w:t>Liefert auch die Liste der Zuweisungen, sofern es nicht über Query-Parameter unterbunden wird.</w:t>
            </w:r>
          </w:p>
        </w:tc>
        <w:tc>
          <w:tcPr>
            <w:tcW w:w="1450" w:type="dxa"/>
            <w:vMerge w:val="restart"/>
            <w:tcBorders>
              <w:top w:val="single" w:sz="6" w:space="0" w:color="C1C7D0"/>
              <w:left w:val="single" w:sz="6" w:space="0" w:color="C1C7D0"/>
              <w:bottom w:val="single" w:sz="6" w:space="0" w:color="C1C7D0"/>
              <w:right w:val="single" w:sz="6" w:space="0" w:color="C1C7D0"/>
            </w:tcBorders>
            <w:shd w:val="clear" w:color="auto" w:fill="FFFFFF"/>
            <w:tcMar>
              <w:top w:w="105" w:type="dxa"/>
              <w:left w:w="150" w:type="dxa"/>
              <w:bottom w:w="105" w:type="dxa"/>
              <w:right w:w="150" w:type="dxa"/>
            </w:tcMar>
            <w:hideMark/>
          </w:tcPr>
          <w:p w14:paraId="04D7E2D0" w14:textId="77777777" w:rsidR="00962692" w:rsidRPr="00996B65" w:rsidRDefault="00962692" w:rsidP="00962692">
            <w:pPr>
              <w:overflowPunct/>
              <w:autoSpaceDE/>
              <w:autoSpaceDN/>
              <w:adjustRightInd/>
              <w:spacing w:before="0" w:after="0"/>
              <w:jc w:val="left"/>
              <w:textAlignment w:val="auto"/>
              <w:rPr>
                <w:rFonts w:cs="Arial"/>
                <w:sz w:val="20"/>
              </w:rPr>
            </w:pPr>
            <w:r w:rsidRPr="00996B65">
              <w:rPr>
                <w:rFonts w:cs="Arial"/>
                <w:sz w:val="20"/>
              </w:rPr>
              <w:t>für AW mit Berechtigungen </w:t>
            </w:r>
            <w:r w:rsidRPr="00996B65">
              <w:rPr>
                <w:rFonts w:cs="Arial"/>
                <w:b/>
                <w:bCs/>
                <w:sz w:val="20"/>
              </w:rPr>
              <w:t>mit</w:t>
            </w:r>
            <w:r w:rsidRPr="00996B65">
              <w:rPr>
                <w:rFonts w:cs="Arial"/>
                <w:sz w:val="20"/>
              </w:rPr>
              <w:t> OE-Bezug</w:t>
            </w:r>
          </w:p>
          <w:p w14:paraId="6924FC7C" w14:textId="77777777" w:rsidR="00962692" w:rsidRPr="00996B65" w:rsidRDefault="00962692" w:rsidP="00962692">
            <w:pPr>
              <w:overflowPunct/>
              <w:autoSpaceDE/>
              <w:autoSpaceDN/>
              <w:adjustRightInd/>
              <w:spacing w:before="0" w:after="0"/>
              <w:jc w:val="left"/>
              <w:textAlignment w:val="auto"/>
              <w:rPr>
                <w:rFonts w:cs="Arial"/>
                <w:sz w:val="20"/>
              </w:rPr>
            </w:pPr>
            <w:r w:rsidRPr="00996B65">
              <w:rPr>
                <w:rFonts w:cs="Arial"/>
                <w:sz w:val="20"/>
              </w:rPr>
              <w:t> </w:t>
            </w:r>
          </w:p>
        </w:tc>
        <w:tc>
          <w:tcPr>
            <w:tcW w:w="1450" w:type="dxa"/>
            <w:tcBorders>
              <w:top w:val="single" w:sz="6" w:space="0" w:color="C1C7D0"/>
              <w:left w:val="single" w:sz="6" w:space="0" w:color="C1C7D0"/>
              <w:bottom w:val="single" w:sz="6" w:space="0" w:color="C1C7D0"/>
              <w:right w:val="single" w:sz="6" w:space="0" w:color="C1C7D0"/>
            </w:tcBorders>
            <w:shd w:val="clear" w:color="auto" w:fill="FFFFFF"/>
          </w:tcPr>
          <w:p w14:paraId="4740B4FD" w14:textId="77777777" w:rsidR="00962692" w:rsidRPr="00996B65" w:rsidRDefault="00962692" w:rsidP="00962692">
            <w:pPr>
              <w:overflowPunct/>
              <w:autoSpaceDE/>
              <w:autoSpaceDN/>
              <w:adjustRightInd/>
              <w:spacing w:before="0" w:after="0"/>
              <w:jc w:val="left"/>
              <w:textAlignment w:val="auto"/>
              <w:rPr>
                <w:rFonts w:cs="Arial"/>
                <w:sz w:val="20"/>
              </w:rPr>
            </w:pPr>
          </w:p>
        </w:tc>
      </w:tr>
      <w:tr w:rsidR="00962692" w:rsidRPr="00962692" w14:paraId="746D3D79" w14:textId="186C27D4" w:rsidTr="009A4995">
        <w:tc>
          <w:tcPr>
            <w:tcW w:w="0" w:type="auto"/>
            <w:vMerge w:val="restart"/>
            <w:tcBorders>
              <w:top w:val="single" w:sz="6" w:space="0" w:color="C1C7D0"/>
              <w:left w:val="single" w:sz="6" w:space="0" w:color="C1C7D0"/>
              <w:bottom w:val="single" w:sz="6" w:space="0" w:color="C1C7D0"/>
              <w:right w:val="single" w:sz="6" w:space="0" w:color="C1C7D0"/>
            </w:tcBorders>
            <w:shd w:val="clear" w:color="auto" w:fill="F4F5F7"/>
            <w:tcMar>
              <w:top w:w="105" w:type="dxa"/>
              <w:left w:w="150" w:type="dxa"/>
              <w:bottom w:w="105" w:type="dxa"/>
              <w:right w:w="150" w:type="dxa"/>
            </w:tcMar>
            <w:hideMark/>
          </w:tcPr>
          <w:p w14:paraId="00D57EB3" w14:textId="77777777" w:rsidR="00962692" w:rsidRPr="00996B65" w:rsidRDefault="00962692" w:rsidP="00962692">
            <w:pPr>
              <w:overflowPunct/>
              <w:autoSpaceDE/>
              <w:autoSpaceDN/>
              <w:adjustRightInd/>
              <w:spacing w:before="0" w:after="240"/>
              <w:jc w:val="left"/>
              <w:textAlignment w:val="auto"/>
              <w:rPr>
                <w:rFonts w:cs="Arial"/>
                <w:b/>
                <w:bCs/>
                <w:sz w:val="20"/>
              </w:rPr>
            </w:pPr>
            <w:r w:rsidRPr="00996B65">
              <w:rPr>
                <w:rFonts w:cs="Arial"/>
                <w:b/>
                <w:bCs/>
                <w:sz w:val="20"/>
              </w:rPr>
              <w:t>/OU-</w:t>
            </w:r>
            <w:proofErr w:type="spellStart"/>
            <w:r w:rsidRPr="00996B65">
              <w:rPr>
                <w:rFonts w:cs="Arial"/>
                <w:b/>
                <w:bCs/>
                <w:sz w:val="20"/>
              </w:rPr>
              <w:t>Permissions</w:t>
            </w:r>
            <w:proofErr w:type="spellEnd"/>
            <w:r w:rsidRPr="00996B65">
              <w:rPr>
                <w:rFonts w:cs="Arial"/>
                <w:b/>
                <w:bCs/>
                <w:sz w:val="20"/>
              </w:rPr>
              <w:t>/{OU-Permission-ID}</w:t>
            </w:r>
          </w:p>
        </w:tc>
        <w:tc>
          <w:tcPr>
            <w:tcW w:w="0" w:type="auto"/>
            <w:tcBorders>
              <w:top w:val="single" w:sz="6" w:space="0" w:color="C1C7D0"/>
              <w:left w:val="single" w:sz="6" w:space="0" w:color="C1C7D0"/>
              <w:bottom w:val="single" w:sz="6" w:space="0" w:color="C1C7D0"/>
              <w:right w:val="single" w:sz="6" w:space="0" w:color="C1C7D0"/>
            </w:tcBorders>
            <w:shd w:val="clear" w:color="auto" w:fill="F4F5F7"/>
            <w:tcMar>
              <w:top w:w="105" w:type="dxa"/>
              <w:left w:w="150" w:type="dxa"/>
              <w:bottom w:w="105" w:type="dxa"/>
              <w:right w:w="150" w:type="dxa"/>
            </w:tcMar>
            <w:hideMark/>
          </w:tcPr>
          <w:p w14:paraId="196A5220" w14:textId="77777777" w:rsidR="00962692" w:rsidRPr="00996B65" w:rsidRDefault="00962692" w:rsidP="00962692">
            <w:pPr>
              <w:overflowPunct/>
              <w:autoSpaceDE/>
              <w:autoSpaceDN/>
              <w:adjustRightInd/>
              <w:spacing w:before="0" w:after="0"/>
              <w:jc w:val="left"/>
              <w:textAlignment w:val="auto"/>
              <w:rPr>
                <w:rFonts w:cs="Arial"/>
                <w:b/>
                <w:bCs/>
                <w:sz w:val="20"/>
              </w:rPr>
            </w:pPr>
            <w:r w:rsidRPr="00996B65">
              <w:rPr>
                <w:rFonts w:cs="Arial"/>
                <w:b/>
                <w:bCs/>
                <w:sz w:val="20"/>
              </w:rPr>
              <w:t>GET</w:t>
            </w:r>
          </w:p>
        </w:tc>
        <w:tc>
          <w:tcPr>
            <w:tcW w:w="3328" w:type="dxa"/>
            <w:tcBorders>
              <w:top w:val="single" w:sz="6" w:space="0" w:color="C1C7D0"/>
              <w:left w:val="single" w:sz="6" w:space="0" w:color="C1C7D0"/>
              <w:bottom w:val="single" w:sz="6" w:space="0" w:color="C1C7D0"/>
              <w:right w:val="single" w:sz="6" w:space="0" w:color="C1C7D0"/>
            </w:tcBorders>
            <w:shd w:val="clear" w:color="auto" w:fill="FFFFFF"/>
            <w:tcMar>
              <w:top w:w="105" w:type="dxa"/>
              <w:left w:w="150" w:type="dxa"/>
              <w:bottom w:w="105" w:type="dxa"/>
              <w:right w:w="150" w:type="dxa"/>
            </w:tcMar>
            <w:hideMark/>
          </w:tcPr>
          <w:p w14:paraId="1EDD58D7" w14:textId="77777777" w:rsidR="00962692" w:rsidRPr="00996B65" w:rsidRDefault="00962692" w:rsidP="00962692">
            <w:pPr>
              <w:overflowPunct/>
              <w:autoSpaceDE/>
              <w:autoSpaceDN/>
              <w:adjustRightInd/>
              <w:spacing w:before="0" w:after="0"/>
              <w:jc w:val="left"/>
              <w:textAlignment w:val="auto"/>
              <w:rPr>
                <w:rFonts w:cs="Arial"/>
                <w:sz w:val="20"/>
              </w:rPr>
            </w:pPr>
            <w:r w:rsidRPr="00996B65">
              <w:rPr>
                <w:rFonts w:cs="Arial"/>
                <w:sz w:val="20"/>
              </w:rPr>
              <w:t>Liefert auch die Liste der Zuweisungen, sofern es nicht über Query-Parameter unterbunden wird.</w:t>
            </w:r>
          </w:p>
        </w:tc>
        <w:tc>
          <w:tcPr>
            <w:tcW w:w="1450" w:type="dxa"/>
            <w:vMerge/>
            <w:tcBorders>
              <w:top w:val="single" w:sz="6" w:space="0" w:color="C1C7D0"/>
              <w:left w:val="single" w:sz="6" w:space="0" w:color="C1C7D0"/>
              <w:bottom w:val="single" w:sz="6" w:space="0" w:color="C1C7D0"/>
              <w:right w:val="single" w:sz="6" w:space="0" w:color="C1C7D0"/>
            </w:tcBorders>
            <w:shd w:val="clear" w:color="auto" w:fill="FFFFFF"/>
            <w:vAlign w:val="center"/>
            <w:hideMark/>
          </w:tcPr>
          <w:p w14:paraId="2CA5EC76" w14:textId="77777777" w:rsidR="00962692" w:rsidRPr="00996B65" w:rsidRDefault="00962692" w:rsidP="00962692">
            <w:pPr>
              <w:overflowPunct/>
              <w:autoSpaceDE/>
              <w:autoSpaceDN/>
              <w:adjustRightInd/>
              <w:spacing w:before="0" w:after="0"/>
              <w:jc w:val="left"/>
              <w:textAlignment w:val="auto"/>
              <w:rPr>
                <w:rFonts w:cs="Arial"/>
                <w:sz w:val="20"/>
              </w:rPr>
            </w:pPr>
          </w:p>
        </w:tc>
        <w:tc>
          <w:tcPr>
            <w:tcW w:w="1450" w:type="dxa"/>
            <w:tcBorders>
              <w:top w:val="single" w:sz="6" w:space="0" w:color="C1C7D0"/>
              <w:left w:val="single" w:sz="6" w:space="0" w:color="C1C7D0"/>
              <w:bottom w:val="single" w:sz="6" w:space="0" w:color="C1C7D0"/>
              <w:right w:val="single" w:sz="6" w:space="0" w:color="C1C7D0"/>
            </w:tcBorders>
            <w:shd w:val="clear" w:color="auto" w:fill="FFFFFF"/>
          </w:tcPr>
          <w:p w14:paraId="0840A24C" w14:textId="77777777" w:rsidR="00962692" w:rsidRPr="00996B65" w:rsidRDefault="00962692" w:rsidP="00962692">
            <w:pPr>
              <w:overflowPunct/>
              <w:autoSpaceDE/>
              <w:autoSpaceDN/>
              <w:adjustRightInd/>
              <w:spacing w:before="0" w:after="0"/>
              <w:jc w:val="left"/>
              <w:textAlignment w:val="auto"/>
              <w:rPr>
                <w:rFonts w:cs="Arial"/>
                <w:sz w:val="20"/>
              </w:rPr>
            </w:pPr>
          </w:p>
        </w:tc>
      </w:tr>
      <w:tr w:rsidR="00962692" w:rsidRPr="00962692" w14:paraId="04196C34" w14:textId="329EEC84" w:rsidTr="009A4995">
        <w:tc>
          <w:tcPr>
            <w:tcW w:w="0" w:type="auto"/>
            <w:vMerge/>
            <w:tcBorders>
              <w:top w:val="single" w:sz="6" w:space="0" w:color="C1C7D0"/>
              <w:left w:val="single" w:sz="6" w:space="0" w:color="C1C7D0"/>
              <w:bottom w:val="single" w:sz="6" w:space="0" w:color="C1C7D0"/>
              <w:right w:val="single" w:sz="6" w:space="0" w:color="C1C7D0"/>
            </w:tcBorders>
            <w:shd w:val="clear" w:color="auto" w:fill="FFFFFF"/>
            <w:vAlign w:val="center"/>
            <w:hideMark/>
          </w:tcPr>
          <w:p w14:paraId="1DDC41E8" w14:textId="77777777" w:rsidR="00962692" w:rsidRPr="00996B65" w:rsidRDefault="00962692" w:rsidP="00962692">
            <w:pPr>
              <w:overflowPunct/>
              <w:autoSpaceDE/>
              <w:autoSpaceDN/>
              <w:adjustRightInd/>
              <w:spacing w:before="0" w:after="0"/>
              <w:jc w:val="left"/>
              <w:textAlignment w:val="auto"/>
              <w:rPr>
                <w:rFonts w:cs="Arial"/>
                <w:b/>
                <w:bCs/>
                <w:sz w:val="20"/>
              </w:rPr>
            </w:pPr>
          </w:p>
        </w:tc>
        <w:tc>
          <w:tcPr>
            <w:tcW w:w="0" w:type="auto"/>
            <w:tcBorders>
              <w:top w:val="single" w:sz="6" w:space="0" w:color="C1C7D0"/>
              <w:left w:val="single" w:sz="6" w:space="0" w:color="C1C7D0"/>
              <w:bottom w:val="single" w:sz="6" w:space="0" w:color="C1C7D0"/>
              <w:right w:val="single" w:sz="6" w:space="0" w:color="C1C7D0"/>
            </w:tcBorders>
            <w:shd w:val="clear" w:color="auto" w:fill="F4F5F7"/>
            <w:tcMar>
              <w:top w:w="105" w:type="dxa"/>
              <w:left w:w="150" w:type="dxa"/>
              <w:bottom w:w="105" w:type="dxa"/>
              <w:right w:w="150" w:type="dxa"/>
            </w:tcMar>
            <w:hideMark/>
          </w:tcPr>
          <w:p w14:paraId="25D93594" w14:textId="77777777" w:rsidR="00962692" w:rsidRPr="00996B65" w:rsidRDefault="00962692" w:rsidP="00962692">
            <w:pPr>
              <w:overflowPunct/>
              <w:autoSpaceDE/>
              <w:autoSpaceDN/>
              <w:adjustRightInd/>
              <w:spacing w:before="0" w:after="0"/>
              <w:jc w:val="left"/>
              <w:textAlignment w:val="auto"/>
              <w:rPr>
                <w:rFonts w:cs="Arial"/>
                <w:b/>
                <w:bCs/>
                <w:sz w:val="20"/>
              </w:rPr>
            </w:pPr>
            <w:r w:rsidRPr="00996B65">
              <w:rPr>
                <w:rFonts w:cs="Arial"/>
                <w:b/>
                <w:bCs/>
                <w:sz w:val="20"/>
              </w:rPr>
              <w:t>PATCH</w:t>
            </w:r>
          </w:p>
        </w:tc>
        <w:tc>
          <w:tcPr>
            <w:tcW w:w="3328" w:type="dxa"/>
            <w:tcBorders>
              <w:top w:val="single" w:sz="6" w:space="0" w:color="C1C7D0"/>
              <w:left w:val="single" w:sz="6" w:space="0" w:color="C1C7D0"/>
              <w:bottom w:val="single" w:sz="6" w:space="0" w:color="C1C7D0"/>
              <w:right w:val="single" w:sz="6" w:space="0" w:color="C1C7D0"/>
            </w:tcBorders>
            <w:shd w:val="clear" w:color="auto" w:fill="FFFFFF"/>
            <w:tcMar>
              <w:top w:w="105" w:type="dxa"/>
              <w:left w:w="150" w:type="dxa"/>
              <w:bottom w:w="105" w:type="dxa"/>
              <w:right w:w="150" w:type="dxa"/>
            </w:tcMar>
            <w:hideMark/>
          </w:tcPr>
          <w:p w14:paraId="18E92F82" w14:textId="1B7252CE" w:rsidR="00962692" w:rsidRPr="00996B65" w:rsidRDefault="002F1419" w:rsidP="00962692">
            <w:pPr>
              <w:overflowPunct/>
              <w:autoSpaceDE/>
              <w:autoSpaceDN/>
              <w:adjustRightInd/>
              <w:spacing w:before="0" w:after="0"/>
              <w:jc w:val="left"/>
              <w:textAlignment w:val="auto"/>
              <w:rPr>
                <w:rFonts w:cs="Arial"/>
                <w:sz w:val="20"/>
              </w:rPr>
            </w:pPr>
            <w:r w:rsidRPr="00996B65">
              <w:rPr>
                <w:rFonts w:cs="Arial"/>
                <w:sz w:val="20"/>
              </w:rPr>
              <w:t xml:space="preserve">Berechtigungszuweisung </w:t>
            </w:r>
            <w:r w:rsidR="00962692" w:rsidRPr="00996B65">
              <w:rPr>
                <w:rFonts w:cs="Arial"/>
                <w:sz w:val="20"/>
              </w:rPr>
              <w:t>mit OE-Bezug hinzufügen/entfernen</w:t>
            </w:r>
          </w:p>
        </w:tc>
        <w:tc>
          <w:tcPr>
            <w:tcW w:w="1450" w:type="dxa"/>
            <w:vMerge/>
            <w:tcBorders>
              <w:top w:val="single" w:sz="6" w:space="0" w:color="C1C7D0"/>
              <w:left w:val="single" w:sz="6" w:space="0" w:color="C1C7D0"/>
              <w:bottom w:val="single" w:sz="6" w:space="0" w:color="C1C7D0"/>
              <w:right w:val="single" w:sz="6" w:space="0" w:color="C1C7D0"/>
            </w:tcBorders>
            <w:shd w:val="clear" w:color="auto" w:fill="FFFFFF"/>
            <w:vAlign w:val="center"/>
            <w:hideMark/>
          </w:tcPr>
          <w:p w14:paraId="44D03F4E" w14:textId="77777777" w:rsidR="00962692" w:rsidRPr="00996B65" w:rsidRDefault="00962692" w:rsidP="00962692">
            <w:pPr>
              <w:overflowPunct/>
              <w:autoSpaceDE/>
              <w:autoSpaceDN/>
              <w:adjustRightInd/>
              <w:spacing w:before="0" w:after="0"/>
              <w:jc w:val="left"/>
              <w:textAlignment w:val="auto"/>
              <w:rPr>
                <w:rFonts w:cs="Arial"/>
                <w:sz w:val="20"/>
              </w:rPr>
            </w:pPr>
          </w:p>
        </w:tc>
        <w:tc>
          <w:tcPr>
            <w:tcW w:w="1450" w:type="dxa"/>
            <w:tcBorders>
              <w:top w:val="single" w:sz="6" w:space="0" w:color="C1C7D0"/>
              <w:left w:val="single" w:sz="6" w:space="0" w:color="C1C7D0"/>
              <w:bottom w:val="single" w:sz="6" w:space="0" w:color="C1C7D0"/>
              <w:right w:val="single" w:sz="6" w:space="0" w:color="C1C7D0"/>
            </w:tcBorders>
            <w:shd w:val="clear" w:color="auto" w:fill="FFFFFF"/>
          </w:tcPr>
          <w:p w14:paraId="15E4528E" w14:textId="77777777" w:rsidR="00962692" w:rsidRPr="00996B65" w:rsidRDefault="00962692" w:rsidP="00962692">
            <w:pPr>
              <w:overflowPunct/>
              <w:autoSpaceDE/>
              <w:autoSpaceDN/>
              <w:adjustRightInd/>
              <w:spacing w:before="0" w:after="0"/>
              <w:jc w:val="left"/>
              <w:textAlignment w:val="auto"/>
              <w:rPr>
                <w:rFonts w:cs="Arial"/>
                <w:sz w:val="20"/>
              </w:rPr>
            </w:pPr>
          </w:p>
        </w:tc>
      </w:tr>
    </w:tbl>
    <w:p w14:paraId="5ADEAB5F" w14:textId="5406AD66" w:rsidR="00962692" w:rsidRDefault="00962692" w:rsidP="00A027FD"/>
    <w:p w14:paraId="7BD8D352" w14:textId="7636E9E2" w:rsidR="00962692" w:rsidRDefault="00962692" w:rsidP="00A027FD"/>
    <w:p w14:paraId="107FEFD9" w14:textId="77777777" w:rsidR="00962692" w:rsidRDefault="00962692" w:rsidP="00962692">
      <w:r>
        <w:t>Die Rollen werden über die Patch-Operation auf dem Endpunkt „OU-Permission“ gepflegt (siehe A1.1). Hierbei wird die Nutzer-ID als sowie die OE übertragen. Der Endpunkt adressiert in der URL dann das jeweilige Recht.</w:t>
      </w:r>
    </w:p>
    <w:p w14:paraId="17210FE2" w14:textId="77777777" w:rsidR="00962692" w:rsidRDefault="00962692" w:rsidP="00962692"/>
    <w:p w14:paraId="6A6AFF7B" w14:textId="77777777" w:rsidR="00962692" w:rsidRDefault="00962692" w:rsidP="00962692">
      <w:pPr>
        <w:keepNext/>
      </w:pPr>
      <w:r w:rsidRPr="00F975F1">
        <w:rPr>
          <w:rFonts w:asciiTheme="minorHAnsi" w:hAnsiTheme="minorHAnsi" w:cstheme="minorHAnsi"/>
          <w:noProof/>
          <w:color w:val="A6A6A6" w:themeColor="background1" w:themeShade="A6"/>
          <w:sz w:val="18"/>
          <w:szCs w:val="18"/>
        </w:rPr>
        <w:lastRenderedPageBreak/>
        <mc:AlternateContent>
          <mc:Choice Requires="wps">
            <w:drawing>
              <wp:inline distT="0" distB="0" distL="0" distR="0" wp14:anchorId="69F44882" wp14:editId="5B8EA4B4">
                <wp:extent cx="6048375" cy="2960294"/>
                <wp:effectExtent l="0" t="0" r="28575" b="13335"/>
                <wp:docPr id="20"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48375" cy="2960294"/>
                        </a:xfrm>
                        <a:prstGeom prst="rect">
                          <a:avLst/>
                        </a:prstGeom>
                        <a:solidFill>
                          <a:srgbClr val="FFFFFF"/>
                        </a:solidFill>
                        <a:ln w="9525">
                          <a:solidFill>
                            <a:srgbClr val="000000"/>
                          </a:solidFill>
                          <a:miter lim="800000"/>
                          <a:headEnd/>
                          <a:tailEnd/>
                        </a:ln>
                      </wps:spPr>
                      <wps:txbx>
                        <w:txbxContent>
                          <w:p w14:paraId="7B878D19" w14:textId="77777777" w:rsidR="002952B9" w:rsidRPr="009A4995" w:rsidRDefault="002952B9" w:rsidP="00962692">
                            <w:pPr>
                              <w:overflowPunct/>
                              <w:autoSpaceDE/>
                              <w:autoSpaceDN/>
                              <w:adjustRightInd/>
                              <w:spacing w:after="0" w:line="300" w:lineRule="atLeast"/>
                              <w:jc w:val="left"/>
                              <w:rPr>
                                <w:rFonts w:ascii="Consolas" w:hAnsi="Consolas"/>
                                <w:color w:val="333333"/>
                                <w:sz w:val="18"/>
                                <w:szCs w:val="18"/>
                                <w:lang w:val="en-US"/>
                              </w:rPr>
                            </w:pPr>
                            <w:r w:rsidRPr="009A4995">
                              <w:rPr>
                                <w:rFonts w:ascii="Consolas" w:hAnsi="Consolas" w:cs="Courier New"/>
                                <w:color w:val="333333"/>
                                <w:sz w:val="18"/>
                                <w:szCs w:val="18"/>
                                <w:bdr w:val="none" w:sz="0" w:space="0" w:color="auto" w:frame="1"/>
                                <w:lang w:val="en-US"/>
                              </w:rPr>
                              <w:t>PATCH /OU-Permission/ART_SB</w:t>
                            </w:r>
                          </w:p>
                          <w:p w14:paraId="1A3CF54A" w14:textId="77777777" w:rsidR="002952B9" w:rsidRPr="009A4995" w:rsidRDefault="002952B9" w:rsidP="00962692">
                            <w:pPr>
                              <w:overflowPunct/>
                              <w:autoSpaceDE/>
                              <w:autoSpaceDN/>
                              <w:adjustRightInd/>
                              <w:spacing w:before="0" w:after="0" w:line="300" w:lineRule="atLeast"/>
                              <w:jc w:val="left"/>
                              <w:rPr>
                                <w:rFonts w:ascii="Consolas" w:hAnsi="Consolas"/>
                                <w:color w:val="333333"/>
                                <w:sz w:val="18"/>
                                <w:szCs w:val="18"/>
                                <w:lang w:val="en-US"/>
                              </w:rPr>
                            </w:pPr>
                            <w:r w:rsidRPr="009A4995">
                              <w:rPr>
                                <w:rFonts w:ascii="Consolas" w:hAnsi="Consolas" w:cs="Courier New"/>
                                <w:color w:val="333333"/>
                                <w:sz w:val="18"/>
                                <w:szCs w:val="18"/>
                                <w:bdr w:val="none" w:sz="0" w:space="0" w:color="auto" w:frame="1"/>
                                <w:lang w:val="en-US"/>
                              </w:rPr>
                              <w:t>Accept: application/scim+json</w:t>
                            </w:r>
                          </w:p>
                          <w:p w14:paraId="2F9ADF71" w14:textId="77777777" w:rsidR="002952B9" w:rsidRPr="009A4995" w:rsidRDefault="002952B9" w:rsidP="00962692">
                            <w:pPr>
                              <w:overflowPunct/>
                              <w:autoSpaceDE/>
                              <w:autoSpaceDN/>
                              <w:adjustRightInd/>
                              <w:spacing w:before="0" w:after="0" w:line="300" w:lineRule="atLeast"/>
                              <w:jc w:val="left"/>
                              <w:rPr>
                                <w:rFonts w:ascii="Consolas" w:hAnsi="Consolas"/>
                                <w:color w:val="333333"/>
                                <w:sz w:val="18"/>
                                <w:szCs w:val="18"/>
                                <w:lang w:val="en-US"/>
                              </w:rPr>
                            </w:pPr>
                            <w:r w:rsidRPr="009A4995">
                              <w:rPr>
                                <w:rFonts w:ascii="Consolas" w:hAnsi="Consolas" w:cs="Courier New"/>
                                <w:color w:val="333333"/>
                                <w:sz w:val="18"/>
                                <w:szCs w:val="18"/>
                                <w:bdr w:val="none" w:sz="0" w:space="0" w:color="auto" w:frame="1"/>
                                <w:lang w:val="en-US"/>
                              </w:rPr>
                              <w:t>Content-Type: application/scim+json Authorization: Bearer h480djs93hd8......</w:t>
                            </w:r>
                          </w:p>
                          <w:p w14:paraId="637AB76F" w14:textId="77777777" w:rsidR="002952B9" w:rsidRPr="009A4995" w:rsidRDefault="002952B9" w:rsidP="00962692">
                            <w:pPr>
                              <w:overflowPunct/>
                              <w:autoSpaceDE/>
                              <w:autoSpaceDN/>
                              <w:adjustRightInd/>
                              <w:spacing w:before="0" w:after="0" w:line="300" w:lineRule="atLeast"/>
                              <w:jc w:val="left"/>
                              <w:rPr>
                                <w:rFonts w:ascii="Consolas" w:hAnsi="Consolas"/>
                                <w:color w:val="333333"/>
                                <w:sz w:val="18"/>
                                <w:szCs w:val="18"/>
                                <w:lang w:val="en-US"/>
                              </w:rPr>
                            </w:pPr>
                            <w:r w:rsidRPr="009A4995">
                              <w:rPr>
                                <w:rFonts w:ascii="Consolas" w:hAnsi="Consolas" w:cs="Courier New"/>
                                <w:color w:val="333333"/>
                                <w:sz w:val="18"/>
                                <w:szCs w:val="18"/>
                                <w:bdr w:val="none" w:sz="0" w:space="0" w:color="auto" w:frame="1"/>
                                <w:lang w:val="en-US"/>
                              </w:rPr>
                              <w:t>{ "schemas"</w:t>
                            </w:r>
                            <w:r w:rsidRPr="009A4995">
                              <w:rPr>
                                <w:rFonts w:ascii="Consolas" w:hAnsi="Consolas"/>
                                <w:color w:val="333333"/>
                                <w:sz w:val="18"/>
                                <w:szCs w:val="18"/>
                                <w:lang w:val="en-US"/>
                              </w:rPr>
                              <w:t>     </w:t>
                            </w:r>
                            <w:r w:rsidRPr="009A4995">
                              <w:rPr>
                                <w:rFonts w:ascii="Consolas" w:hAnsi="Consolas" w:cs="Courier New"/>
                                <w:color w:val="333333"/>
                                <w:sz w:val="18"/>
                                <w:szCs w:val="18"/>
                                <w:bdr w:val="none" w:sz="0" w:space="0" w:color="auto" w:frame="1"/>
                                <w:lang w:val="en-US"/>
                              </w:rPr>
                              <w:t>: ["urn:ietf:params:scim:api:messages:2.0:PatchOp"]</w:t>
                            </w:r>
                          </w:p>
                          <w:p w14:paraId="75DBFECE" w14:textId="77777777" w:rsidR="002952B9" w:rsidRPr="009A4995" w:rsidRDefault="002952B9" w:rsidP="00962692">
                            <w:pPr>
                              <w:overflowPunct/>
                              <w:autoSpaceDE/>
                              <w:autoSpaceDN/>
                              <w:adjustRightInd/>
                              <w:spacing w:before="0" w:after="0" w:line="300" w:lineRule="atLeast"/>
                              <w:jc w:val="left"/>
                              <w:rPr>
                                <w:rFonts w:ascii="Consolas" w:hAnsi="Consolas"/>
                                <w:color w:val="333333"/>
                                <w:sz w:val="18"/>
                                <w:szCs w:val="18"/>
                                <w:lang w:val="en-US"/>
                              </w:rPr>
                            </w:pPr>
                            <w:r w:rsidRPr="009A4995">
                              <w:rPr>
                                <w:rFonts w:ascii="Consolas" w:hAnsi="Consolas" w:cs="Courier New"/>
                                <w:color w:val="333333"/>
                                <w:sz w:val="18"/>
                                <w:szCs w:val="18"/>
                                <w:bdr w:val="none" w:sz="0" w:space="0" w:color="auto" w:frame="1"/>
                                <w:lang w:val="en-US"/>
                              </w:rPr>
                              <w:t>, "Operations"</w:t>
                            </w:r>
                            <w:r w:rsidRPr="009A4995">
                              <w:rPr>
                                <w:rFonts w:ascii="Consolas" w:hAnsi="Consolas"/>
                                <w:color w:val="333333"/>
                                <w:sz w:val="18"/>
                                <w:szCs w:val="18"/>
                                <w:lang w:val="en-US"/>
                              </w:rPr>
                              <w:t>  </w:t>
                            </w:r>
                            <w:r w:rsidRPr="009A4995">
                              <w:rPr>
                                <w:rFonts w:ascii="Consolas" w:hAnsi="Consolas" w:cs="Courier New"/>
                                <w:color w:val="333333"/>
                                <w:sz w:val="18"/>
                                <w:szCs w:val="18"/>
                                <w:bdr w:val="none" w:sz="0" w:space="0" w:color="auto" w:frame="1"/>
                                <w:lang w:val="en-US"/>
                              </w:rPr>
                              <w:t>: [</w:t>
                            </w:r>
                          </w:p>
                          <w:p w14:paraId="13CB0ABE" w14:textId="77777777" w:rsidR="002952B9" w:rsidRPr="009A4995" w:rsidRDefault="002952B9" w:rsidP="00962692">
                            <w:pPr>
                              <w:overflowPunct/>
                              <w:autoSpaceDE/>
                              <w:autoSpaceDN/>
                              <w:adjustRightInd/>
                              <w:spacing w:before="0" w:after="0" w:line="300" w:lineRule="atLeast"/>
                              <w:jc w:val="left"/>
                              <w:rPr>
                                <w:rFonts w:ascii="Consolas" w:hAnsi="Consolas"/>
                                <w:color w:val="333333"/>
                                <w:sz w:val="18"/>
                                <w:szCs w:val="18"/>
                                <w:lang w:val="en-US"/>
                              </w:rPr>
                            </w:pPr>
                            <w:r w:rsidRPr="009A4995">
                              <w:rPr>
                                <w:rFonts w:ascii="Consolas" w:hAnsi="Consolas" w:cs="Courier New"/>
                                <w:color w:val="333333"/>
                                <w:sz w:val="18"/>
                                <w:szCs w:val="18"/>
                                <w:bdr w:val="none" w:sz="0" w:space="0" w:color="auto" w:frame="1"/>
                                <w:lang w:val="en-US"/>
                              </w:rPr>
                              <w:t>    { "op"</w:t>
                            </w:r>
                            <w:r w:rsidRPr="009A4995">
                              <w:rPr>
                                <w:rFonts w:ascii="Consolas" w:hAnsi="Consolas"/>
                                <w:color w:val="333333"/>
                                <w:sz w:val="18"/>
                                <w:szCs w:val="18"/>
                                <w:lang w:val="en-US"/>
                              </w:rPr>
                              <w:t>      </w:t>
                            </w:r>
                            <w:r w:rsidRPr="009A4995">
                              <w:rPr>
                                <w:rFonts w:ascii="Consolas" w:hAnsi="Consolas" w:cs="Courier New"/>
                                <w:color w:val="333333"/>
                                <w:sz w:val="18"/>
                                <w:szCs w:val="18"/>
                                <w:bdr w:val="none" w:sz="0" w:space="0" w:color="auto" w:frame="1"/>
                                <w:lang w:val="en-US"/>
                              </w:rPr>
                              <w:t>: "add"</w:t>
                            </w:r>
                          </w:p>
                          <w:p w14:paraId="6F67CFB2" w14:textId="77777777" w:rsidR="002952B9" w:rsidRPr="009A4995" w:rsidRDefault="002952B9" w:rsidP="00962692">
                            <w:pPr>
                              <w:overflowPunct/>
                              <w:autoSpaceDE/>
                              <w:autoSpaceDN/>
                              <w:adjustRightInd/>
                              <w:spacing w:before="0" w:after="0" w:line="300" w:lineRule="atLeast"/>
                              <w:jc w:val="left"/>
                              <w:rPr>
                                <w:rFonts w:ascii="Consolas" w:hAnsi="Consolas"/>
                                <w:color w:val="333333"/>
                                <w:sz w:val="18"/>
                                <w:szCs w:val="18"/>
                                <w:lang w:val="en-US"/>
                              </w:rPr>
                            </w:pPr>
                            <w:r w:rsidRPr="009A4995">
                              <w:rPr>
                                <w:rFonts w:ascii="Consolas" w:hAnsi="Consolas" w:cs="Courier New"/>
                                <w:color w:val="333333"/>
                                <w:sz w:val="18"/>
                                <w:szCs w:val="18"/>
                                <w:bdr w:val="none" w:sz="0" w:space="0" w:color="auto" w:frame="1"/>
                                <w:lang w:val="en-US"/>
                              </w:rPr>
                              <w:t>    , "path"</w:t>
                            </w:r>
                            <w:r w:rsidRPr="009A4995">
                              <w:rPr>
                                <w:rFonts w:ascii="Consolas" w:hAnsi="Consolas"/>
                                <w:color w:val="333333"/>
                                <w:sz w:val="18"/>
                                <w:szCs w:val="18"/>
                                <w:lang w:val="en-US"/>
                              </w:rPr>
                              <w:t>    </w:t>
                            </w:r>
                            <w:r w:rsidRPr="009A4995">
                              <w:rPr>
                                <w:rFonts w:ascii="Consolas" w:hAnsi="Consolas" w:cs="Courier New"/>
                                <w:color w:val="333333"/>
                                <w:sz w:val="18"/>
                                <w:szCs w:val="18"/>
                                <w:bdr w:val="none" w:sz="0" w:space="0" w:color="auto" w:frame="1"/>
                                <w:lang w:val="en-US"/>
                              </w:rPr>
                              <w:t>: "members"</w:t>
                            </w:r>
                          </w:p>
                          <w:p w14:paraId="7C97D419" w14:textId="77777777" w:rsidR="002952B9" w:rsidRPr="009A4995" w:rsidRDefault="002952B9" w:rsidP="00962692">
                            <w:pPr>
                              <w:overflowPunct/>
                              <w:autoSpaceDE/>
                              <w:autoSpaceDN/>
                              <w:adjustRightInd/>
                              <w:spacing w:before="0" w:after="0" w:line="300" w:lineRule="atLeast"/>
                              <w:jc w:val="left"/>
                              <w:rPr>
                                <w:rFonts w:ascii="Consolas" w:hAnsi="Consolas"/>
                                <w:color w:val="333333"/>
                                <w:sz w:val="18"/>
                                <w:szCs w:val="18"/>
                                <w:lang w:val="en-US"/>
                              </w:rPr>
                            </w:pPr>
                            <w:r w:rsidRPr="009A4995">
                              <w:rPr>
                                <w:rFonts w:ascii="Consolas" w:hAnsi="Consolas" w:cs="Courier New"/>
                                <w:color w:val="333333"/>
                                <w:sz w:val="18"/>
                                <w:szCs w:val="18"/>
                                <w:bdr w:val="none" w:sz="0" w:space="0" w:color="auto" w:frame="1"/>
                                <w:lang w:val="en-US"/>
                              </w:rPr>
                              <w:t>    , "value"</w:t>
                            </w:r>
                            <w:r w:rsidRPr="009A4995">
                              <w:rPr>
                                <w:rFonts w:ascii="Consolas" w:hAnsi="Consolas"/>
                                <w:color w:val="333333"/>
                                <w:sz w:val="18"/>
                                <w:szCs w:val="18"/>
                                <w:lang w:val="en-US"/>
                              </w:rPr>
                              <w:t>   </w:t>
                            </w:r>
                            <w:r w:rsidRPr="009A4995">
                              <w:rPr>
                                <w:rFonts w:ascii="Consolas" w:hAnsi="Consolas" w:cs="Courier New"/>
                                <w:color w:val="333333"/>
                                <w:sz w:val="18"/>
                                <w:szCs w:val="18"/>
                                <w:bdr w:val="none" w:sz="0" w:space="0" w:color="auto" w:frame="1"/>
                                <w:lang w:val="en-US"/>
                              </w:rPr>
                              <w:t>: [</w:t>
                            </w:r>
                          </w:p>
                          <w:p w14:paraId="67B0CDC6" w14:textId="77777777" w:rsidR="002952B9" w:rsidRPr="009A4995" w:rsidRDefault="002952B9" w:rsidP="00962692">
                            <w:pPr>
                              <w:overflowPunct/>
                              <w:autoSpaceDE/>
                              <w:autoSpaceDN/>
                              <w:adjustRightInd/>
                              <w:spacing w:before="0" w:after="0" w:line="300" w:lineRule="atLeast"/>
                              <w:jc w:val="left"/>
                              <w:rPr>
                                <w:rFonts w:ascii="Consolas" w:hAnsi="Consolas"/>
                                <w:color w:val="333333"/>
                                <w:sz w:val="18"/>
                                <w:szCs w:val="18"/>
                                <w:lang w:val="en-US"/>
                              </w:rPr>
                            </w:pPr>
                            <w:r w:rsidRPr="009A4995">
                              <w:rPr>
                                <w:rFonts w:ascii="Consolas" w:hAnsi="Consolas" w:cs="Courier New"/>
                                <w:color w:val="333333"/>
                                <w:sz w:val="18"/>
                                <w:szCs w:val="18"/>
                                <w:bdr w:val="none" w:sz="0" w:space="0" w:color="auto" w:frame="1"/>
                                <w:lang w:val="en-US"/>
                              </w:rPr>
                              <w:t>        { "type"</w:t>
                            </w:r>
                            <w:r w:rsidRPr="009A4995">
                              <w:rPr>
                                <w:rFonts w:ascii="Consolas" w:hAnsi="Consolas"/>
                                <w:color w:val="333333"/>
                                <w:sz w:val="18"/>
                                <w:szCs w:val="18"/>
                                <w:lang w:val="en-US"/>
                              </w:rPr>
                              <w:t>    </w:t>
                            </w:r>
                            <w:r w:rsidRPr="009A4995">
                              <w:rPr>
                                <w:rFonts w:ascii="Consolas" w:hAnsi="Consolas" w:cs="Courier New"/>
                                <w:color w:val="333333"/>
                                <w:sz w:val="18"/>
                                <w:szCs w:val="18"/>
                                <w:bdr w:val="none" w:sz="0" w:space="0" w:color="auto" w:frame="1"/>
                                <w:lang w:val="en-US"/>
                              </w:rPr>
                              <w:t>: "User"</w:t>
                            </w:r>
                          </w:p>
                          <w:p w14:paraId="04D3072A" w14:textId="77777777" w:rsidR="002952B9" w:rsidRPr="009A4995" w:rsidRDefault="002952B9" w:rsidP="00962692">
                            <w:pPr>
                              <w:overflowPunct/>
                              <w:autoSpaceDE/>
                              <w:autoSpaceDN/>
                              <w:adjustRightInd/>
                              <w:spacing w:before="0" w:after="0" w:line="300" w:lineRule="atLeast"/>
                              <w:jc w:val="left"/>
                              <w:rPr>
                                <w:rFonts w:ascii="Consolas" w:hAnsi="Consolas"/>
                                <w:color w:val="333333"/>
                                <w:sz w:val="18"/>
                                <w:szCs w:val="18"/>
                                <w:lang w:val="en-US"/>
                              </w:rPr>
                            </w:pPr>
                            <w:r w:rsidRPr="009A4995">
                              <w:rPr>
                                <w:rFonts w:ascii="Consolas" w:hAnsi="Consolas" w:cs="Courier New"/>
                                <w:color w:val="333333"/>
                                <w:sz w:val="18"/>
                                <w:szCs w:val="18"/>
                                <w:bdr w:val="none" w:sz="0" w:space="0" w:color="auto" w:frame="1"/>
                                <w:lang w:val="en-US"/>
                              </w:rPr>
                              <w:t>        , "value"</w:t>
                            </w:r>
                            <w:r w:rsidRPr="009A4995">
                              <w:rPr>
                                <w:rFonts w:ascii="Consolas" w:hAnsi="Consolas"/>
                                <w:color w:val="333333"/>
                                <w:sz w:val="18"/>
                                <w:szCs w:val="18"/>
                                <w:lang w:val="en-US"/>
                              </w:rPr>
                              <w:t>   </w:t>
                            </w:r>
                            <w:r w:rsidRPr="009A4995">
                              <w:rPr>
                                <w:rFonts w:ascii="Consolas" w:hAnsi="Consolas" w:cs="Courier New"/>
                                <w:color w:val="333333"/>
                                <w:sz w:val="18"/>
                                <w:szCs w:val="18"/>
                                <w:bdr w:val="none" w:sz="0" w:space="0" w:color="auto" w:frame="1"/>
                                <w:lang w:val="en-US"/>
                              </w:rPr>
                              <w:t>: "</w:t>
                            </w:r>
                            <w:r w:rsidRPr="009A4995">
                              <w:rPr>
                                <w:rFonts w:ascii="Consolas" w:hAnsi="Consolas" w:cs="Courier New"/>
                                <w:sz w:val="18"/>
                                <w:szCs w:val="18"/>
                                <w:lang w:val="en-US"/>
                              </w:rPr>
                              <w:t>2819c223-7f76-453a-919d-413861904646</w:t>
                            </w:r>
                            <w:r w:rsidRPr="009A4995">
                              <w:rPr>
                                <w:rFonts w:ascii="Consolas" w:hAnsi="Consolas" w:cs="Courier New"/>
                                <w:color w:val="333333"/>
                                <w:sz w:val="18"/>
                                <w:szCs w:val="18"/>
                                <w:bdr w:val="none" w:sz="0" w:space="0" w:color="auto" w:frame="1"/>
                                <w:lang w:val="en-US"/>
                              </w:rPr>
                              <w:t>"</w:t>
                            </w:r>
                          </w:p>
                          <w:p w14:paraId="2EC68EC1" w14:textId="77777777" w:rsidR="002952B9" w:rsidRPr="009A4995" w:rsidRDefault="002952B9" w:rsidP="00962692">
                            <w:pPr>
                              <w:overflowPunct/>
                              <w:autoSpaceDE/>
                              <w:autoSpaceDN/>
                              <w:adjustRightInd/>
                              <w:spacing w:before="0" w:after="0" w:line="300" w:lineRule="atLeast"/>
                              <w:jc w:val="left"/>
                              <w:rPr>
                                <w:rFonts w:ascii="Consolas" w:hAnsi="Consolas"/>
                                <w:color w:val="333333"/>
                                <w:sz w:val="18"/>
                                <w:szCs w:val="18"/>
                                <w:lang w:val="en-US"/>
                              </w:rPr>
                            </w:pPr>
                            <w:r w:rsidRPr="009A4995">
                              <w:rPr>
                                <w:rFonts w:ascii="Consolas" w:hAnsi="Consolas" w:cs="Courier New"/>
                                <w:color w:val="333333"/>
                                <w:sz w:val="18"/>
                                <w:szCs w:val="18"/>
                                <w:bdr w:val="none" w:sz="0" w:space="0" w:color="auto" w:frame="1"/>
                                <w:lang w:val="en-US"/>
                              </w:rPr>
                              <w:t>        , "scope"</w:t>
                            </w:r>
                            <w:r w:rsidRPr="009A4995">
                              <w:rPr>
                                <w:rFonts w:ascii="Consolas" w:hAnsi="Consolas"/>
                                <w:color w:val="333333"/>
                                <w:sz w:val="18"/>
                                <w:szCs w:val="18"/>
                                <w:lang w:val="en-US"/>
                              </w:rPr>
                              <w:t>   </w:t>
                            </w:r>
                            <w:r w:rsidRPr="009A4995">
                              <w:rPr>
                                <w:rFonts w:ascii="Consolas" w:hAnsi="Consolas" w:cs="Courier New"/>
                                <w:color w:val="333333"/>
                                <w:sz w:val="18"/>
                                <w:szCs w:val="18"/>
                                <w:bdr w:val="none" w:sz="0" w:space="0" w:color="auto" w:frame="1"/>
                                <w:lang w:val="en-US"/>
                              </w:rPr>
                              <w:t>: "</w:t>
                            </w:r>
                            <w:r w:rsidRPr="009A4995">
                              <w:rPr>
                                <w:rFonts w:ascii="Consolas" w:hAnsi="Consolas"/>
                                <w:sz w:val="18"/>
                                <w:szCs w:val="18"/>
                                <w:lang w:val="en-US"/>
                              </w:rPr>
                              <w:t>1111111112</w:t>
                            </w:r>
                            <w:r w:rsidRPr="009A4995">
                              <w:rPr>
                                <w:rFonts w:ascii="Consolas" w:hAnsi="Consolas" w:cs="Courier New"/>
                                <w:color w:val="333333"/>
                                <w:sz w:val="18"/>
                                <w:szCs w:val="18"/>
                                <w:bdr w:val="none" w:sz="0" w:space="0" w:color="auto" w:frame="1"/>
                                <w:lang w:val="en-US"/>
                              </w:rPr>
                              <w:t>"</w:t>
                            </w:r>
                          </w:p>
                          <w:p w14:paraId="125F5A4F" w14:textId="77777777" w:rsidR="002952B9" w:rsidRPr="009A4995" w:rsidRDefault="002952B9" w:rsidP="00962692">
                            <w:pPr>
                              <w:overflowPunct/>
                              <w:autoSpaceDE/>
                              <w:autoSpaceDN/>
                              <w:adjustRightInd/>
                              <w:spacing w:before="0" w:after="0" w:line="300" w:lineRule="atLeast"/>
                              <w:jc w:val="left"/>
                              <w:rPr>
                                <w:rFonts w:ascii="Consolas" w:hAnsi="Consolas"/>
                                <w:color w:val="333333"/>
                                <w:sz w:val="18"/>
                                <w:szCs w:val="18"/>
                                <w:lang w:val="en-US"/>
                              </w:rPr>
                            </w:pPr>
                            <w:r w:rsidRPr="009A4995">
                              <w:rPr>
                                <w:rFonts w:ascii="Consolas" w:hAnsi="Consolas" w:cs="Courier New"/>
                                <w:color w:val="333333"/>
                                <w:sz w:val="18"/>
                                <w:szCs w:val="18"/>
                                <w:bdr w:val="none" w:sz="0" w:space="0" w:color="auto" w:frame="1"/>
                                <w:lang w:val="en-US"/>
                              </w:rPr>
                              <w:t>        , "inherit"</w:t>
                            </w:r>
                            <w:r w:rsidRPr="009A4995">
                              <w:rPr>
                                <w:rFonts w:ascii="Consolas" w:hAnsi="Consolas"/>
                                <w:color w:val="333333"/>
                                <w:sz w:val="18"/>
                                <w:szCs w:val="18"/>
                                <w:lang w:val="en-US"/>
                              </w:rPr>
                              <w:t> </w:t>
                            </w:r>
                            <w:r w:rsidRPr="009A4995">
                              <w:rPr>
                                <w:rFonts w:ascii="Consolas" w:hAnsi="Consolas" w:cs="Courier New"/>
                                <w:color w:val="333333"/>
                                <w:sz w:val="18"/>
                                <w:szCs w:val="18"/>
                                <w:bdr w:val="none" w:sz="0" w:space="0" w:color="auto" w:frame="1"/>
                                <w:lang w:val="en-US"/>
                              </w:rPr>
                              <w:t>: false</w:t>
                            </w:r>
                          </w:p>
                          <w:p w14:paraId="6F183428" w14:textId="77777777" w:rsidR="002952B9" w:rsidRPr="009A4995" w:rsidRDefault="002952B9" w:rsidP="00962692">
                            <w:pPr>
                              <w:overflowPunct/>
                              <w:autoSpaceDE/>
                              <w:autoSpaceDN/>
                              <w:adjustRightInd/>
                              <w:spacing w:before="0" w:after="0" w:line="300" w:lineRule="atLeast"/>
                              <w:jc w:val="left"/>
                              <w:rPr>
                                <w:rFonts w:ascii="Consolas" w:hAnsi="Consolas"/>
                                <w:color w:val="333333"/>
                                <w:sz w:val="18"/>
                                <w:szCs w:val="18"/>
                                <w:lang w:val="en-US"/>
                              </w:rPr>
                            </w:pPr>
                            <w:r w:rsidRPr="009A4995">
                              <w:rPr>
                                <w:rFonts w:ascii="Consolas" w:hAnsi="Consolas" w:cs="Courier New"/>
                                <w:color w:val="333333"/>
                                <w:sz w:val="18"/>
                                <w:szCs w:val="18"/>
                                <w:bdr w:val="none" w:sz="0" w:space="0" w:color="auto" w:frame="1"/>
                                <w:lang w:val="en-US"/>
                              </w:rPr>
                              <w:t>        }</w:t>
                            </w:r>
                          </w:p>
                          <w:p w14:paraId="0E95C9DC" w14:textId="77777777" w:rsidR="002952B9" w:rsidRPr="0094125C" w:rsidRDefault="002952B9" w:rsidP="00962692">
                            <w:pPr>
                              <w:overflowPunct/>
                              <w:autoSpaceDE/>
                              <w:autoSpaceDN/>
                              <w:adjustRightInd/>
                              <w:spacing w:before="0" w:after="0" w:line="300" w:lineRule="atLeast"/>
                              <w:jc w:val="left"/>
                              <w:rPr>
                                <w:rFonts w:ascii="Consolas" w:hAnsi="Consolas"/>
                                <w:color w:val="333333"/>
                                <w:sz w:val="18"/>
                                <w:szCs w:val="18"/>
                              </w:rPr>
                            </w:pPr>
                            <w:r w:rsidRPr="009A4995">
                              <w:rPr>
                                <w:rFonts w:ascii="Consolas" w:hAnsi="Consolas" w:cs="Courier New"/>
                                <w:color w:val="333333"/>
                                <w:sz w:val="18"/>
                                <w:szCs w:val="18"/>
                                <w:bdr w:val="none" w:sz="0" w:space="0" w:color="auto" w:frame="1"/>
                                <w:lang w:val="en-US"/>
                              </w:rPr>
                              <w:t>      </w:t>
                            </w:r>
                            <w:r w:rsidRPr="0094125C">
                              <w:rPr>
                                <w:rFonts w:ascii="Consolas" w:hAnsi="Consolas" w:cs="Courier New"/>
                                <w:color w:val="333333"/>
                                <w:sz w:val="18"/>
                                <w:szCs w:val="18"/>
                                <w:bdr w:val="none" w:sz="0" w:space="0" w:color="auto" w:frame="1"/>
                              </w:rPr>
                              <w:t>]</w:t>
                            </w:r>
                          </w:p>
                          <w:p w14:paraId="236DC2FB" w14:textId="77777777" w:rsidR="002952B9" w:rsidRPr="0094125C" w:rsidRDefault="002952B9" w:rsidP="00962692">
                            <w:pPr>
                              <w:jc w:val="left"/>
                              <w:rPr>
                                <w:rFonts w:ascii="Consolas" w:hAnsi="Consolas" w:cs="Courier New"/>
                                <w:sz w:val="18"/>
                                <w:szCs w:val="18"/>
                                <w:lang w:val="en-US"/>
                              </w:rPr>
                            </w:pPr>
                            <w:r w:rsidRPr="0094125C">
                              <w:rPr>
                                <w:rFonts w:ascii="Consolas" w:hAnsi="Consolas" w:cs="Courier New"/>
                                <w:color w:val="333333"/>
                                <w:sz w:val="18"/>
                                <w:szCs w:val="18"/>
                                <w:bdr w:val="none" w:sz="0" w:space="0" w:color="auto" w:frame="1"/>
                              </w:rPr>
                              <w:t>    }]}</w:t>
                            </w:r>
                          </w:p>
                        </w:txbxContent>
                      </wps:txbx>
                      <wps:bodyPr rot="0" vert="horz" wrap="square" lIns="91440" tIns="45720" rIns="91440" bIns="45720" anchor="t" anchorCtr="0">
                        <a:spAutoFit/>
                      </wps:bodyPr>
                    </wps:wsp>
                  </a:graphicData>
                </a:graphic>
              </wp:inline>
            </w:drawing>
          </mc:Choice>
          <mc:Fallback>
            <w:pict>
              <v:shape w14:anchorId="69F44882" id="_x0000_s1031" type="#_x0000_t202" style="width:476.25pt;height:233.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">
                <v:textbox style="mso-fit-shape-to-text:t">
                  <w:txbxContent>
                    <w:p w14:paraId="7B878D19" w14:textId="77777777" w:rsidR="002952B9" w:rsidRPr="009A4995" w:rsidRDefault="002952B9" w:rsidP="00962692">
                      <w:pPr>
                        <w:overflowPunct/>
                        <w:autoSpaceDE/>
                        <w:autoSpaceDN/>
                        <w:adjustRightInd/>
                        <w:spacing w:after="0" w:line="300" w:lineRule="atLeast"/>
                        <w:jc w:val="left"/>
                        <w:rPr>
                          <w:rFonts w:ascii="Consolas" w:hAnsi="Consolas"/>
                          <w:color w:val="333333"/>
                          <w:sz w:val="18"/>
                          <w:szCs w:val="18"/>
                          <w:lang w:val="en-US"/>
                        </w:rPr>
                      </w:pPr>
                      <w:r w:rsidRPr="009A4995">
                        <w:rPr>
                          <w:rFonts w:ascii="Consolas" w:hAnsi="Consolas" w:cs="Courier New"/>
                          <w:color w:val="333333"/>
                          <w:sz w:val="18"/>
                          <w:szCs w:val="18"/>
                          <w:bdr w:val="none" w:sz="0" w:space="0" w:color="auto" w:frame="1"/>
                          <w:lang w:val="en-US"/>
                        </w:rPr>
                        <w:t>PATCH /OU-Permission/ART_SB</w:t>
                      </w:r>
                    </w:p>
                    <w:p w14:paraId="1A3CF54A" w14:textId="77777777" w:rsidR="002952B9" w:rsidRPr="009A4995" w:rsidRDefault="002952B9" w:rsidP="00962692">
                      <w:pPr>
                        <w:overflowPunct/>
                        <w:autoSpaceDE/>
                        <w:autoSpaceDN/>
                        <w:adjustRightInd/>
                        <w:spacing w:before="0" w:after="0" w:line="300" w:lineRule="atLeast"/>
                        <w:jc w:val="left"/>
                        <w:rPr>
                          <w:rFonts w:ascii="Consolas" w:hAnsi="Consolas"/>
                          <w:color w:val="333333"/>
                          <w:sz w:val="18"/>
                          <w:szCs w:val="18"/>
                          <w:lang w:val="en-US"/>
                        </w:rPr>
                      </w:pPr>
                      <w:r w:rsidRPr="009A4995">
                        <w:rPr>
                          <w:rFonts w:ascii="Consolas" w:hAnsi="Consolas" w:cs="Courier New"/>
                          <w:color w:val="333333"/>
                          <w:sz w:val="18"/>
                          <w:szCs w:val="18"/>
                          <w:bdr w:val="none" w:sz="0" w:space="0" w:color="auto" w:frame="1"/>
                          <w:lang w:val="en-US"/>
                        </w:rPr>
                        <w:t>Accept: application/scim+json</w:t>
                      </w:r>
                    </w:p>
                    <w:p w14:paraId="2F9ADF71" w14:textId="77777777" w:rsidR="002952B9" w:rsidRPr="009A4995" w:rsidRDefault="002952B9" w:rsidP="00962692">
                      <w:pPr>
                        <w:overflowPunct/>
                        <w:autoSpaceDE/>
                        <w:autoSpaceDN/>
                        <w:adjustRightInd/>
                        <w:spacing w:before="0" w:after="0" w:line="300" w:lineRule="atLeast"/>
                        <w:jc w:val="left"/>
                        <w:rPr>
                          <w:rFonts w:ascii="Consolas" w:hAnsi="Consolas"/>
                          <w:color w:val="333333"/>
                          <w:sz w:val="18"/>
                          <w:szCs w:val="18"/>
                          <w:lang w:val="en-US"/>
                        </w:rPr>
                      </w:pPr>
                      <w:r w:rsidRPr="009A4995">
                        <w:rPr>
                          <w:rFonts w:ascii="Consolas" w:hAnsi="Consolas" w:cs="Courier New"/>
                          <w:color w:val="333333"/>
                          <w:sz w:val="18"/>
                          <w:szCs w:val="18"/>
                          <w:bdr w:val="none" w:sz="0" w:space="0" w:color="auto" w:frame="1"/>
                          <w:lang w:val="en-US"/>
                        </w:rPr>
                        <w:t>Content-Type: application/scim+json Authorization: Bearer h480djs93hd8......</w:t>
                      </w:r>
                    </w:p>
                    <w:p w14:paraId="637AB76F" w14:textId="77777777" w:rsidR="002952B9" w:rsidRPr="009A4995" w:rsidRDefault="002952B9" w:rsidP="00962692">
                      <w:pPr>
                        <w:overflowPunct/>
                        <w:autoSpaceDE/>
                        <w:autoSpaceDN/>
                        <w:adjustRightInd/>
                        <w:spacing w:before="0" w:after="0" w:line="300" w:lineRule="atLeast"/>
                        <w:jc w:val="left"/>
                        <w:rPr>
                          <w:rFonts w:ascii="Consolas" w:hAnsi="Consolas"/>
                          <w:color w:val="333333"/>
                          <w:sz w:val="18"/>
                          <w:szCs w:val="18"/>
                          <w:lang w:val="en-US"/>
                        </w:rPr>
                      </w:pPr>
                      <w:r w:rsidRPr="009A4995">
                        <w:rPr>
                          <w:rFonts w:ascii="Consolas" w:hAnsi="Consolas" w:cs="Courier New"/>
                          <w:color w:val="333333"/>
                          <w:sz w:val="18"/>
                          <w:szCs w:val="18"/>
                          <w:bdr w:val="none" w:sz="0" w:space="0" w:color="auto" w:frame="1"/>
                          <w:lang w:val="en-US"/>
                        </w:rPr>
                        <w:t>{ "schemas"</w:t>
                      </w:r>
                      <w:r w:rsidRPr="009A4995">
                        <w:rPr>
                          <w:rFonts w:ascii="Consolas" w:hAnsi="Consolas"/>
                          <w:color w:val="333333"/>
                          <w:sz w:val="18"/>
                          <w:szCs w:val="18"/>
                          <w:lang w:val="en-US"/>
                        </w:rPr>
                        <w:t>     </w:t>
                      </w:r>
                      <w:r w:rsidRPr="009A4995">
                        <w:rPr>
                          <w:rFonts w:ascii="Consolas" w:hAnsi="Consolas" w:cs="Courier New"/>
                          <w:color w:val="333333"/>
                          <w:sz w:val="18"/>
                          <w:szCs w:val="18"/>
                          <w:bdr w:val="none" w:sz="0" w:space="0" w:color="auto" w:frame="1"/>
                          <w:lang w:val="en-US"/>
                        </w:rPr>
                        <w:t>: ["urn:ietf:params:scim:api:messages:2.0:PatchOp"]</w:t>
                      </w:r>
                    </w:p>
                    <w:p w14:paraId="75DBFECE" w14:textId="77777777" w:rsidR="002952B9" w:rsidRPr="009A4995" w:rsidRDefault="002952B9" w:rsidP="00962692">
                      <w:pPr>
                        <w:overflowPunct/>
                        <w:autoSpaceDE/>
                        <w:autoSpaceDN/>
                        <w:adjustRightInd/>
                        <w:spacing w:before="0" w:after="0" w:line="300" w:lineRule="atLeast"/>
                        <w:jc w:val="left"/>
                        <w:rPr>
                          <w:rFonts w:ascii="Consolas" w:hAnsi="Consolas"/>
                          <w:color w:val="333333"/>
                          <w:sz w:val="18"/>
                          <w:szCs w:val="18"/>
                          <w:lang w:val="en-US"/>
                        </w:rPr>
                      </w:pPr>
                      <w:r w:rsidRPr="009A4995">
                        <w:rPr>
                          <w:rFonts w:ascii="Consolas" w:hAnsi="Consolas" w:cs="Courier New"/>
                          <w:color w:val="333333"/>
                          <w:sz w:val="18"/>
                          <w:szCs w:val="18"/>
                          <w:bdr w:val="none" w:sz="0" w:space="0" w:color="auto" w:frame="1"/>
                          <w:lang w:val="en-US"/>
                        </w:rPr>
                        <w:t>, "Operations"</w:t>
                      </w:r>
                      <w:r w:rsidRPr="009A4995">
                        <w:rPr>
                          <w:rFonts w:ascii="Consolas" w:hAnsi="Consolas"/>
                          <w:color w:val="333333"/>
                          <w:sz w:val="18"/>
                          <w:szCs w:val="18"/>
                          <w:lang w:val="en-US"/>
                        </w:rPr>
                        <w:t>  </w:t>
                      </w:r>
                      <w:r w:rsidRPr="009A4995">
                        <w:rPr>
                          <w:rFonts w:ascii="Consolas" w:hAnsi="Consolas" w:cs="Courier New"/>
                          <w:color w:val="333333"/>
                          <w:sz w:val="18"/>
                          <w:szCs w:val="18"/>
                          <w:bdr w:val="none" w:sz="0" w:space="0" w:color="auto" w:frame="1"/>
                          <w:lang w:val="en-US"/>
                        </w:rPr>
                        <w:t>: [</w:t>
                      </w:r>
                    </w:p>
                    <w:p w14:paraId="13CB0ABE" w14:textId="77777777" w:rsidR="002952B9" w:rsidRPr="009A4995" w:rsidRDefault="002952B9" w:rsidP="00962692">
                      <w:pPr>
                        <w:overflowPunct/>
                        <w:autoSpaceDE/>
                        <w:autoSpaceDN/>
                        <w:adjustRightInd/>
                        <w:spacing w:before="0" w:after="0" w:line="300" w:lineRule="atLeast"/>
                        <w:jc w:val="left"/>
                        <w:rPr>
                          <w:rFonts w:ascii="Consolas" w:hAnsi="Consolas"/>
                          <w:color w:val="333333"/>
                          <w:sz w:val="18"/>
                          <w:szCs w:val="18"/>
                          <w:lang w:val="en-US"/>
                        </w:rPr>
                      </w:pPr>
                      <w:r w:rsidRPr="009A4995">
                        <w:rPr>
                          <w:rFonts w:ascii="Consolas" w:hAnsi="Consolas" w:cs="Courier New"/>
                          <w:color w:val="333333"/>
                          <w:sz w:val="18"/>
                          <w:szCs w:val="18"/>
                          <w:bdr w:val="none" w:sz="0" w:space="0" w:color="auto" w:frame="1"/>
                          <w:lang w:val="en-US"/>
                        </w:rPr>
                        <w:t>    { "op"</w:t>
                      </w:r>
                      <w:r w:rsidRPr="009A4995">
                        <w:rPr>
                          <w:rFonts w:ascii="Consolas" w:hAnsi="Consolas"/>
                          <w:color w:val="333333"/>
                          <w:sz w:val="18"/>
                          <w:szCs w:val="18"/>
                          <w:lang w:val="en-US"/>
                        </w:rPr>
                        <w:t>      </w:t>
                      </w:r>
                      <w:r w:rsidRPr="009A4995">
                        <w:rPr>
                          <w:rFonts w:ascii="Consolas" w:hAnsi="Consolas" w:cs="Courier New"/>
                          <w:color w:val="333333"/>
                          <w:sz w:val="18"/>
                          <w:szCs w:val="18"/>
                          <w:bdr w:val="none" w:sz="0" w:space="0" w:color="auto" w:frame="1"/>
                          <w:lang w:val="en-US"/>
                        </w:rPr>
                        <w:t>: "add"</w:t>
                      </w:r>
                    </w:p>
                    <w:p w14:paraId="6F67CFB2" w14:textId="77777777" w:rsidR="002952B9" w:rsidRPr="009A4995" w:rsidRDefault="002952B9" w:rsidP="00962692">
                      <w:pPr>
                        <w:overflowPunct/>
                        <w:autoSpaceDE/>
                        <w:autoSpaceDN/>
                        <w:adjustRightInd/>
                        <w:spacing w:before="0" w:after="0" w:line="300" w:lineRule="atLeast"/>
                        <w:jc w:val="left"/>
                        <w:rPr>
                          <w:rFonts w:ascii="Consolas" w:hAnsi="Consolas"/>
                          <w:color w:val="333333"/>
                          <w:sz w:val="18"/>
                          <w:szCs w:val="18"/>
                          <w:lang w:val="en-US"/>
                        </w:rPr>
                      </w:pPr>
                      <w:r w:rsidRPr="009A4995">
                        <w:rPr>
                          <w:rFonts w:ascii="Consolas" w:hAnsi="Consolas" w:cs="Courier New"/>
                          <w:color w:val="333333"/>
                          <w:sz w:val="18"/>
                          <w:szCs w:val="18"/>
                          <w:bdr w:val="none" w:sz="0" w:space="0" w:color="auto" w:frame="1"/>
                          <w:lang w:val="en-US"/>
                        </w:rPr>
                        <w:t>    , "path"</w:t>
                      </w:r>
                      <w:r w:rsidRPr="009A4995">
                        <w:rPr>
                          <w:rFonts w:ascii="Consolas" w:hAnsi="Consolas"/>
                          <w:color w:val="333333"/>
                          <w:sz w:val="18"/>
                          <w:szCs w:val="18"/>
                          <w:lang w:val="en-US"/>
                        </w:rPr>
                        <w:t>    </w:t>
                      </w:r>
                      <w:r w:rsidRPr="009A4995">
                        <w:rPr>
                          <w:rFonts w:ascii="Consolas" w:hAnsi="Consolas" w:cs="Courier New"/>
                          <w:color w:val="333333"/>
                          <w:sz w:val="18"/>
                          <w:szCs w:val="18"/>
                          <w:bdr w:val="none" w:sz="0" w:space="0" w:color="auto" w:frame="1"/>
                          <w:lang w:val="en-US"/>
                        </w:rPr>
                        <w:t>: "members"</w:t>
                      </w:r>
                    </w:p>
                    <w:p w14:paraId="7C97D419" w14:textId="77777777" w:rsidR="002952B9" w:rsidRPr="009A4995" w:rsidRDefault="002952B9" w:rsidP="00962692">
                      <w:pPr>
                        <w:overflowPunct/>
                        <w:autoSpaceDE/>
                        <w:autoSpaceDN/>
                        <w:adjustRightInd/>
                        <w:spacing w:before="0" w:after="0" w:line="300" w:lineRule="atLeast"/>
                        <w:jc w:val="left"/>
                        <w:rPr>
                          <w:rFonts w:ascii="Consolas" w:hAnsi="Consolas"/>
                          <w:color w:val="333333"/>
                          <w:sz w:val="18"/>
                          <w:szCs w:val="18"/>
                          <w:lang w:val="en-US"/>
                        </w:rPr>
                      </w:pPr>
                      <w:r w:rsidRPr="009A4995">
                        <w:rPr>
                          <w:rFonts w:ascii="Consolas" w:hAnsi="Consolas" w:cs="Courier New"/>
                          <w:color w:val="333333"/>
                          <w:sz w:val="18"/>
                          <w:szCs w:val="18"/>
                          <w:bdr w:val="none" w:sz="0" w:space="0" w:color="auto" w:frame="1"/>
                          <w:lang w:val="en-US"/>
                        </w:rPr>
                        <w:t>    , "value"</w:t>
                      </w:r>
                      <w:r w:rsidRPr="009A4995">
                        <w:rPr>
                          <w:rFonts w:ascii="Consolas" w:hAnsi="Consolas"/>
                          <w:color w:val="333333"/>
                          <w:sz w:val="18"/>
                          <w:szCs w:val="18"/>
                          <w:lang w:val="en-US"/>
                        </w:rPr>
                        <w:t>   </w:t>
                      </w:r>
                      <w:r w:rsidRPr="009A4995">
                        <w:rPr>
                          <w:rFonts w:ascii="Consolas" w:hAnsi="Consolas" w:cs="Courier New"/>
                          <w:color w:val="333333"/>
                          <w:sz w:val="18"/>
                          <w:szCs w:val="18"/>
                          <w:bdr w:val="none" w:sz="0" w:space="0" w:color="auto" w:frame="1"/>
                          <w:lang w:val="en-US"/>
                        </w:rPr>
                        <w:t>: [</w:t>
                      </w:r>
                    </w:p>
                    <w:p w14:paraId="67B0CDC6" w14:textId="77777777" w:rsidR="002952B9" w:rsidRPr="009A4995" w:rsidRDefault="002952B9" w:rsidP="00962692">
                      <w:pPr>
                        <w:overflowPunct/>
                        <w:autoSpaceDE/>
                        <w:autoSpaceDN/>
                        <w:adjustRightInd/>
                        <w:spacing w:before="0" w:after="0" w:line="300" w:lineRule="atLeast"/>
                        <w:jc w:val="left"/>
                        <w:rPr>
                          <w:rFonts w:ascii="Consolas" w:hAnsi="Consolas"/>
                          <w:color w:val="333333"/>
                          <w:sz w:val="18"/>
                          <w:szCs w:val="18"/>
                          <w:lang w:val="en-US"/>
                        </w:rPr>
                      </w:pPr>
                      <w:r w:rsidRPr="009A4995">
                        <w:rPr>
                          <w:rFonts w:ascii="Consolas" w:hAnsi="Consolas" w:cs="Courier New"/>
                          <w:color w:val="333333"/>
                          <w:sz w:val="18"/>
                          <w:szCs w:val="18"/>
                          <w:bdr w:val="none" w:sz="0" w:space="0" w:color="auto" w:frame="1"/>
                          <w:lang w:val="en-US"/>
                        </w:rPr>
                        <w:t>        { "type"</w:t>
                      </w:r>
                      <w:r w:rsidRPr="009A4995">
                        <w:rPr>
                          <w:rFonts w:ascii="Consolas" w:hAnsi="Consolas"/>
                          <w:color w:val="333333"/>
                          <w:sz w:val="18"/>
                          <w:szCs w:val="18"/>
                          <w:lang w:val="en-US"/>
                        </w:rPr>
                        <w:t>    </w:t>
                      </w:r>
                      <w:r w:rsidRPr="009A4995">
                        <w:rPr>
                          <w:rFonts w:ascii="Consolas" w:hAnsi="Consolas" w:cs="Courier New"/>
                          <w:color w:val="333333"/>
                          <w:sz w:val="18"/>
                          <w:szCs w:val="18"/>
                          <w:bdr w:val="none" w:sz="0" w:space="0" w:color="auto" w:frame="1"/>
                          <w:lang w:val="en-US"/>
                        </w:rPr>
                        <w:t>: "User"</w:t>
                      </w:r>
                    </w:p>
                    <w:p w14:paraId="04D3072A" w14:textId="77777777" w:rsidR="002952B9" w:rsidRPr="009A4995" w:rsidRDefault="002952B9" w:rsidP="00962692">
                      <w:pPr>
                        <w:overflowPunct/>
                        <w:autoSpaceDE/>
                        <w:autoSpaceDN/>
                        <w:adjustRightInd/>
                        <w:spacing w:before="0" w:after="0" w:line="300" w:lineRule="atLeast"/>
                        <w:jc w:val="left"/>
                        <w:rPr>
                          <w:rFonts w:ascii="Consolas" w:hAnsi="Consolas"/>
                          <w:color w:val="333333"/>
                          <w:sz w:val="18"/>
                          <w:szCs w:val="18"/>
                          <w:lang w:val="en-US"/>
                        </w:rPr>
                      </w:pPr>
                      <w:r w:rsidRPr="009A4995">
                        <w:rPr>
                          <w:rFonts w:ascii="Consolas" w:hAnsi="Consolas" w:cs="Courier New"/>
                          <w:color w:val="333333"/>
                          <w:sz w:val="18"/>
                          <w:szCs w:val="18"/>
                          <w:bdr w:val="none" w:sz="0" w:space="0" w:color="auto" w:frame="1"/>
                          <w:lang w:val="en-US"/>
                        </w:rPr>
                        <w:t>        , "value"</w:t>
                      </w:r>
                      <w:r w:rsidRPr="009A4995">
                        <w:rPr>
                          <w:rFonts w:ascii="Consolas" w:hAnsi="Consolas"/>
                          <w:color w:val="333333"/>
                          <w:sz w:val="18"/>
                          <w:szCs w:val="18"/>
                          <w:lang w:val="en-US"/>
                        </w:rPr>
                        <w:t>   </w:t>
                      </w:r>
                      <w:r w:rsidRPr="009A4995">
                        <w:rPr>
                          <w:rFonts w:ascii="Consolas" w:hAnsi="Consolas" w:cs="Courier New"/>
                          <w:color w:val="333333"/>
                          <w:sz w:val="18"/>
                          <w:szCs w:val="18"/>
                          <w:bdr w:val="none" w:sz="0" w:space="0" w:color="auto" w:frame="1"/>
                          <w:lang w:val="en-US"/>
                        </w:rPr>
                        <w:t>: "</w:t>
                      </w:r>
                      <w:r w:rsidRPr="009A4995">
                        <w:rPr>
                          <w:rFonts w:ascii="Consolas" w:hAnsi="Consolas" w:cs="Courier New"/>
                          <w:sz w:val="18"/>
                          <w:szCs w:val="18"/>
                          <w:lang w:val="en-US"/>
                        </w:rPr>
                        <w:t>2819c223-7f76-453a-919d-413861904646</w:t>
                      </w:r>
                      <w:r w:rsidRPr="009A4995">
                        <w:rPr>
                          <w:rFonts w:ascii="Consolas" w:hAnsi="Consolas" w:cs="Courier New"/>
                          <w:color w:val="333333"/>
                          <w:sz w:val="18"/>
                          <w:szCs w:val="18"/>
                          <w:bdr w:val="none" w:sz="0" w:space="0" w:color="auto" w:frame="1"/>
                          <w:lang w:val="en-US"/>
                        </w:rPr>
                        <w:t>"</w:t>
                      </w:r>
                    </w:p>
                    <w:p w14:paraId="2EC68EC1" w14:textId="77777777" w:rsidR="002952B9" w:rsidRPr="009A4995" w:rsidRDefault="002952B9" w:rsidP="00962692">
                      <w:pPr>
                        <w:overflowPunct/>
                        <w:autoSpaceDE/>
                        <w:autoSpaceDN/>
                        <w:adjustRightInd/>
                        <w:spacing w:before="0" w:after="0" w:line="300" w:lineRule="atLeast"/>
                        <w:jc w:val="left"/>
                        <w:rPr>
                          <w:rFonts w:ascii="Consolas" w:hAnsi="Consolas"/>
                          <w:color w:val="333333"/>
                          <w:sz w:val="18"/>
                          <w:szCs w:val="18"/>
                          <w:lang w:val="en-US"/>
                        </w:rPr>
                      </w:pPr>
                      <w:r w:rsidRPr="009A4995">
                        <w:rPr>
                          <w:rFonts w:ascii="Consolas" w:hAnsi="Consolas" w:cs="Courier New"/>
                          <w:color w:val="333333"/>
                          <w:sz w:val="18"/>
                          <w:szCs w:val="18"/>
                          <w:bdr w:val="none" w:sz="0" w:space="0" w:color="auto" w:frame="1"/>
                          <w:lang w:val="en-US"/>
                        </w:rPr>
                        <w:t>        , "scope"</w:t>
                      </w:r>
                      <w:r w:rsidRPr="009A4995">
                        <w:rPr>
                          <w:rFonts w:ascii="Consolas" w:hAnsi="Consolas"/>
                          <w:color w:val="333333"/>
                          <w:sz w:val="18"/>
                          <w:szCs w:val="18"/>
                          <w:lang w:val="en-US"/>
                        </w:rPr>
                        <w:t>   </w:t>
                      </w:r>
                      <w:r w:rsidRPr="009A4995">
                        <w:rPr>
                          <w:rFonts w:ascii="Consolas" w:hAnsi="Consolas" w:cs="Courier New"/>
                          <w:color w:val="333333"/>
                          <w:sz w:val="18"/>
                          <w:szCs w:val="18"/>
                          <w:bdr w:val="none" w:sz="0" w:space="0" w:color="auto" w:frame="1"/>
                          <w:lang w:val="en-US"/>
                        </w:rPr>
                        <w:t>: "</w:t>
                      </w:r>
                      <w:r w:rsidRPr="009A4995">
                        <w:rPr>
                          <w:rFonts w:ascii="Consolas" w:hAnsi="Consolas"/>
                          <w:sz w:val="18"/>
                          <w:szCs w:val="18"/>
                          <w:lang w:val="en-US"/>
                        </w:rPr>
                        <w:t>1111111112</w:t>
                      </w:r>
                      <w:r w:rsidRPr="009A4995">
                        <w:rPr>
                          <w:rFonts w:ascii="Consolas" w:hAnsi="Consolas" w:cs="Courier New"/>
                          <w:color w:val="333333"/>
                          <w:sz w:val="18"/>
                          <w:szCs w:val="18"/>
                          <w:bdr w:val="none" w:sz="0" w:space="0" w:color="auto" w:frame="1"/>
                          <w:lang w:val="en-US"/>
                        </w:rPr>
                        <w:t>"</w:t>
                      </w:r>
                    </w:p>
                    <w:p w14:paraId="125F5A4F" w14:textId="77777777" w:rsidR="002952B9" w:rsidRPr="009A4995" w:rsidRDefault="002952B9" w:rsidP="00962692">
                      <w:pPr>
                        <w:overflowPunct/>
                        <w:autoSpaceDE/>
                        <w:autoSpaceDN/>
                        <w:adjustRightInd/>
                        <w:spacing w:before="0" w:after="0" w:line="300" w:lineRule="atLeast"/>
                        <w:jc w:val="left"/>
                        <w:rPr>
                          <w:rFonts w:ascii="Consolas" w:hAnsi="Consolas"/>
                          <w:color w:val="333333"/>
                          <w:sz w:val="18"/>
                          <w:szCs w:val="18"/>
                          <w:lang w:val="en-US"/>
                        </w:rPr>
                      </w:pPr>
                      <w:r w:rsidRPr="009A4995">
                        <w:rPr>
                          <w:rFonts w:ascii="Consolas" w:hAnsi="Consolas" w:cs="Courier New"/>
                          <w:color w:val="333333"/>
                          <w:sz w:val="18"/>
                          <w:szCs w:val="18"/>
                          <w:bdr w:val="none" w:sz="0" w:space="0" w:color="auto" w:frame="1"/>
                          <w:lang w:val="en-US"/>
                        </w:rPr>
                        <w:t>        , "inherit"</w:t>
                      </w:r>
                      <w:r w:rsidRPr="009A4995">
                        <w:rPr>
                          <w:rFonts w:ascii="Consolas" w:hAnsi="Consolas"/>
                          <w:color w:val="333333"/>
                          <w:sz w:val="18"/>
                          <w:szCs w:val="18"/>
                          <w:lang w:val="en-US"/>
                        </w:rPr>
                        <w:t> </w:t>
                      </w:r>
                      <w:r w:rsidRPr="009A4995">
                        <w:rPr>
                          <w:rFonts w:ascii="Consolas" w:hAnsi="Consolas" w:cs="Courier New"/>
                          <w:color w:val="333333"/>
                          <w:sz w:val="18"/>
                          <w:szCs w:val="18"/>
                          <w:bdr w:val="none" w:sz="0" w:space="0" w:color="auto" w:frame="1"/>
                          <w:lang w:val="en-US"/>
                        </w:rPr>
                        <w:t>: false</w:t>
                      </w:r>
                    </w:p>
                    <w:p w14:paraId="6F183428" w14:textId="77777777" w:rsidR="002952B9" w:rsidRPr="009A4995" w:rsidRDefault="002952B9" w:rsidP="00962692">
                      <w:pPr>
                        <w:overflowPunct/>
                        <w:autoSpaceDE/>
                        <w:autoSpaceDN/>
                        <w:adjustRightInd/>
                        <w:spacing w:before="0" w:after="0" w:line="300" w:lineRule="atLeast"/>
                        <w:jc w:val="left"/>
                        <w:rPr>
                          <w:rFonts w:ascii="Consolas" w:hAnsi="Consolas"/>
                          <w:color w:val="333333"/>
                          <w:sz w:val="18"/>
                          <w:szCs w:val="18"/>
                          <w:lang w:val="en-US"/>
                        </w:rPr>
                      </w:pPr>
                      <w:r w:rsidRPr="009A4995">
                        <w:rPr>
                          <w:rFonts w:ascii="Consolas" w:hAnsi="Consolas" w:cs="Courier New"/>
                          <w:color w:val="333333"/>
                          <w:sz w:val="18"/>
                          <w:szCs w:val="18"/>
                          <w:bdr w:val="none" w:sz="0" w:space="0" w:color="auto" w:frame="1"/>
                          <w:lang w:val="en-US"/>
                        </w:rPr>
                        <w:t>        }</w:t>
                      </w:r>
                    </w:p>
                    <w:p w14:paraId="0E95C9DC" w14:textId="77777777" w:rsidR="002952B9" w:rsidRPr="0094125C" w:rsidRDefault="002952B9" w:rsidP="00962692">
                      <w:pPr>
                        <w:overflowPunct/>
                        <w:autoSpaceDE/>
                        <w:autoSpaceDN/>
                        <w:adjustRightInd/>
                        <w:spacing w:before="0" w:after="0" w:line="300" w:lineRule="atLeast"/>
                        <w:jc w:val="left"/>
                        <w:rPr>
                          <w:rFonts w:ascii="Consolas" w:hAnsi="Consolas"/>
                          <w:color w:val="333333"/>
                          <w:sz w:val="18"/>
                          <w:szCs w:val="18"/>
                        </w:rPr>
                      </w:pPr>
                      <w:r w:rsidRPr="009A4995">
                        <w:rPr>
                          <w:rFonts w:ascii="Consolas" w:hAnsi="Consolas" w:cs="Courier New"/>
                          <w:color w:val="333333"/>
                          <w:sz w:val="18"/>
                          <w:szCs w:val="18"/>
                          <w:bdr w:val="none" w:sz="0" w:space="0" w:color="auto" w:frame="1"/>
                          <w:lang w:val="en-US"/>
                        </w:rPr>
                        <w:t>      </w:t>
                      </w:r>
                      <w:r w:rsidRPr="0094125C">
                        <w:rPr>
                          <w:rFonts w:ascii="Consolas" w:hAnsi="Consolas" w:cs="Courier New"/>
                          <w:color w:val="333333"/>
                          <w:sz w:val="18"/>
                          <w:szCs w:val="18"/>
                          <w:bdr w:val="none" w:sz="0" w:space="0" w:color="auto" w:frame="1"/>
                        </w:rPr>
                        <w:t>]</w:t>
                      </w:r>
                    </w:p>
                    <w:p w14:paraId="236DC2FB" w14:textId="77777777" w:rsidR="002952B9" w:rsidRPr="0094125C" w:rsidRDefault="002952B9" w:rsidP="00962692">
                      <w:pPr>
                        <w:jc w:val="left"/>
                        <w:rPr>
                          <w:rFonts w:ascii="Consolas" w:hAnsi="Consolas" w:cs="Courier New"/>
                          <w:sz w:val="18"/>
                          <w:szCs w:val="18"/>
                          <w:lang w:val="en-US"/>
                        </w:rPr>
                      </w:pPr>
                      <w:r w:rsidRPr="0094125C">
                        <w:rPr>
                          <w:rFonts w:ascii="Consolas" w:hAnsi="Consolas" w:cs="Courier New"/>
                          <w:color w:val="333333"/>
                          <w:sz w:val="18"/>
                          <w:szCs w:val="18"/>
                          <w:bdr w:val="none" w:sz="0" w:space="0" w:color="auto" w:frame="1"/>
                        </w:rPr>
                        <w:t>    }]}</w:t>
                      </w:r>
                    </w:p>
                  </w:txbxContent>
                </v:textbox>
                <w10:anchorlock/>
              </v:shape>
            </w:pict>
          </mc:Fallback>
        </mc:AlternateContent>
      </w:r>
    </w:p>
    <w:p w14:paraId="25D7FC3C" w14:textId="4D3C82AA" w:rsidR="00962692" w:rsidRDefault="00962692" w:rsidP="00962692">
      <w:pPr>
        <w:pStyle w:val="Beschriftung"/>
        <w:jc w:val="center"/>
      </w:pPr>
      <w:bookmarkStart w:id="63" w:name="_Toc168919616"/>
      <w:r>
        <w:t xml:space="preserve">Abbildung </w:t>
      </w:r>
      <w:fldSimple w:instr=" SEQ Abbildung \* ARABIC ">
        <w:r w:rsidR="002952B9">
          <w:rPr>
            <w:noProof/>
          </w:rPr>
          <w:t>12</w:t>
        </w:r>
      </w:fldSimple>
      <w:r>
        <w:t>: Beispiel PATCH-Operation mit Vergabe SB-Rolle auf einer Dienststelle</w:t>
      </w:r>
      <w:bookmarkEnd w:id="63"/>
    </w:p>
    <w:p w14:paraId="264A1979" w14:textId="77777777" w:rsidR="00ED7EA0" w:rsidRDefault="00ED7EA0" w:rsidP="00A027FD"/>
    <w:p w14:paraId="33B78494" w14:textId="4272473D" w:rsidR="00962692" w:rsidRDefault="00ED7EA0" w:rsidP="00A027FD">
      <w:pPr>
        <w:rPr>
          <w:ins w:id="64" w:author="Rüth, Jan" w:date="2024-05-15T12:14:00Z"/>
        </w:rPr>
      </w:pPr>
      <w:r>
        <w:t xml:space="preserve">In oben dargestellter Patch-Operation, wird dem Anwender mit der angebenden ID die Rolle Sachbearbeitung auf Dienststelle </w:t>
      </w:r>
      <w:r w:rsidRPr="00ED7EA0">
        <w:t>1111111112</w:t>
      </w:r>
      <w:r>
        <w:t xml:space="preserve"> vergeben.</w:t>
      </w:r>
    </w:p>
    <w:p w14:paraId="3523CD0C" w14:textId="6116E024" w:rsidR="00F623B0" w:rsidRDefault="004D6ADF" w:rsidP="00A027FD">
      <w:ins w:id="65" w:author="Rüth, Jan" w:date="2024-05-15T12:14:00Z">
        <w:r>
          <w:t>Die vollständige Spezi</w:t>
        </w:r>
      </w:ins>
      <w:ins w:id="66" w:author="Rüth, Jan" w:date="2024-05-15T12:15:00Z">
        <w:r>
          <w:t xml:space="preserve">fikation der PG IAM zu SCIMv2 und Erweiterung ist unter </w:t>
        </w:r>
        <w:r>
          <w:rPr>
            <w:rFonts w:cs="Arial"/>
            <w:szCs w:val="22"/>
          </w:rPr>
          <w:fldChar w:fldCharType="begin"/>
        </w:r>
        <w:r>
          <w:rPr>
            <w:rFonts w:cs="Arial"/>
            <w:szCs w:val="22"/>
          </w:rPr>
          <w:instrText xml:space="preserve"> HYPERLINK "https://confluence.bka.extrapol.de/pages/viewpage.action?pageId=213925217" </w:instrText>
        </w:r>
        <w:r>
          <w:rPr>
            <w:rFonts w:cs="Arial"/>
            <w:szCs w:val="22"/>
          </w:rPr>
          <w:fldChar w:fldCharType="separate"/>
        </w:r>
        <w:r>
          <w:rPr>
            <w:rStyle w:val="Hyperlink"/>
            <w:rFonts w:ascii="Calibri" w:hAnsi="Calibri" w:cs="Calibri"/>
            <w:szCs w:val="22"/>
          </w:rPr>
          <w:t>https://confluence.bka.extrapol.de/pages/viewpage.action?pageId=213925217</w:t>
        </w:r>
        <w:r>
          <w:rPr>
            <w:rFonts w:cs="Arial"/>
            <w:szCs w:val="22"/>
          </w:rPr>
          <w:fldChar w:fldCharType="end"/>
        </w:r>
        <w:r>
          <w:rPr>
            <w:rFonts w:cs="Arial"/>
            <w:szCs w:val="22"/>
          </w:rPr>
          <w:t xml:space="preserve"> einsehbar.</w:t>
        </w:r>
      </w:ins>
    </w:p>
    <w:p w14:paraId="4F9BB8CB" w14:textId="2CE15919" w:rsidR="00540B37" w:rsidRPr="00B615F0" w:rsidRDefault="00540B37" w:rsidP="00540B37">
      <w:pPr>
        <w:pStyle w:val="berschrift2"/>
        <w:keepLines/>
        <w:numPr>
          <w:ilvl w:val="1"/>
          <w:numId w:val="11"/>
        </w:numPr>
        <w:pBdr>
          <w:bottom w:val="single" w:sz="4" w:space="1" w:color="auto"/>
        </w:pBdr>
        <w:spacing w:line="240" w:lineRule="auto"/>
        <w:rPr>
          <w:rStyle w:val="IntensiveHervorhebung"/>
        </w:rPr>
      </w:pPr>
      <w:bookmarkStart w:id="67" w:name="_Toc168919249"/>
      <w:r>
        <w:rPr>
          <w:rStyle w:val="IntensiveHervorhebung"/>
        </w:rPr>
        <w:t>[Stufe 2a] Protokollierung und Nachvollziehbarkeit</w:t>
      </w:r>
      <w:bookmarkEnd w:id="67"/>
    </w:p>
    <w:p w14:paraId="1A2A014B" w14:textId="58804913" w:rsidR="00540B37" w:rsidRDefault="00540B37" w:rsidP="00A027FD"/>
    <w:p w14:paraId="51050901" w14:textId="57FD7755" w:rsidR="00540B37" w:rsidRDefault="00540B37" w:rsidP="00540B37">
      <w:r>
        <w:t>Sowohl die interne als auch die externe Provisionierung verg</w:t>
      </w:r>
      <w:r w:rsidR="0019606D">
        <w:t>eben letztendlich Nutzern</w:t>
      </w:r>
      <w:r>
        <w:t xml:space="preserve"> Funktion</w:t>
      </w:r>
      <w:r w:rsidR="0019606D">
        <w:t>s-</w:t>
      </w:r>
      <w:r>
        <w:t xml:space="preserve"> als auch Datenberechtigungen</w:t>
      </w:r>
      <w:r w:rsidR="0019606D">
        <w:t xml:space="preserve"> in Artus</w:t>
      </w:r>
      <w:r>
        <w:t>.</w:t>
      </w:r>
    </w:p>
    <w:p w14:paraId="493750D1" w14:textId="77777777" w:rsidR="00540B37" w:rsidRDefault="00540B37" w:rsidP="00540B37"/>
    <w:p w14:paraId="6A243984" w14:textId="77777777" w:rsidR="00540B37" w:rsidRDefault="00540B37" w:rsidP="00540B37">
      <w:r>
        <w:t xml:space="preserve">Aus diesem Grund muss jederzeit aus datenschutzrechtlichen Gründen nachvollziehbar sein, welche Rechte der Anwender momentan hat und wie diese Berechtigung vergeben worden sind. </w:t>
      </w:r>
    </w:p>
    <w:p w14:paraId="0ABF63C2" w14:textId="77777777" w:rsidR="00540B37" w:rsidRDefault="00540B37" w:rsidP="00540B37"/>
    <w:p w14:paraId="6B62C50B" w14:textId="6864A218" w:rsidR="00540B37" w:rsidRDefault="00540B37" w:rsidP="00540B37">
      <w:r>
        <w:t xml:space="preserve">F-IAM als P20 Basisdienst protokolliert Veränderungen über den Protokollbasisdienst von P20. Ob diese Protokollierung vollständig oder ggf. ausreichend ist, wird hier nicht betrachtet. Vielmehr </w:t>
      </w:r>
      <w:r w:rsidR="0019606D">
        <w:t>beschreibt dieser</w:t>
      </w:r>
      <w:r>
        <w:t xml:space="preserve"> Abschnitt, welche Protokollierung auf Seiten Artus vorgenommen werden müssen, um eine </w:t>
      </w:r>
      <w:r w:rsidRPr="00C03B3E">
        <w:t>Nachvollziehbarkeit</w:t>
      </w:r>
      <w:r>
        <w:t xml:space="preserve"> auch auf Seiten Artus zu gewährleisten und auch durch die erhöhte technische Komplexität, mögliche Analysen bei Problemen zu </w:t>
      </w:r>
      <w:r w:rsidR="0019606D">
        <w:t>unterstützen</w:t>
      </w:r>
      <w:r>
        <w:t>.</w:t>
      </w:r>
    </w:p>
    <w:p w14:paraId="72083093" w14:textId="0E5F9045" w:rsidR="000D1AFA" w:rsidRDefault="000D1AFA" w:rsidP="00540B37">
      <w:r>
        <w:t xml:space="preserve">Ebenfalls wir davon ausgegangen, dass auch die Benutzerverwaltungen der Teilnehmer ihren Pflichten zur </w:t>
      </w:r>
      <w:r w:rsidRPr="000D1AFA">
        <w:t>Protokollierung und Nachvollziehbarkeit</w:t>
      </w:r>
      <w:r>
        <w:t xml:space="preserve"> nachkommen.</w:t>
      </w:r>
    </w:p>
    <w:p w14:paraId="4C804BE6" w14:textId="5C23EEAB" w:rsidR="00540B37" w:rsidRDefault="00540B37" w:rsidP="00A027FD"/>
    <w:p w14:paraId="6988071C" w14:textId="0442B9CC" w:rsidR="00540B37" w:rsidRDefault="00540B37" w:rsidP="00A027FD">
      <w:r>
        <w:t>Es gibt in @</w:t>
      </w:r>
      <w:proofErr w:type="spellStart"/>
      <w:r>
        <w:t>rtus</w:t>
      </w:r>
      <w:proofErr w:type="spellEnd"/>
      <w:r>
        <w:t xml:space="preserve"> drei Ebenen der Protokollierung:</w:t>
      </w:r>
    </w:p>
    <w:p w14:paraId="5A06A48A" w14:textId="1CCAEACA" w:rsidR="00540B37" w:rsidRPr="001703D8" w:rsidRDefault="00540B37" w:rsidP="0087058D">
      <w:pPr>
        <w:pStyle w:val="Listenabsatz"/>
        <w:numPr>
          <w:ilvl w:val="0"/>
          <w:numId w:val="27"/>
        </w:numPr>
        <w:rPr>
          <w:u w:val="single"/>
        </w:rPr>
      </w:pPr>
      <w:r w:rsidRPr="001703D8">
        <w:rPr>
          <w:u w:val="single"/>
        </w:rPr>
        <w:t>Technische Protokollierung im Log von Client/Server</w:t>
      </w:r>
    </w:p>
    <w:p w14:paraId="2F9E0068" w14:textId="5A3DEFE0" w:rsidR="00540B37" w:rsidRDefault="00540B37" w:rsidP="00540B37">
      <w:pPr>
        <w:pStyle w:val="Listenabsatz"/>
      </w:pPr>
      <w:r>
        <w:t xml:space="preserve">Hierbei schreibt die Anwendung lokal in eine Logdatei. Auf Clientseite hat diese eine konfigurierbare Größe und wird überschrieben. Auf Serverseite wird die Datei vollständig ohne </w:t>
      </w:r>
      <w:r>
        <w:lastRenderedPageBreak/>
        <w:t xml:space="preserve">Begrenzung geführt und nach </w:t>
      </w:r>
      <w:r w:rsidR="00D05D48">
        <w:t>Kundenv</w:t>
      </w:r>
      <w:r>
        <w:t>orhaben gepackt und nach definierten Ablaufristen betrieb</w:t>
      </w:r>
      <w:r w:rsidR="000D1AFA">
        <w:t>lich</w:t>
      </w:r>
      <w:r>
        <w:t xml:space="preserve"> gelöscht. Diese Logdate</w:t>
      </w:r>
      <w:r w:rsidR="000D1AFA">
        <w:t>i</w:t>
      </w:r>
      <w:r w:rsidR="00433F68">
        <w:t>e</w:t>
      </w:r>
      <w:r>
        <w:t>n dienen zur kurzfristigen Nachvollziehbarkeit und Problemanalyse.</w:t>
      </w:r>
    </w:p>
    <w:p w14:paraId="5E542162" w14:textId="13F2FD18" w:rsidR="00540B37" w:rsidRPr="001703D8" w:rsidRDefault="00540B37" w:rsidP="0087058D">
      <w:pPr>
        <w:pStyle w:val="Listenabsatz"/>
        <w:numPr>
          <w:ilvl w:val="0"/>
          <w:numId w:val="27"/>
        </w:numPr>
        <w:rPr>
          <w:u w:val="single"/>
        </w:rPr>
      </w:pPr>
      <w:r w:rsidRPr="001703D8">
        <w:rPr>
          <w:u w:val="single"/>
        </w:rPr>
        <w:t>Protokolleinträge in einer Datenbank-Protokolltabelle</w:t>
      </w:r>
    </w:p>
    <w:p w14:paraId="6BE42C33" w14:textId="7BBE10AA" w:rsidR="00540B37" w:rsidRDefault="00540B37" w:rsidP="00540B37">
      <w:pPr>
        <w:ind w:left="720"/>
      </w:pPr>
      <w:r>
        <w:t xml:space="preserve">In der Artus-Datenbank wird eine Protokolltabelle geführt, die definierte Ereignisse </w:t>
      </w:r>
      <w:r w:rsidR="00530AEF">
        <w:t>jeweils als ein Protokolleintrag schreibt. Diese Protokolleinträge können über Artus-Admin abgefragt werden. Sie werden nach einer konfigurierbaren Zeit gelöscht (ca. 6 bis 12 Monate).</w:t>
      </w:r>
      <w:r w:rsidR="001703D8">
        <w:t xml:space="preserve"> In der Regel werden dort Änderungen/Löschungen auf Fachobjekte dokumentiert (ebenfalls konfigurierbar) oder andere definierte Ereignisse wie z.B. der Vorgangszugriff auf fremde Vorgangsdaten.</w:t>
      </w:r>
    </w:p>
    <w:p w14:paraId="03F2EF4C" w14:textId="20FB5612" w:rsidR="001703D8" w:rsidRPr="001703D8" w:rsidRDefault="001703D8" w:rsidP="0087058D">
      <w:pPr>
        <w:pStyle w:val="Listenabsatz"/>
        <w:numPr>
          <w:ilvl w:val="0"/>
          <w:numId w:val="27"/>
        </w:numPr>
        <w:rPr>
          <w:u w:val="single"/>
        </w:rPr>
      </w:pPr>
      <w:r w:rsidRPr="001703D8">
        <w:rPr>
          <w:u w:val="single"/>
        </w:rPr>
        <w:t xml:space="preserve">Übermittlung von </w:t>
      </w:r>
      <w:r w:rsidR="00747D71">
        <w:rPr>
          <w:u w:val="single"/>
        </w:rPr>
        <w:t>Status</w:t>
      </w:r>
      <w:r w:rsidRPr="001703D8">
        <w:rPr>
          <w:u w:val="single"/>
        </w:rPr>
        <w:t>daten an ULS</w:t>
      </w:r>
    </w:p>
    <w:p w14:paraId="73FE3363" w14:textId="66B7D39A" w:rsidR="001703D8" w:rsidRDefault="001703D8" w:rsidP="001703D8">
      <w:pPr>
        <w:pStyle w:val="Listenabsatz"/>
      </w:pPr>
      <w:r>
        <w:t xml:space="preserve">Hierbei werden vor allem zur Überwachung der korrekten Funktion der verschiedenen technischen und fachlichen Komponenten und Schnittstellen hilfreiche und notwendige Daten an das Auswerte- und Überwachungssystem ULS (Universal </w:t>
      </w:r>
      <w:proofErr w:type="spellStart"/>
      <w:r>
        <w:t>Logging</w:t>
      </w:r>
      <w:proofErr w:type="spellEnd"/>
      <w:r>
        <w:t xml:space="preserve"> System) übermittelt. Hierbei werden keine Fachdaten übertragen. Diese Daten können über das ULS ausgewertet oder aufbereitet und dort überwacht werden. </w:t>
      </w:r>
    </w:p>
    <w:p w14:paraId="10A42382" w14:textId="45923BF3" w:rsidR="001703D8" w:rsidRDefault="001703D8" w:rsidP="001703D8"/>
    <w:p w14:paraId="1612AC3A" w14:textId="5FA284A3" w:rsidR="000D1AFA" w:rsidRDefault="000D1AFA" w:rsidP="001703D8">
      <w:r>
        <w:t>Für die externe Provisionierung sollen alle drei Ebenen der Protokollierung genutzt werden. Jede für ihre vorgesehene Zielrichtung. Die konkreten Vorgaben werden dann bei den jeweiligen Anforderungen in den späteren Abschnitten beschrieben.</w:t>
      </w:r>
    </w:p>
    <w:p w14:paraId="30542441" w14:textId="26FFAF20" w:rsidR="000D1AFA" w:rsidRDefault="000D1AFA" w:rsidP="001703D8"/>
    <w:p w14:paraId="39EE2C7A" w14:textId="6617455D" w:rsidR="000D1AFA" w:rsidRDefault="000D1AFA" w:rsidP="001703D8">
      <w:r>
        <w:t xml:space="preserve">Aufgrund der hohen Sensibilität im Kontext der Berechtigung von Anwendern, sollen die Nachrichten aus dem F-IAM für eine konfigurierbare Zeit vollständig in der Datenbank gespeichert werden. Dieses erleichtert sowohl die Problemanalyse als auch die Nachvollziehbarkeit von Änderungen. Zusätzlich kann diese Speicherung </w:t>
      </w:r>
      <w:r w:rsidR="0019606D">
        <w:t>bei Bedarf</w:t>
      </w:r>
      <w:r>
        <w:t xml:space="preserve"> auch bei einer asynchronen Nachrichtenverarbeitung genutzt werden</w:t>
      </w:r>
      <w:r w:rsidR="0019606D">
        <w:t>.</w:t>
      </w:r>
    </w:p>
    <w:p w14:paraId="7F40633C" w14:textId="77777777" w:rsidR="00540B37" w:rsidRDefault="00540B37" w:rsidP="00A027FD"/>
    <w:p w14:paraId="3CCC01FA" w14:textId="7887DD0D" w:rsidR="00A027FD" w:rsidRPr="00B615F0" w:rsidRDefault="00A027FD" w:rsidP="00A027FD">
      <w:pPr>
        <w:pStyle w:val="berschrift2"/>
        <w:keepLines/>
        <w:numPr>
          <w:ilvl w:val="1"/>
          <w:numId w:val="11"/>
        </w:numPr>
        <w:pBdr>
          <w:bottom w:val="single" w:sz="4" w:space="1" w:color="auto"/>
        </w:pBdr>
        <w:spacing w:line="240" w:lineRule="auto"/>
        <w:rPr>
          <w:rStyle w:val="IntensiveHervorhebung"/>
        </w:rPr>
      </w:pPr>
      <w:bookmarkStart w:id="68" w:name="_Toc168919250"/>
      <w:r>
        <w:rPr>
          <w:rStyle w:val="IntensiveHervorhebung"/>
        </w:rPr>
        <w:t>[Stufe 2a] Vorgehen bei der Transition von interner auf externer Provisionierung für Bestandskunden</w:t>
      </w:r>
      <w:bookmarkEnd w:id="68"/>
    </w:p>
    <w:p w14:paraId="6E8D463A" w14:textId="0A887202" w:rsidR="00A027FD" w:rsidRDefault="00A027FD" w:rsidP="00A027FD"/>
    <w:p w14:paraId="339BEEAB" w14:textId="77777777" w:rsidR="00AF0851" w:rsidRDefault="00AF0851" w:rsidP="00AF0851">
      <w:pPr>
        <w:rPr>
          <w:ins w:id="69" w:author="Rüth, Jan" w:date="2024-06-10T12:11:00Z"/>
        </w:rPr>
      </w:pPr>
      <w:ins w:id="70" w:author="Rüth, Jan" w:date="2024-06-10T12:11:00Z">
        <w:r w:rsidRPr="00B71B7C">
          <w:t>Bestands</w:t>
        </w:r>
        <w:r>
          <w:t xml:space="preserve">teilnehmer sind im diesem Kontext Teilnehmer, die von einer internen Benutzer- und Rechteverwaltung in Artus auf eine externe </w:t>
        </w:r>
        <w:r w:rsidRPr="00B71B7C">
          <w:t>Provisionierung</w:t>
        </w:r>
        <w:r>
          <w:t xml:space="preserve"> über F-IAM und BV wechseln möchten und einen Datenbestand mit Anwendern und Rechten besitzen.</w:t>
        </w:r>
      </w:ins>
    </w:p>
    <w:p w14:paraId="001FF01D" w14:textId="77777777" w:rsidR="00AF0851" w:rsidRDefault="00AF0851" w:rsidP="00AF0851">
      <w:pPr>
        <w:rPr>
          <w:ins w:id="71" w:author="Rüth, Jan" w:date="2024-06-10T12:11:00Z"/>
        </w:rPr>
      </w:pPr>
      <w:ins w:id="72" w:author="Rüth, Jan" w:date="2024-06-10T12:11:00Z">
        <w:r>
          <w:t>Sicherlich bedarf es bei einer konkret anstehenden Transition eines Teilnehmers einer eigenständigen Betrachtung, Planung und Test der Transition. Trotzdem sollen in diesem Konzept Lösungsansätze bedacht werden, die aus heutiger Sicht eine solche Transition zumindest ermöglichen können.</w:t>
        </w:r>
      </w:ins>
    </w:p>
    <w:p w14:paraId="644B41C7" w14:textId="77777777" w:rsidR="00AF0851" w:rsidRDefault="00AF0851" w:rsidP="00AF0851">
      <w:pPr>
        <w:rPr>
          <w:ins w:id="73" w:author="Rüth, Jan" w:date="2024-06-10T12:11:00Z"/>
        </w:rPr>
      </w:pPr>
      <w:ins w:id="74" w:author="Rüth, Jan" w:date="2024-06-10T12:11:00Z">
        <w:r>
          <w:t>Der Lösungsansatz wird nach derzeitiger Einschätzung bereits durch die SCIMv2-Schnittstelle seitens F-IAM eingebracht. Die Spezifikation beschreibt folgende Operationen zur Abfrage von Benutzern und Berechtigungen:</w:t>
        </w:r>
      </w:ins>
    </w:p>
    <w:p w14:paraId="362766CE" w14:textId="77777777" w:rsidR="00AF0851" w:rsidRDefault="00AF0851" w:rsidP="00AF0851">
      <w:pPr>
        <w:overflowPunct/>
        <w:autoSpaceDE/>
        <w:autoSpaceDN/>
        <w:adjustRightInd/>
        <w:spacing w:before="0" w:after="0"/>
        <w:jc w:val="left"/>
        <w:textAlignment w:val="auto"/>
        <w:rPr>
          <w:ins w:id="75" w:author="Rüth, Jan" w:date="2024-06-10T12:11:00Z"/>
        </w:rPr>
      </w:pPr>
      <w:ins w:id="76" w:author="Rüth, Jan" w:date="2024-06-10T12:11:00Z">
        <w:r>
          <w:br w:type="page"/>
        </w:r>
      </w:ins>
    </w:p>
    <w:p w14:paraId="209FCA33" w14:textId="77777777" w:rsidR="00AF0851" w:rsidRDefault="00AF0851" w:rsidP="00AF0851">
      <w:pPr>
        <w:rPr>
          <w:ins w:id="77" w:author="Rüth, Jan" w:date="2024-06-10T12:11:00Z"/>
        </w:rPr>
      </w:pPr>
    </w:p>
    <w:p w14:paraId="2D1CC671" w14:textId="77777777" w:rsidR="00AF0851" w:rsidRDefault="00AF0851" w:rsidP="00AF0851">
      <w:pPr>
        <w:pStyle w:val="Listenabsatz"/>
        <w:numPr>
          <w:ilvl w:val="0"/>
          <w:numId w:val="27"/>
        </w:numPr>
        <w:rPr>
          <w:ins w:id="78" w:author="Rüth, Jan" w:date="2024-06-10T12:11:00Z"/>
        </w:rPr>
      </w:pPr>
      <w:ins w:id="79" w:author="Rüth, Jan" w:date="2024-06-10T12:11:00Z">
        <w:r>
          <w:t>A</w:t>
        </w:r>
        <w:r w:rsidRPr="00A030ED">
          <w:t>uf Endpunkt „</w:t>
        </w:r>
        <w:r>
          <w:t>Users</w:t>
        </w:r>
        <w:r w:rsidRPr="00A030ED">
          <w:t>“</w:t>
        </w:r>
      </w:ins>
    </w:p>
    <w:p w14:paraId="43F5B491" w14:textId="77777777" w:rsidR="00AF0851" w:rsidRDefault="00AF0851" w:rsidP="00AF0851">
      <w:pPr>
        <w:pStyle w:val="Listenabsatz"/>
        <w:numPr>
          <w:ilvl w:val="1"/>
          <w:numId w:val="27"/>
        </w:numPr>
        <w:rPr>
          <w:ins w:id="80" w:author="Rüth, Jan" w:date="2024-06-10T12:11:00Z"/>
        </w:rPr>
      </w:pPr>
      <w:ins w:id="81" w:author="Rüth, Jan" w:date="2024-06-10T12:11:00Z">
        <w:r w:rsidRPr="00A030ED">
          <w:t xml:space="preserve">1.4.3 Suchen (Search) </w:t>
        </w:r>
      </w:ins>
    </w:p>
    <w:p w14:paraId="441CFE82" w14:textId="77777777" w:rsidR="00AF0851" w:rsidRDefault="00AF0851" w:rsidP="00AF0851">
      <w:pPr>
        <w:pStyle w:val="Listenabsatz"/>
        <w:numPr>
          <w:ilvl w:val="1"/>
          <w:numId w:val="27"/>
        </w:numPr>
        <w:rPr>
          <w:ins w:id="82" w:author="Rüth, Jan" w:date="2024-06-10T12:11:00Z"/>
        </w:rPr>
      </w:pPr>
      <w:ins w:id="83" w:author="Rüth, Jan" w:date="2024-06-10T12:11:00Z">
        <w:r w:rsidRPr="00A030ED">
          <w:t>1.4.4 Abrufen (</w:t>
        </w:r>
        <w:proofErr w:type="spellStart"/>
        <w:r w:rsidRPr="00A030ED">
          <w:t>WellKnown</w:t>
        </w:r>
        <w:proofErr w:type="spellEnd"/>
        <w:r w:rsidRPr="00A030ED">
          <w:t>) (A1.1.)</w:t>
        </w:r>
      </w:ins>
    </w:p>
    <w:p w14:paraId="275CA748" w14:textId="77777777" w:rsidR="00AF0851" w:rsidRDefault="00AF0851" w:rsidP="00AF0851">
      <w:pPr>
        <w:pStyle w:val="Listenabsatz"/>
        <w:numPr>
          <w:ilvl w:val="0"/>
          <w:numId w:val="27"/>
        </w:numPr>
        <w:rPr>
          <w:ins w:id="84" w:author="Rüth, Jan" w:date="2024-06-10T12:11:00Z"/>
        </w:rPr>
      </w:pPr>
      <w:ins w:id="85" w:author="Rüth, Jan" w:date="2024-06-10T12:11:00Z">
        <w:r>
          <w:t>A</w:t>
        </w:r>
        <w:r w:rsidRPr="00A030ED">
          <w:t>uf Endpunkt „OE-Permission“</w:t>
        </w:r>
      </w:ins>
    </w:p>
    <w:p w14:paraId="288A37C5" w14:textId="77777777" w:rsidR="00AF0851" w:rsidRDefault="00AF0851" w:rsidP="00AF0851">
      <w:pPr>
        <w:pStyle w:val="Listenabsatz"/>
        <w:numPr>
          <w:ilvl w:val="1"/>
          <w:numId w:val="27"/>
        </w:numPr>
        <w:rPr>
          <w:ins w:id="86" w:author="Rüth, Jan" w:date="2024-06-10T12:11:00Z"/>
        </w:rPr>
      </w:pPr>
      <w:ins w:id="87" w:author="Rüth, Jan" w:date="2024-06-10T12:11:00Z">
        <w:r w:rsidRPr="00A030ED">
          <w:t xml:space="preserve">1.1.2 Berechtigungsdefinitionen Abfragen“ </w:t>
        </w:r>
      </w:ins>
    </w:p>
    <w:p w14:paraId="598A4666" w14:textId="77777777" w:rsidR="00AF0851" w:rsidRDefault="00AF0851" w:rsidP="00AF0851">
      <w:pPr>
        <w:pStyle w:val="Listenabsatz"/>
        <w:numPr>
          <w:ilvl w:val="1"/>
          <w:numId w:val="27"/>
        </w:numPr>
        <w:rPr>
          <w:ins w:id="88" w:author="Rüth, Jan" w:date="2024-06-10T12:11:00Z"/>
        </w:rPr>
      </w:pPr>
      <w:ins w:id="89" w:author="Rüth, Jan" w:date="2024-06-10T12:11:00Z">
        <w:r w:rsidRPr="00A030ED">
          <w:t xml:space="preserve">1.1.3 Berechtigungszuweisungen Abfragen“ </w:t>
        </w:r>
      </w:ins>
    </w:p>
    <w:p w14:paraId="28BB9BFC" w14:textId="77777777" w:rsidR="00AF0851" w:rsidRDefault="00AF0851" w:rsidP="00AF0851">
      <w:pPr>
        <w:rPr>
          <w:ins w:id="90" w:author="Rüth, Jan" w:date="2024-06-10T12:11:00Z"/>
        </w:rPr>
      </w:pPr>
    </w:p>
    <w:p w14:paraId="405BDFB9" w14:textId="024011F8" w:rsidR="00AF0851" w:rsidRDefault="00AF0851" w:rsidP="00AF0851">
      <w:pPr>
        <w:rPr>
          <w:ins w:id="91" w:author="Rüth, Jan" w:date="2024-06-10T12:26:00Z"/>
        </w:rPr>
      </w:pPr>
      <w:ins w:id="92" w:author="Rüth, Jan" w:date="2024-06-10T12:11:00Z">
        <w:r>
          <w:t xml:space="preserve">Werden diese Abfragemöglichkeiten direkt von der BV auf dem </w:t>
        </w:r>
        <w:proofErr w:type="spellStart"/>
        <w:r>
          <w:t>iVBS</w:t>
        </w:r>
        <w:proofErr w:type="spellEnd"/>
        <w:r>
          <w:t xml:space="preserve"> Artus genutzt, könnte die BV den aktuellen Zustand der (internen) Berechtigungen im SCIMv2-Format abfragen. Dieses könnte bei einer Transition genutzt werden, um die Nutzer, Dienststellenzuordnung und Rechte über ein Migrationsskript oder Software abzufragen und in der BV des Teilnehmers anlegen zu lassen. Damit würde sich der Zustand der internen Berechtigungsverwaltung von Artus auf eine BV übertragen lassen.</w:t>
        </w:r>
      </w:ins>
    </w:p>
    <w:p w14:paraId="6EFE15E2" w14:textId="249A6130" w:rsidR="00EB1C3C" w:rsidRDefault="00EB1C3C" w:rsidP="00AF0851">
      <w:pPr>
        <w:rPr>
          <w:ins w:id="93" w:author="Rüth, Jan" w:date="2024-06-10T12:26:00Z"/>
        </w:rPr>
      </w:pPr>
    </w:p>
    <w:p w14:paraId="518F3000" w14:textId="7D31475D" w:rsidR="00EB1C3C" w:rsidRDefault="00EB1C3C" w:rsidP="00AF0851">
      <w:pPr>
        <w:rPr>
          <w:ins w:id="94" w:author="Rüth, Jan" w:date="2024-06-10T12:11:00Z"/>
        </w:rPr>
      </w:pPr>
      <w:ins w:id="95" w:author="Rüth, Jan" w:date="2024-06-10T12:26:00Z">
        <w:r>
          <w:t xml:space="preserve">Damit die Transition über die SCIMv2-Schnittstelle reibungslos funktioniert, ist es erforderlich, dass die Benutzer aus der BV- und der Artusdatenbank des jeweiligen Bestandteilnehmers dasselbe UPN als identifizierendes Merkmal haben. Zu diesem Zweck wurden bereits Updateskripte für die Artusdatenbank im Anhang des Tickets </w:t>
        </w:r>
        <w:r>
          <w:fldChar w:fldCharType="begin"/>
        </w:r>
        <w:r>
          <w:instrText xml:space="preserve"> HYPERLINK "https://jira.bka.extrapol.de/browse/ART-32483" </w:instrText>
        </w:r>
        <w:r>
          <w:fldChar w:fldCharType="separate"/>
        </w:r>
        <w:r>
          <w:rPr>
            <w:rStyle w:val="Hyperlink"/>
          </w:rPr>
          <w:t>ART-32483</w:t>
        </w:r>
        <w:r>
          <w:fldChar w:fldCharType="end"/>
        </w:r>
        <w:r>
          <w:t xml:space="preserve"> erstellt und sind als vorbereitende Maßnahme zwingend erforderlich.</w:t>
        </w:r>
      </w:ins>
    </w:p>
    <w:p w14:paraId="1FA2997F" w14:textId="77777777" w:rsidR="00AF0851" w:rsidRDefault="00AF0851" w:rsidP="00AF0851">
      <w:pPr>
        <w:rPr>
          <w:ins w:id="96" w:author="Rüth, Jan" w:date="2024-06-10T12:11:00Z"/>
        </w:rPr>
      </w:pPr>
    </w:p>
    <w:p w14:paraId="3BE75615" w14:textId="77777777" w:rsidR="00AF0851" w:rsidRDefault="00AF0851" w:rsidP="00AF0851">
      <w:pPr>
        <w:rPr>
          <w:ins w:id="97" w:author="Rüth, Jan" w:date="2024-06-10T12:11:00Z"/>
        </w:rPr>
      </w:pPr>
      <w:ins w:id="98" w:author="Rüth, Jan" w:date="2024-06-10T12:11:00Z">
        <w:r>
          <w:t>In der Transition sollten migrierte Anwender, Berechtigungen und Dienststellenzuordnung zwar an das F-IAM übermittelt werden, jedoch werden diese Änderungen nicht weiter an das VBS übermittelt. Hier muss noch mit der PG IAM geklärt werden, ob sie die Übermittlung an das Fachverfahren ihrerseits während einer solchen Migration unterdrücken können.</w:t>
        </w:r>
      </w:ins>
    </w:p>
    <w:p w14:paraId="34DE3F44" w14:textId="77777777" w:rsidR="00AF0851" w:rsidRDefault="00AF0851" w:rsidP="00AF0851">
      <w:pPr>
        <w:rPr>
          <w:ins w:id="99" w:author="Rüth, Jan" w:date="2024-06-10T12:11:00Z"/>
          <w:color w:val="FF0000"/>
        </w:rPr>
      </w:pPr>
    </w:p>
    <w:p w14:paraId="4D2DF329" w14:textId="77777777" w:rsidR="00AF0851" w:rsidRDefault="00AF0851" w:rsidP="00AF0851">
      <w:pPr>
        <w:rPr>
          <w:ins w:id="100" w:author="Rüth, Jan" w:date="2024-06-10T12:11:00Z"/>
        </w:rPr>
      </w:pPr>
      <w:ins w:id="101" w:author="Rüth, Jan" w:date="2024-06-10T12:11:00Z">
        <w:r w:rsidRPr="00AF0851">
          <w:rPr>
            <w:color w:val="FF0000"/>
          </w:rPr>
          <w:t xml:space="preserve">Hinweis: Die Operationen sind beide zwar in der Spezifikation aufgeführt, aber inhaltlich </w:t>
        </w:r>
        <w:r w:rsidRPr="008E6B55">
          <w:rPr>
            <w:color w:val="FF0000"/>
          </w:rPr>
          <w:t xml:space="preserve">noch nicht </w:t>
        </w:r>
        <w:r w:rsidRPr="00AF0851">
          <w:rPr>
            <w:color w:val="FF0000"/>
          </w:rPr>
          <w:t>beschrieben und mit Beispielen versehen.</w:t>
        </w:r>
      </w:ins>
    </w:p>
    <w:p w14:paraId="77F4CB3F" w14:textId="736A09D2" w:rsidR="001843F5" w:rsidDel="00C52212" w:rsidRDefault="00C52212" w:rsidP="00B71B7C">
      <w:pPr>
        <w:rPr>
          <w:del w:id="102" w:author="Rüth, Jan [2]" w:date="2024-05-22T17:23:00Z"/>
        </w:rPr>
      </w:pPr>
      <w:del w:id="103" w:author="Rüth, Jan [2]" w:date="2024-05-22T17:23:00Z">
        <w:r w:rsidRPr="00C52212" w:rsidDel="00C52212">
          <w:rPr>
            <w:highlight w:val="yellow"/>
          </w:rPr>
          <w:delText>Offen</w:delText>
        </w:r>
      </w:del>
    </w:p>
    <w:p w14:paraId="0572CF33" w14:textId="77777777" w:rsidR="00B71B7C" w:rsidRDefault="00B71B7C" w:rsidP="00B71B7C"/>
    <w:p w14:paraId="31D4D80A" w14:textId="48CAF5DC" w:rsidR="00B71B7C" w:rsidRDefault="00B71B7C">
      <w:pPr>
        <w:overflowPunct/>
        <w:autoSpaceDE/>
        <w:autoSpaceDN/>
        <w:adjustRightInd/>
        <w:spacing w:before="0" w:after="0"/>
        <w:jc w:val="left"/>
        <w:textAlignment w:val="auto"/>
      </w:pPr>
      <w:r>
        <w:br w:type="page"/>
      </w:r>
    </w:p>
    <w:p w14:paraId="2D46D5FC" w14:textId="77777777" w:rsidR="00C46456" w:rsidRDefault="00C46456" w:rsidP="00A027FD"/>
    <w:p w14:paraId="10D010C2" w14:textId="77777777" w:rsidR="00C74691" w:rsidRPr="00EF4A2E" w:rsidRDefault="00C74691" w:rsidP="00F223A5">
      <w:pPr>
        <w:pStyle w:val="berschrift1"/>
        <w:numPr>
          <w:ilvl w:val="0"/>
          <w:numId w:val="11"/>
        </w:numPr>
        <w:pBdr>
          <w:top w:val="single" w:sz="4" w:space="1" w:color="auto" w:shadow="1"/>
          <w:left w:val="single" w:sz="4" w:space="4" w:color="auto" w:shadow="1"/>
          <w:bottom w:val="single" w:sz="4" w:space="1" w:color="auto" w:shadow="1"/>
          <w:right w:val="single" w:sz="4" w:space="4" w:color="auto" w:shadow="1"/>
        </w:pBdr>
        <w:shd w:val="clear" w:color="auto" w:fill="1F4A7F"/>
        <w:rPr>
          <w:rFonts w:asciiTheme="minorHAnsi" w:hAnsiTheme="minorHAnsi" w:cstheme="minorHAnsi"/>
          <w:color w:val="FFFFFF" w:themeColor="background1"/>
        </w:rPr>
      </w:pPr>
      <w:bookmarkStart w:id="104" w:name="_Ref152240616"/>
      <w:bookmarkStart w:id="105" w:name="_Ref152240625"/>
      <w:bookmarkStart w:id="106" w:name="_Toc168919251"/>
      <w:r w:rsidRPr="00EF4A2E">
        <w:rPr>
          <w:rFonts w:asciiTheme="minorHAnsi" w:hAnsiTheme="minorHAnsi" w:cstheme="minorHAnsi"/>
          <w:color w:val="FFFFFF" w:themeColor="background1"/>
        </w:rPr>
        <w:t>Anforderung</w:t>
      </w:r>
      <w:bookmarkEnd w:id="104"/>
      <w:bookmarkEnd w:id="105"/>
      <w:bookmarkEnd w:id="106"/>
    </w:p>
    <w:p w14:paraId="4368FA40" w14:textId="412D33C6" w:rsidR="009A57B3" w:rsidRDefault="009A57B3" w:rsidP="00C74691">
      <w:pPr>
        <w:rPr>
          <w:rFonts w:asciiTheme="minorHAnsi" w:hAnsiTheme="minorHAnsi" w:cstheme="minorHAnsi"/>
          <w:color w:val="C00000"/>
        </w:rPr>
      </w:pPr>
    </w:p>
    <w:p w14:paraId="7E2817EE" w14:textId="66A4EBAD" w:rsidR="001A4F51" w:rsidRPr="001A4F51" w:rsidRDefault="001A4F51" w:rsidP="00C74691">
      <w:r w:rsidRPr="001A4F51">
        <w:t xml:space="preserve">In diesem Abschnitt </w:t>
      </w:r>
      <w:r>
        <w:t>werden</w:t>
      </w:r>
      <w:r w:rsidRPr="001A4F51">
        <w:t xml:space="preserve"> die Anforderung</w:t>
      </w:r>
      <w:r>
        <w:t>en</w:t>
      </w:r>
      <w:r w:rsidRPr="001A4F51">
        <w:t xml:space="preserve"> </w:t>
      </w:r>
      <w:r w:rsidR="00F964D1">
        <w:t xml:space="preserve">und jeweils fachliche notwendige Verhaltensszenarien </w:t>
      </w:r>
      <w:r w:rsidRPr="001A4F51">
        <w:t xml:space="preserve">beschrieben. Wie die einzelnen Anforderungen dann konkret umgesetzt werden, wird später </w:t>
      </w:r>
      <w:r>
        <w:t>im</w:t>
      </w:r>
      <w:r w:rsidRPr="001A4F51">
        <w:t xml:space="preserve"> Abschnitt</w:t>
      </w:r>
      <w:r>
        <w:t xml:space="preserve"> </w:t>
      </w:r>
      <w:r>
        <w:fldChar w:fldCharType="begin"/>
      </w:r>
      <w:r>
        <w:instrText xml:space="preserve"> REF _Ref150857936 \r \h </w:instrText>
      </w:r>
      <w:r>
        <w:fldChar w:fldCharType="separate"/>
      </w:r>
      <w:r w:rsidR="001776B6">
        <w:t>5</w:t>
      </w:r>
      <w:r>
        <w:fldChar w:fldCharType="end"/>
      </w:r>
      <w:r>
        <w:t xml:space="preserve"> für jede Anforderung beschrieben.</w:t>
      </w:r>
    </w:p>
    <w:p w14:paraId="583FFBD4" w14:textId="37CFB131" w:rsidR="00B519B0" w:rsidRDefault="00B519B0" w:rsidP="00B519B0">
      <w:pPr>
        <w:pStyle w:val="berschrift2"/>
        <w:keepLines/>
        <w:numPr>
          <w:ilvl w:val="1"/>
          <w:numId w:val="11"/>
        </w:numPr>
        <w:pBdr>
          <w:bottom w:val="single" w:sz="4" w:space="1" w:color="auto"/>
        </w:pBdr>
        <w:spacing w:line="240" w:lineRule="auto"/>
        <w:rPr>
          <w:rStyle w:val="IntensiveHervorhebung"/>
        </w:rPr>
      </w:pPr>
      <w:bookmarkStart w:id="107" w:name="_Ref153890604"/>
      <w:bookmarkStart w:id="108" w:name="_Ref153890614"/>
      <w:bookmarkStart w:id="109" w:name="_Ref153890618"/>
      <w:bookmarkStart w:id="110" w:name="_Toc168919252"/>
      <w:r w:rsidRPr="00B519B0">
        <w:rPr>
          <w:rStyle w:val="IntensiveHervorhebung"/>
        </w:rPr>
        <w:t>[ANF-</w:t>
      </w:r>
      <w:proofErr w:type="gramStart"/>
      <w:r w:rsidRPr="00B519B0">
        <w:rPr>
          <w:rStyle w:val="IntensiveHervorhebung"/>
        </w:rPr>
        <w:t>001]</w:t>
      </w:r>
      <w:r w:rsidR="00C336A0">
        <w:rPr>
          <w:rStyle w:val="IntensiveHervorhebung"/>
        </w:rPr>
        <w:t>[</w:t>
      </w:r>
      <w:proofErr w:type="gramEnd"/>
      <w:r w:rsidR="00C336A0">
        <w:rPr>
          <w:rStyle w:val="IntensiveHervorhebung"/>
        </w:rPr>
        <w:t>Stufe 2a]</w:t>
      </w:r>
      <w:r w:rsidRPr="00B519B0">
        <w:rPr>
          <w:rStyle w:val="IntensiveHervorhebung"/>
        </w:rPr>
        <w:t xml:space="preserve"> Anlage neuer Dienststellen</w:t>
      </w:r>
      <w:bookmarkEnd w:id="107"/>
      <w:bookmarkEnd w:id="108"/>
      <w:bookmarkEnd w:id="109"/>
      <w:bookmarkEnd w:id="110"/>
    </w:p>
    <w:p w14:paraId="78DF6BBF" w14:textId="4B08433F" w:rsidR="0024468A" w:rsidRPr="0024468A" w:rsidRDefault="0024468A" w:rsidP="002A1E89">
      <w:pPr>
        <w:rPr>
          <w:u w:val="single"/>
        </w:rPr>
      </w:pPr>
      <w:r w:rsidRPr="0024468A">
        <w:rPr>
          <w:u w:val="single"/>
        </w:rPr>
        <w:t>Ereignis:</w:t>
      </w:r>
    </w:p>
    <w:p w14:paraId="0F434854" w14:textId="26B13490" w:rsidR="001A4F51" w:rsidRDefault="00491E86" w:rsidP="002A1E89">
      <w:r>
        <w:t>Es soll eine neue Dienststelle für @</w:t>
      </w:r>
      <w:proofErr w:type="spellStart"/>
      <w:r>
        <w:t>rtus</w:t>
      </w:r>
      <w:proofErr w:type="spellEnd"/>
      <w:r>
        <w:t xml:space="preserve"> eingerichtet werden. </w:t>
      </w:r>
    </w:p>
    <w:p w14:paraId="773A4782" w14:textId="038FA820" w:rsidR="00C336A0" w:rsidRDefault="00C336A0" w:rsidP="002A1E89"/>
    <w:p w14:paraId="2F8A4953" w14:textId="77777777" w:rsidR="00C336A0" w:rsidRDefault="00C336A0" w:rsidP="002A1E89">
      <w:r w:rsidRPr="00C336A0">
        <w:rPr>
          <w:u w:val="single"/>
        </w:rPr>
        <w:t>Lösungsart:</w:t>
      </w:r>
      <w:r>
        <w:t xml:space="preserve"> </w:t>
      </w:r>
    </w:p>
    <w:p w14:paraId="78FC5682" w14:textId="0475A010" w:rsidR="00C336A0" w:rsidRDefault="00C336A0" w:rsidP="002A1E89">
      <w:r>
        <w:t>Organisatorisch</w:t>
      </w:r>
    </w:p>
    <w:p w14:paraId="3DB092F1" w14:textId="77777777" w:rsidR="00C336A0" w:rsidRDefault="00C336A0" w:rsidP="002A1E89"/>
    <w:p w14:paraId="64501C05" w14:textId="0AFB0285" w:rsidR="00C336A0" w:rsidRPr="00C336A0" w:rsidRDefault="00C336A0" w:rsidP="002A1E89">
      <w:pPr>
        <w:rPr>
          <w:u w:val="single"/>
        </w:rPr>
      </w:pPr>
      <w:r w:rsidRPr="00C336A0">
        <w:rPr>
          <w:u w:val="single"/>
        </w:rPr>
        <w:t>Aktionen:</w:t>
      </w:r>
    </w:p>
    <w:p w14:paraId="7313F13E" w14:textId="6B8548EF" w:rsidR="00491E86" w:rsidRDefault="00C336A0" w:rsidP="0087058D">
      <w:pPr>
        <w:pStyle w:val="Listenabsatz"/>
        <w:numPr>
          <w:ilvl w:val="0"/>
          <w:numId w:val="19"/>
        </w:numPr>
      </w:pPr>
      <w:r>
        <w:t xml:space="preserve">Die Stammdaten der Dienststelle sind bekannt </w:t>
      </w:r>
    </w:p>
    <w:p w14:paraId="734BE2C5" w14:textId="6443876C" w:rsidR="00C336A0" w:rsidRDefault="00C336A0" w:rsidP="0087058D">
      <w:pPr>
        <w:pStyle w:val="Listenabsatz"/>
        <w:numPr>
          <w:ilvl w:val="1"/>
          <w:numId w:val="19"/>
        </w:numPr>
      </w:pPr>
      <w:r>
        <w:t>Kurz- und Langbezeichnung</w:t>
      </w:r>
    </w:p>
    <w:p w14:paraId="0DAF2B74" w14:textId="61AF54D6" w:rsidR="00C336A0" w:rsidRDefault="00C336A0" w:rsidP="0087058D">
      <w:pPr>
        <w:pStyle w:val="Listenabsatz"/>
        <w:numPr>
          <w:ilvl w:val="1"/>
          <w:numId w:val="19"/>
        </w:numPr>
      </w:pPr>
      <w:r>
        <w:t>Dienststellenhierarchienummer (XD-Nummer)</w:t>
      </w:r>
    </w:p>
    <w:p w14:paraId="1E567F05" w14:textId="3BBA53B5" w:rsidR="00C336A0" w:rsidRDefault="00C336A0" w:rsidP="0087058D">
      <w:pPr>
        <w:pStyle w:val="Listenabsatz"/>
        <w:numPr>
          <w:ilvl w:val="1"/>
          <w:numId w:val="19"/>
        </w:numPr>
      </w:pPr>
      <w:r>
        <w:t>Übergeordnete Dienststellen</w:t>
      </w:r>
    </w:p>
    <w:p w14:paraId="762A09A9" w14:textId="2275EBCC" w:rsidR="00C336A0" w:rsidRDefault="00C336A0" w:rsidP="0087058D">
      <w:pPr>
        <w:pStyle w:val="Listenabsatz"/>
        <w:numPr>
          <w:ilvl w:val="1"/>
          <w:numId w:val="19"/>
        </w:numPr>
      </w:pPr>
      <w:r>
        <w:t>Kontaktdaten (Email, Telefon, Fax)</w:t>
      </w:r>
    </w:p>
    <w:p w14:paraId="20E3C2B5" w14:textId="6AF382E8" w:rsidR="00C336A0" w:rsidRDefault="00C336A0" w:rsidP="0087058D">
      <w:pPr>
        <w:pStyle w:val="Listenabsatz"/>
        <w:numPr>
          <w:ilvl w:val="0"/>
          <w:numId w:val="19"/>
        </w:numPr>
      </w:pPr>
      <w:r>
        <w:t xml:space="preserve">Die Stammdaten werden bei jeweiligem Teilnehmer an die produktverantwortliche Stelle </w:t>
      </w:r>
      <w:proofErr w:type="spellStart"/>
      <w:r w:rsidR="00A3205F">
        <w:t>iVBS</w:t>
      </w:r>
      <w:proofErr w:type="spellEnd"/>
      <w:r w:rsidR="00A3205F">
        <w:t xml:space="preserve"> @</w:t>
      </w:r>
      <w:proofErr w:type="spellStart"/>
      <w:r w:rsidR="00A3205F">
        <w:t>rtus</w:t>
      </w:r>
      <w:proofErr w:type="spellEnd"/>
      <w:r w:rsidR="00A3205F">
        <w:t xml:space="preserve"> oder einer zentralen Katalogredaktion </w:t>
      </w:r>
      <w:r>
        <w:t>gemeldet</w:t>
      </w:r>
    </w:p>
    <w:p w14:paraId="12985BC1" w14:textId="472C6DF3" w:rsidR="00C336A0" w:rsidRDefault="00C336A0" w:rsidP="0087058D">
      <w:pPr>
        <w:pStyle w:val="Listenabsatz"/>
        <w:numPr>
          <w:ilvl w:val="0"/>
          <w:numId w:val="19"/>
        </w:numPr>
      </w:pPr>
      <w:r>
        <w:t>Die produktverantwortliche Stelle prüft und übergibt es als Auftrag an die Katalogpflege</w:t>
      </w:r>
    </w:p>
    <w:p w14:paraId="0E82E1C4" w14:textId="62732DB2" w:rsidR="00C336A0" w:rsidRDefault="00C336A0" w:rsidP="0087058D">
      <w:pPr>
        <w:pStyle w:val="Listenabsatz"/>
        <w:numPr>
          <w:ilvl w:val="0"/>
          <w:numId w:val="19"/>
        </w:numPr>
      </w:pPr>
      <w:r>
        <w:t>Die Katalogpflege legt die Dienststelle neu an und vergibt damit auch einen technischen Schlüssel</w:t>
      </w:r>
    </w:p>
    <w:p w14:paraId="77ACEAE4" w14:textId="7DA8B5AF" w:rsidR="00C336A0" w:rsidRDefault="00C336A0" w:rsidP="0087058D">
      <w:pPr>
        <w:pStyle w:val="Listenabsatz"/>
        <w:numPr>
          <w:ilvl w:val="0"/>
          <w:numId w:val="19"/>
        </w:numPr>
      </w:pPr>
      <w:r>
        <w:t xml:space="preserve">Der Katalog wird ausgerollt per </w:t>
      </w:r>
      <w:r w:rsidR="00A3205F">
        <w:t>Software-</w:t>
      </w:r>
      <w:r>
        <w:t>Update oder in dringenden Fällen per Katalog-Onlineupdate</w:t>
      </w:r>
    </w:p>
    <w:p w14:paraId="4C4F008C" w14:textId="5AC7AD0A" w:rsidR="004978E1" w:rsidRDefault="004978E1" w:rsidP="0087058D">
      <w:pPr>
        <w:pStyle w:val="Listenabsatz"/>
        <w:numPr>
          <w:ilvl w:val="0"/>
          <w:numId w:val="19"/>
        </w:numPr>
      </w:pPr>
      <w:r>
        <w:t>Die Dienststelle wird in Artus Admin angelegt</w:t>
      </w:r>
    </w:p>
    <w:p w14:paraId="43911477" w14:textId="6DAAD504" w:rsidR="00C336A0" w:rsidRDefault="00C336A0" w:rsidP="0087058D">
      <w:pPr>
        <w:pStyle w:val="Listenabsatz"/>
        <w:numPr>
          <w:ilvl w:val="0"/>
          <w:numId w:val="19"/>
        </w:numPr>
      </w:pPr>
      <w:r>
        <w:t xml:space="preserve">Der Eintrag wird </w:t>
      </w:r>
      <w:r w:rsidR="00336526">
        <w:t xml:space="preserve">manuell </w:t>
      </w:r>
      <w:r>
        <w:t>i</w:t>
      </w:r>
      <w:r w:rsidR="00B526F8">
        <w:t>n</w:t>
      </w:r>
      <w:r>
        <w:t xml:space="preserve"> der Benutzerverwaltung eingetragen bzw. darf ab diesem Zeitpunkt verwendet werden</w:t>
      </w:r>
    </w:p>
    <w:p w14:paraId="0905AFEE" w14:textId="599679B4" w:rsidR="002A1E89" w:rsidRDefault="002A1E89" w:rsidP="002A1E89"/>
    <w:p w14:paraId="29ACC637" w14:textId="44AF1E17" w:rsidR="00B519B0" w:rsidRDefault="00B519B0" w:rsidP="00B519B0">
      <w:pPr>
        <w:pStyle w:val="berschrift2"/>
        <w:keepLines/>
        <w:numPr>
          <w:ilvl w:val="1"/>
          <w:numId w:val="11"/>
        </w:numPr>
        <w:pBdr>
          <w:bottom w:val="single" w:sz="4" w:space="1" w:color="auto"/>
        </w:pBdr>
        <w:spacing w:line="240" w:lineRule="auto"/>
        <w:rPr>
          <w:rStyle w:val="IntensiveHervorhebung"/>
        </w:rPr>
      </w:pPr>
      <w:bookmarkStart w:id="111" w:name="_Toc168919253"/>
      <w:r w:rsidRPr="00B519B0">
        <w:rPr>
          <w:rStyle w:val="IntensiveHervorhebung"/>
        </w:rPr>
        <w:t>[ANF-002]</w:t>
      </w:r>
      <w:r w:rsidR="00C336A0" w:rsidRPr="00C336A0">
        <w:rPr>
          <w:rStyle w:val="IntensiveHervorhebung"/>
        </w:rPr>
        <w:t xml:space="preserve"> </w:t>
      </w:r>
      <w:r w:rsidR="00C336A0">
        <w:rPr>
          <w:rStyle w:val="IntensiveHervorhebung"/>
        </w:rPr>
        <w:t>[Stufe 2b]</w:t>
      </w:r>
      <w:r w:rsidRPr="00B519B0">
        <w:rPr>
          <w:rStyle w:val="IntensiveHervorhebung"/>
        </w:rPr>
        <w:t xml:space="preserve"> Pflege und Aktualisierung der Dienststellenstammdaten</w:t>
      </w:r>
      <w:bookmarkEnd w:id="111"/>
    </w:p>
    <w:p w14:paraId="013B2268" w14:textId="77777777" w:rsidR="00C336A0" w:rsidRPr="0024468A" w:rsidRDefault="00C336A0" w:rsidP="00C336A0">
      <w:pPr>
        <w:rPr>
          <w:u w:val="single"/>
        </w:rPr>
      </w:pPr>
      <w:r w:rsidRPr="0024468A">
        <w:rPr>
          <w:u w:val="single"/>
        </w:rPr>
        <w:t>Ereignis:</w:t>
      </w:r>
    </w:p>
    <w:p w14:paraId="54A39F6F" w14:textId="45D4F868" w:rsidR="00C336A0" w:rsidRDefault="00C336A0" w:rsidP="00C336A0">
      <w:r>
        <w:t xml:space="preserve">Die Stammdaten einer </w:t>
      </w:r>
      <w:r w:rsidR="002D25A7">
        <w:t xml:space="preserve">existierenden </w:t>
      </w:r>
      <w:r>
        <w:t xml:space="preserve">Dienststelle sollen </w:t>
      </w:r>
      <w:r w:rsidR="002D25A7">
        <w:t>geändert/aktualisiert</w:t>
      </w:r>
      <w:r>
        <w:t xml:space="preserve"> werden</w:t>
      </w:r>
    </w:p>
    <w:p w14:paraId="2428533F" w14:textId="77777777" w:rsidR="00C336A0" w:rsidRDefault="00C336A0" w:rsidP="00C336A0"/>
    <w:p w14:paraId="3A0E68BC" w14:textId="77777777" w:rsidR="00C336A0" w:rsidRDefault="00C336A0" w:rsidP="00C336A0">
      <w:r w:rsidRPr="00C336A0">
        <w:rPr>
          <w:u w:val="single"/>
        </w:rPr>
        <w:t>Lösungsart:</w:t>
      </w:r>
      <w:r>
        <w:t xml:space="preserve"> </w:t>
      </w:r>
    </w:p>
    <w:p w14:paraId="55D4CDC3" w14:textId="77777777" w:rsidR="00C336A0" w:rsidRDefault="00C336A0" w:rsidP="00C336A0">
      <w:r>
        <w:t>Organisatorisch</w:t>
      </w:r>
    </w:p>
    <w:p w14:paraId="5FE68708" w14:textId="77777777" w:rsidR="00C336A0" w:rsidRDefault="00C336A0" w:rsidP="00C336A0"/>
    <w:p w14:paraId="29D72BE7" w14:textId="77777777" w:rsidR="00C336A0" w:rsidRPr="00C336A0" w:rsidRDefault="00C336A0" w:rsidP="00C336A0">
      <w:pPr>
        <w:rPr>
          <w:u w:val="single"/>
        </w:rPr>
      </w:pPr>
      <w:r w:rsidRPr="00C336A0">
        <w:rPr>
          <w:u w:val="single"/>
        </w:rPr>
        <w:t>Aktionen:</w:t>
      </w:r>
    </w:p>
    <w:p w14:paraId="453382A9" w14:textId="6BFAFF79" w:rsidR="00C336A0" w:rsidRDefault="00C336A0" w:rsidP="0087058D">
      <w:pPr>
        <w:pStyle w:val="Listenabsatz"/>
        <w:numPr>
          <w:ilvl w:val="0"/>
          <w:numId w:val="19"/>
        </w:numPr>
      </w:pPr>
      <w:r>
        <w:t xml:space="preserve">Die </w:t>
      </w:r>
      <w:r w:rsidR="002D25A7">
        <w:t xml:space="preserve">zu ändernden Stammdaten </w:t>
      </w:r>
      <w:r>
        <w:t xml:space="preserve">der Dienststelle sind bekannt </w:t>
      </w:r>
    </w:p>
    <w:p w14:paraId="64287372" w14:textId="21B6505E" w:rsidR="00C336A0" w:rsidRDefault="00C336A0" w:rsidP="0087058D">
      <w:pPr>
        <w:pStyle w:val="Listenabsatz"/>
        <w:numPr>
          <w:ilvl w:val="0"/>
          <w:numId w:val="19"/>
        </w:numPr>
      </w:pPr>
      <w:r>
        <w:lastRenderedPageBreak/>
        <w:t>Die Stammdaten werden bei jeweiligem Teilnehmer an die produktverantwortliche Stelle gemeldet</w:t>
      </w:r>
      <w:r w:rsidR="00A3205F">
        <w:t xml:space="preserve"> oder einer zentralen Katalogredaktion gemeldet</w:t>
      </w:r>
    </w:p>
    <w:p w14:paraId="7EE1C563" w14:textId="77777777" w:rsidR="00C336A0" w:rsidRDefault="00C336A0" w:rsidP="0087058D">
      <w:pPr>
        <w:pStyle w:val="Listenabsatz"/>
        <w:numPr>
          <w:ilvl w:val="0"/>
          <w:numId w:val="19"/>
        </w:numPr>
      </w:pPr>
      <w:r>
        <w:t>Die produktverantwortliche Stelle prüft und übergibt es als Auftrag an die Katalogpflege</w:t>
      </w:r>
    </w:p>
    <w:p w14:paraId="365E532A" w14:textId="106DD3FE" w:rsidR="00C336A0" w:rsidRDefault="00C336A0" w:rsidP="0087058D">
      <w:pPr>
        <w:pStyle w:val="Listenabsatz"/>
        <w:numPr>
          <w:ilvl w:val="0"/>
          <w:numId w:val="19"/>
        </w:numPr>
      </w:pPr>
      <w:r>
        <w:t xml:space="preserve">Die Katalogpflege </w:t>
      </w:r>
      <w:r w:rsidR="002D25A7">
        <w:t>aktualisiert die Stammdaten</w:t>
      </w:r>
    </w:p>
    <w:p w14:paraId="6E1C0AF9" w14:textId="6FF5BDBA" w:rsidR="002D25A7" w:rsidRDefault="002D25A7" w:rsidP="0087058D">
      <w:pPr>
        <w:pStyle w:val="Listenabsatz"/>
        <w:numPr>
          <w:ilvl w:val="0"/>
          <w:numId w:val="19"/>
        </w:numPr>
      </w:pPr>
      <w:r>
        <w:t>Soll die Hierarchie der Dienststelle geändert werden, so sollte eine Anpassung der Dienststellenhierarchienummer (XD-Nummer) erfolgen</w:t>
      </w:r>
    </w:p>
    <w:p w14:paraId="6224BF43" w14:textId="052CD160" w:rsidR="002D25A7" w:rsidRDefault="002D25A7" w:rsidP="0087058D">
      <w:pPr>
        <w:pStyle w:val="Listenabsatz"/>
        <w:numPr>
          <w:ilvl w:val="0"/>
          <w:numId w:val="19"/>
        </w:numPr>
      </w:pPr>
      <w:r>
        <w:t>Die technische ID der Dienststelle darf dabei nicht geändert werden</w:t>
      </w:r>
    </w:p>
    <w:p w14:paraId="5BA930D2" w14:textId="7EEC1C0B" w:rsidR="00C336A0" w:rsidRDefault="00C336A0" w:rsidP="0087058D">
      <w:pPr>
        <w:pStyle w:val="Listenabsatz"/>
        <w:numPr>
          <w:ilvl w:val="0"/>
          <w:numId w:val="19"/>
        </w:numPr>
      </w:pPr>
      <w:r>
        <w:t xml:space="preserve">Der Katalog wird ausgerollt per </w:t>
      </w:r>
      <w:r w:rsidR="00A3205F">
        <w:t>Software-</w:t>
      </w:r>
      <w:r>
        <w:t>Update oder in dringenden Fällen per Katalog-Onlineupdate</w:t>
      </w:r>
    </w:p>
    <w:p w14:paraId="49535F52" w14:textId="69F63566" w:rsidR="00C336A0" w:rsidRPr="002D25A7" w:rsidRDefault="002D25A7" w:rsidP="0087058D">
      <w:pPr>
        <w:pStyle w:val="Listenabsatz"/>
        <w:numPr>
          <w:ilvl w:val="0"/>
          <w:numId w:val="19"/>
        </w:numPr>
        <w:rPr>
          <w:u w:val="single"/>
        </w:rPr>
      </w:pPr>
      <w:r>
        <w:t>Die Dienststelle darf die ganze Zeit in der Benutzerverwaltung/F-IAM weiter genutzt/referenziert werden</w:t>
      </w:r>
    </w:p>
    <w:p w14:paraId="1D2772FD" w14:textId="77777777" w:rsidR="001A4F51" w:rsidRPr="002A1E89" w:rsidRDefault="001A4F51" w:rsidP="002A1E89"/>
    <w:p w14:paraId="643CE96B" w14:textId="7D638624" w:rsidR="00B519B0" w:rsidRDefault="00B519B0" w:rsidP="00B519B0">
      <w:pPr>
        <w:pStyle w:val="berschrift2"/>
        <w:keepLines/>
        <w:numPr>
          <w:ilvl w:val="1"/>
          <w:numId w:val="11"/>
        </w:numPr>
        <w:pBdr>
          <w:bottom w:val="single" w:sz="4" w:space="1" w:color="auto"/>
        </w:pBdr>
        <w:spacing w:line="240" w:lineRule="auto"/>
        <w:rPr>
          <w:rStyle w:val="IntensiveHervorhebung"/>
        </w:rPr>
      </w:pPr>
      <w:bookmarkStart w:id="112" w:name="_Toc168919254"/>
      <w:r w:rsidRPr="00B519B0">
        <w:rPr>
          <w:rStyle w:val="IntensiveHervorhebung"/>
        </w:rPr>
        <w:t>[ANF-003]</w:t>
      </w:r>
      <w:r w:rsidR="00D4756D" w:rsidRPr="00D4756D">
        <w:rPr>
          <w:rStyle w:val="IntensiveHervorhebung"/>
        </w:rPr>
        <w:t xml:space="preserve"> </w:t>
      </w:r>
      <w:r w:rsidR="00D4756D">
        <w:rPr>
          <w:rStyle w:val="IntensiveHervorhebung"/>
        </w:rPr>
        <w:t>[Stufe 2b]</w:t>
      </w:r>
      <w:r w:rsidRPr="00B519B0">
        <w:rPr>
          <w:rStyle w:val="IntensiveHervorhebung"/>
        </w:rPr>
        <w:t xml:space="preserve"> Deaktivierung (Löschung) von Dienststellen</w:t>
      </w:r>
      <w:bookmarkEnd w:id="112"/>
    </w:p>
    <w:p w14:paraId="7DA6C6F5" w14:textId="77777777" w:rsidR="002D25A7" w:rsidRPr="0024468A" w:rsidRDefault="002D25A7" w:rsidP="002D25A7">
      <w:pPr>
        <w:rPr>
          <w:u w:val="single"/>
        </w:rPr>
      </w:pPr>
      <w:r w:rsidRPr="0024468A">
        <w:rPr>
          <w:u w:val="single"/>
        </w:rPr>
        <w:t>Ereignis:</w:t>
      </w:r>
    </w:p>
    <w:p w14:paraId="022BB2D9" w14:textId="7DB3D140" w:rsidR="002D25A7" w:rsidRDefault="002D25A7" w:rsidP="002D25A7">
      <w:r>
        <w:t xml:space="preserve">Eine Dienststelle soll stillgelegt werden. </w:t>
      </w:r>
    </w:p>
    <w:p w14:paraId="6178DC76" w14:textId="77777777" w:rsidR="002D25A7" w:rsidRDefault="002D25A7" w:rsidP="002D25A7"/>
    <w:p w14:paraId="74AE8C75" w14:textId="77777777" w:rsidR="002D25A7" w:rsidRDefault="002D25A7" w:rsidP="002D25A7">
      <w:r w:rsidRPr="00C336A0">
        <w:rPr>
          <w:u w:val="single"/>
        </w:rPr>
        <w:t>Lösungsart:</w:t>
      </w:r>
      <w:r>
        <w:t xml:space="preserve"> </w:t>
      </w:r>
    </w:p>
    <w:p w14:paraId="674F636E" w14:textId="77777777" w:rsidR="002D25A7" w:rsidRDefault="002D25A7" w:rsidP="002D25A7">
      <w:r>
        <w:t>Organisatorisch</w:t>
      </w:r>
    </w:p>
    <w:p w14:paraId="6BA667C6" w14:textId="77777777" w:rsidR="002D25A7" w:rsidRDefault="002D25A7" w:rsidP="002D25A7"/>
    <w:p w14:paraId="69E7F796" w14:textId="77777777" w:rsidR="002D25A7" w:rsidRPr="00C336A0" w:rsidRDefault="002D25A7" w:rsidP="002D25A7">
      <w:pPr>
        <w:rPr>
          <w:u w:val="single"/>
        </w:rPr>
      </w:pPr>
      <w:r w:rsidRPr="00C336A0">
        <w:rPr>
          <w:u w:val="single"/>
        </w:rPr>
        <w:t>Aktionen:</w:t>
      </w:r>
    </w:p>
    <w:p w14:paraId="03121BA0" w14:textId="256B77FA" w:rsidR="002D25A7" w:rsidRDefault="002D25A7" w:rsidP="0087058D">
      <w:pPr>
        <w:pStyle w:val="Listenabsatz"/>
        <w:numPr>
          <w:ilvl w:val="0"/>
          <w:numId w:val="19"/>
        </w:numPr>
      </w:pPr>
      <w:r>
        <w:t xml:space="preserve">Die stillzulegende Dienststelle </w:t>
      </w:r>
      <w:r w:rsidR="00433F68">
        <w:t xml:space="preserve">ist </w:t>
      </w:r>
      <w:r>
        <w:t>bekannt</w:t>
      </w:r>
    </w:p>
    <w:p w14:paraId="345B9F95" w14:textId="375DD3DE" w:rsidR="002D25A7" w:rsidRDefault="002D25A7" w:rsidP="0087058D">
      <w:pPr>
        <w:pStyle w:val="Listenabsatz"/>
        <w:numPr>
          <w:ilvl w:val="0"/>
          <w:numId w:val="19"/>
        </w:numPr>
      </w:pPr>
      <w:r>
        <w:t xml:space="preserve">Es wurde eine aktive Dienststelle benannt, die für den Bestand der stillzulegenden Dienststelle die Verantwortung </w:t>
      </w:r>
      <w:r w:rsidR="00433F68">
        <w:t>übernimmt</w:t>
      </w:r>
    </w:p>
    <w:p w14:paraId="68BA6C57" w14:textId="300054FB" w:rsidR="002D25A7" w:rsidRDefault="00AF0851" w:rsidP="0087058D">
      <w:pPr>
        <w:pStyle w:val="Listenabsatz"/>
        <w:numPr>
          <w:ilvl w:val="0"/>
          <w:numId w:val="19"/>
        </w:numPr>
      </w:pPr>
      <w:r>
        <w:t>Die beiden Dienststellen</w:t>
      </w:r>
      <w:r w:rsidR="002D25A7">
        <w:t xml:space="preserve"> w</w:t>
      </w:r>
      <w:r>
        <w:t>e</w:t>
      </w:r>
      <w:r w:rsidR="002D25A7">
        <w:t>rd</w:t>
      </w:r>
      <w:r>
        <w:t>en</w:t>
      </w:r>
      <w:r w:rsidR="002D25A7">
        <w:t xml:space="preserve"> beim jeweiligen Teilnehmer an die produktverantwortliche Stelle gemeldet</w:t>
      </w:r>
    </w:p>
    <w:p w14:paraId="52DB2DAF" w14:textId="0FF9A907" w:rsidR="002D25A7" w:rsidRDefault="002D25A7" w:rsidP="0087058D">
      <w:pPr>
        <w:pStyle w:val="Listenabsatz"/>
        <w:numPr>
          <w:ilvl w:val="0"/>
          <w:numId w:val="19"/>
        </w:numPr>
      </w:pPr>
      <w:r>
        <w:t>Die produktverantwortliche Stelle prüft und bearbeitet den Auftrag über @</w:t>
      </w:r>
      <w:proofErr w:type="spellStart"/>
      <w:r>
        <w:t>rtus</w:t>
      </w:r>
      <w:proofErr w:type="spellEnd"/>
      <w:r>
        <w:t>-Admin</w:t>
      </w:r>
    </w:p>
    <w:p w14:paraId="7D93B80C" w14:textId="2D5460E9" w:rsidR="002D25A7" w:rsidRDefault="002D25A7" w:rsidP="0087058D">
      <w:pPr>
        <w:pStyle w:val="Listenabsatz"/>
        <w:numPr>
          <w:ilvl w:val="0"/>
          <w:numId w:val="19"/>
        </w:numPr>
      </w:pPr>
      <w:r w:rsidRPr="002D25A7">
        <w:t>Mitte</w:t>
      </w:r>
      <w:r>
        <w:t>ls @</w:t>
      </w:r>
      <w:proofErr w:type="spellStart"/>
      <w:r>
        <w:t>rtus</w:t>
      </w:r>
      <w:proofErr w:type="spellEnd"/>
      <w:r>
        <w:t xml:space="preserve">-Admin </w:t>
      </w:r>
      <w:r w:rsidR="00E52271">
        <w:t xml:space="preserve">und den Geschäftsprozess „Dienststellen-Reorganisation“ </w:t>
      </w:r>
      <w:r>
        <w:t>wird die stillzulegende</w:t>
      </w:r>
      <w:r w:rsidR="00E52271">
        <w:t xml:space="preserve"> Dienststelle</w:t>
      </w:r>
      <w:r>
        <w:t xml:space="preserve"> in den </w:t>
      </w:r>
      <w:r w:rsidR="00E52271">
        <w:t>S</w:t>
      </w:r>
      <w:r>
        <w:t xml:space="preserve">tatus Reorganisation gesetzt und die </w:t>
      </w:r>
      <w:r w:rsidR="00D4756D">
        <w:t>Nachfolgerdienststelle hinterlegt</w:t>
      </w:r>
    </w:p>
    <w:p w14:paraId="5E8978F5" w14:textId="11AC8560" w:rsidR="00D4756D" w:rsidRDefault="00D4756D" w:rsidP="0087058D">
      <w:pPr>
        <w:pStyle w:val="Listenabsatz"/>
        <w:numPr>
          <w:ilvl w:val="0"/>
          <w:numId w:val="19"/>
        </w:numPr>
      </w:pPr>
      <w:r>
        <w:t xml:space="preserve">Es folgt eine Übergangsphase, in </w:t>
      </w:r>
      <w:r w:rsidR="00165DD9">
        <w:t xml:space="preserve">der </w:t>
      </w:r>
      <w:r>
        <w:t>aktive Vorgänge endbearbeitet werden oder auf die Nachfolgerdienststelle abverfügt werden</w:t>
      </w:r>
    </w:p>
    <w:p w14:paraId="4533AD1A" w14:textId="58E73187" w:rsidR="00D4756D" w:rsidRDefault="00D4756D" w:rsidP="0087058D">
      <w:pPr>
        <w:pStyle w:val="Listenabsatz"/>
        <w:numPr>
          <w:ilvl w:val="0"/>
          <w:numId w:val="19"/>
        </w:numPr>
      </w:pPr>
      <w:r>
        <w:t>Nach dieser Phase werden alle Benutzer und Rechte von der Dienststelle über Benutzerverwaltung und F-IAM entfernt</w:t>
      </w:r>
    </w:p>
    <w:p w14:paraId="3863EDCC" w14:textId="26E67735" w:rsidR="00D4756D" w:rsidRPr="002D25A7" w:rsidRDefault="00D4756D" w:rsidP="0087058D">
      <w:pPr>
        <w:pStyle w:val="Listenabsatz"/>
        <w:numPr>
          <w:ilvl w:val="0"/>
          <w:numId w:val="19"/>
        </w:numPr>
      </w:pPr>
      <w:r>
        <w:t>Über @</w:t>
      </w:r>
      <w:proofErr w:type="spellStart"/>
      <w:r>
        <w:t>rtus</w:t>
      </w:r>
      <w:proofErr w:type="spellEnd"/>
      <w:r>
        <w:t>-Admin wird die Dienststelle stillgelegt</w:t>
      </w:r>
    </w:p>
    <w:p w14:paraId="27089401" w14:textId="24561E58" w:rsidR="002D25A7" w:rsidRDefault="002D25A7" w:rsidP="002D25A7">
      <w:pPr>
        <w:rPr>
          <w:u w:val="single"/>
        </w:rPr>
      </w:pPr>
    </w:p>
    <w:p w14:paraId="0FD3ABFB" w14:textId="5BEAB2D2" w:rsidR="00B519B0" w:rsidRDefault="00B519B0" w:rsidP="00B519B0">
      <w:pPr>
        <w:pStyle w:val="berschrift2"/>
        <w:keepLines/>
        <w:numPr>
          <w:ilvl w:val="1"/>
          <w:numId w:val="11"/>
        </w:numPr>
        <w:pBdr>
          <w:bottom w:val="single" w:sz="4" w:space="1" w:color="auto"/>
        </w:pBdr>
        <w:spacing w:line="240" w:lineRule="auto"/>
        <w:rPr>
          <w:rStyle w:val="IntensiveHervorhebung"/>
        </w:rPr>
      </w:pPr>
      <w:bookmarkStart w:id="113" w:name="_Toc168919255"/>
      <w:r w:rsidRPr="00B519B0">
        <w:rPr>
          <w:rStyle w:val="IntensiveHervorhebung"/>
        </w:rPr>
        <w:t>[ANF-010]</w:t>
      </w:r>
      <w:r w:rsidR="00D4756D" w:rsidRPr="00D4756D">
        <w:rPr>
          <w:rStyle w:val="IntensiveHervorhebung"/>
        </w:rPr>
        <w:t xml:space="preserve"> </w:t>
      </w:r>
      <w:r w:rsidR="00D4756D">
        <w:rPr>
          <w:rStyle w:val="IntensiveHervorhebung"/>
        </w:rPr>
        <w:t>[Stufe 2a]</w:t>
      </w:r>
      <w:r w:rsidR="00D4756D" w:rsidRPr="00B519B0">
        <w:rPr>
          <w:rStyle w:val="IntensiveHervorhebung"/>
        </w:rPr>
        <w:t xml:space="preserve"> </w:t>
      </w:r>
      <w:r w:rsidRPr="00B519B0">
        <w:rPr>
          <w:rStyle w:val="IntensiveHervorhebung"/>
        </w:rPr>
        <w:t>Anlage neuer Anwender</w:t>
      </w:r>
      <w:bookmarkEnd w:id="113"/>
    </w:p>
    <w:p w14:paraId="6C293464" w14:textId="77777777" w:rsidR="00D4756D" w:rsidRPr="0024468A" w:rsidRDefault="00D4756D" w:rsidP="00D4756D">
      <w:pPr>
        <w:rPr>
          <w:u w:val="single"/>
        </w:rPr>
      </w:pPr>
      <w:r w:rsidRPr="0024468A">
        <w:rPr>
          <w:u w:val="single"/>
        </w:rPr>
        <w:t>Ereignis:</w:t>
      </w:r>
    </w:p>
    <w:p w14:paraId="03CBBFCA" w14:textId="24A50D32" w:rsidR="00D4756D" w:rsidRDefault="00D4756D" w:rsidP="00D4756D">
      <w:r>
        <w:t>Ein neuer Anwender soll in @</w:t>
      </w:r>
      <w:proofErr w:type="spellStart"/>
      <w:r>
        <w:t>rtus</w:t>
      </w:r>
      <w:proofErr w:type="spellEnd"/>
      <w:r>
        <w:t xml:space="preserve"> angelegt werden.</w:t>
      </w:r>
    </w:p>
    <w:p w14:paraId="3A896BBE" w14:textId="77777777" w:rsidR="00D4756D" w:rsidRDefault="00D4756D" w:rsidP="00D4756D"/>
    <w:p w14:paraId="44F73D2D" w14:textId="77777777" w:rsidR="00D4756D" w:rsidRDefault="00D4756D" w:rsidP="00D4756D">
      <w:r w:rsidRPr="00C336A0">
        <w:rPr>
          <w:u w:val="single"/>
        </w:rPr>
        <w:t>Lösungsart:</w:t>
      </w:r>
      <w:r>
        <w:t xml:space="preserve"> </w:t>
      </w:r>
    </w:p>
    <w:p w14:paraId="5BF2C96D" w14:textId="5431729E" w:rsidR="00D4756D" w:rsidRDefault="00D4756D" w:rsidP="00D4756D">
      <w:r>
        <w:t>Automatisiert über Schnittstelle F-IAM</w:t>
      </w:r>
    </w:p>
    <w:p w14:paraId="0C2651E3" w14:textId="77777777" w:rsidR="00D4756D" w:rsidRDefault="00D4756D" w:rsidP="00D4756D"/>
    <w:p w14:paraId="35202B89" w14:textId="77777777" w:rsidR="00D4756D" w:rsidRPr="00C336A0" w:rsidRDefault="00D4756D" w:rsidP="00D4756D">
      <w:pPr>
        <w:rPr>
          <w:u w:val="single"/>
        </w:rPr>
      </w:pPr>
      <w:r w:rsidRPr="00C336A0">
        <w:rPr>
          <w:u w:val="single"/>
        </w:rPr>
        <w:lastRenderedPageBreak/>
        <w:t>Aktionen:</w:t>
      </w:r>
    </w:p>
    <w:p w14:paraId="5D255633" w14:textId="47A1B55E" w:rsidR="00D4756D" w:rsidRDefault="00D4756D" w:rsidP="0087058D">
      <w:pPr>
        <w:pStyle w:val="Listenabsatz"/>
        <w:numPr>
          <w:ilvl w:val="0"/>
          <w:numId w:val="20"/>
        </w:numPr>
      </w:pPr>
      <w:r w:rsidRPr="00D4756D">
        <w:t xml:space="preserve">Die </w:t>
      </w:r>
      <w:r>
        <w:t>Daten vom neuen Anwender sin</w:t>
      </w:r>
      <w:r w:rsidR="00E74D06">
        <w:t>d</w:t>
      </w:r>
      <w:r>
        <w:t xml:space="preserve"> vollständig bekannt</w:t>
      </w:r>
    </w:p>
    <w:p w14:paraId="2E527594" w14:textId="074C447A" w:rsidR="00D4756D" w:rsidRDefault="00D4756D" w:rsidP="0087058D">
      <w:pPr>
        <w:pStyle w:val="Listenabsatz"/>
        <w:numPr>
          <w:ilvl w:val="0"/>
          <w:numId w:val="20"/>
        </w:numPr>
      </w:pPr>
      <w:r>
        <w:t>Der Anwender wird in der Benutzerverwaltung vom Teilnehmer eingetragen</w:t>
      </w:r>
    </w:p>
    <w:p w14:paraId="13EBA815" w14:textId="22857464" w:rsidR="00D4756D" w:rsidRDefault="00D4756D" w:rsidP="0087058D">
      <w:pPr>
        <w:pStyle w:val="Listenabsatz"/>
        <w:numPr>
          <w:ilvl w:val="0"/>
          <w:numId w:val="20"/>
        </w:numPr>
      </w:pPr>
      <w:r>
        <w:t xml:space="preserve">Sollte der Teilnehmer noch keine Benutzerverwaltung </w:t>
      </w:r>
      <w:r w:rsidR="003D2D1C">
        <w:t xml:space="preserve">(TN-IAM) </w:t>
      </w:r>
      <w:r>
        <w:t>haben, kann diese im Teilnehmer-Verzeichnisdienst angelegt und dann über das Web-UI vom F-IAM gepflegt werden</w:t>
      </w:r>
    </w:p>
    <w:p w14:paraId="3D89EB73" w14:textId="4DDD929B" w:rsidR="00D4756D" w:rsidRDefault="00D4756D" w:rsidP="0087058D">
      <w:pPr>
        <w:pStyle w:val="Listenabsatz"/>
        <w:numPr>
          <w:ilvl w:val="0"/>
          <w:numId w:val="20"/>
        </w:numPr>
      </w:pPr>
      <w:r>
        <w:t xml:space="preserve">Der Anwender wird </w:t>
      </w:r>
      <w:r w:rsidR="003D2D1C">
        <w:t xml:space="preserve">im F-IAM oder TN-IAM </w:t>
      </w:r>
      <w:r>
        <w:t xml:space="preserve">dem </w:t>
      </w:r>
      <w:proofErr w:type="spellStart"/>
      <w:r>
        <w:t>iVBS</w:t>
      </w:r>
      <w:proofErr w:type="spellEnd"/>
      <w:r>
        <w:t xml:space="preserve"> @</w:t>
      </w:r>
      <w:proofErr w:type="spellStart"/>
      <w:r>
        <w:t>rtus</w:t>
      </w:r>
      <w:proofErr w:type="spellEnd"/>
      <w:r>
        <w:t xml:space="preserve"> zugeordnet</w:t>
      </w:r>
    </w:p>
    <w:p w14:paraId="10752F69" w14:textId="799A36A2" w:rsidR="00D4756D" w:rsidRDefault="00D4756D" w:rsidP="0087058D">
      <w:pPr>
        <w:pStyle w:val="Listenabsatz"/>
        <w:numPr>
          <w:ilvl w:val="0"/>
          <w:numId w:val="20"/>
        </w:numPr>
      </w:pPr>
      <w:r>
        <w:t xml:space="preserve">Das F-IAM ruft die SCIMv2 Operation </w:t>
      </w:r>
      <w:r w:rsidR="00764FB8">
        <w:t>POST</w:t>
      </w:r>
      <w:r>
        <w:t xml:space="preserve"> auf den Endpunkt „User“ auf </w:t>
      </w:r>
    </w:p>
    <w:p w14:paraId="6A1AC31C" w14:textId="12B03B68" w:rsidR="00D4756D" w:rsidRDefault="00D4756D" w:rsidP="0087058D">
      <w:pPr>
        <w:pStyle w:val="Listenabsatz"/>
        <w:numPr>
          <w:ilvl w:val="0"/>
          <w:numId w:val="20"/>
        </w:numPr>
      </w:pPr>
      <w:r>
        <w:t xml:space="preserve">Artus </w:t>
      </w:r>
      <w:r w:rsidR="00E74D06">
        <w:t>trägt</w:t>
      </w:r>
      <w:r>
        <w:t xml:space="preserve"> den Anwender in Artus als neuen Anwender ein, sofern dieser </w:t>
      </w:r>
      <w:r w:rsidR="00E74D06">
        <w:t xml:space="preserve">nicht </w:t>
      </w:r>
      <w:r>
        <w:t>bereits existent</w:t>
      </w:r>
      <w:r w:rsidR="00E74D06">
        <w:t>. Keine Fehlermeldung bei existierendem Anwender</w:t>
      </w:r>
    </w:p>
    <w:p w14:paraId="22FDC99A" w14:textId="580571E4" w:rsidR="00E74D06" w:rsidRDefault="00E74D06" w:rsidP="0087058D">
      <w:pPr>
        <w:pStyle w:val="Listenabsatz"/>
        <w:numPr>
          <w:ilvl w:val="0"/>
          <w:numId w:val="20"/>
        </w:numPr>
      </w:pPr>
      <w:r w:rsidRPr="00E74D06">
        <w:t>Der Anwender steht nun zur Vergabe von Berechtigungen bereit</w:t>
      </w:r>
      <w:r>
        <w:t>.</w:t>
      </w:r>
    </w:p>
    <w:p w14:paraId="63EF2E96" w14:textId="77777777" w:rsidR="00E74D06" w:rsidRPr="00E74D06" w:rsidRDefault="00E74D06" w:rsidP="0087058D">
      <w:pPr>
        <w:pStyle w:val="Listenabsatz"/>
        <w:numPr>
          <w:ilvl w:val="0"/>
          <w:numId w:val="20"/>
        </w:numPr>
      </w:pPr>
      <w:r>
        <w:t>Ohne Dienststellenzuordnung hat der Anwender kein Recht, sich an Artus anzumelden</w:t>
      </w:r>
    </w:p>
    <w:p w14:paraId="39108795" w14:textId="5F4A4160" w:rsidR="00E74D06" w:rsidRDefault="00E74D06" w:rsidP="00E74D06"/>
    <w:p w14:paraId="19325A79" w14:textId="6125AE97" w:rsidR="00E74D06" w:rsidRPr="00E74D06" w:rsidRDefault="00E74D06" w:rsidP="00E74D06">
      <w:pPr>
        <w:rPr>
          <w:u w:val="single"/>
        </w:rPr>
      </w:pPr>
      <w:r>
        <w:t xml:space="preserve">Eine Berechtigung des Anwenders durch Zuordnung an eine Dienststelle oder Rollenvergabe </w:t>
      </w:r>
      <w:r w:rsidR="00875057">
        <w:t xml:space="preserve">kann mit dem Anlegen bereits erfolgen oder </w:t>
      </w:r>
      <w:r>
        <w:t>später durch andere (nachfolgende) Anwendungsfälle</w:t>
      </w:r>
      <w:r w:rsidR="00875057">
        <w:t xml:space="preserve"> (siehe hierzu die Beschreibung von </w:t>
      </w:r>
      <w:r w:rsidR="00875057">
        <w:fldChar w:fldCharType="begin"/>
      </w:r>
      <w:r w:rsidR="00875057">
        <w:instrText xml:space="preserve"> REF _Ref154040491 \h </w:instrText>
      </w:r>
      <w:r w:rsidR="00875057">
        <w:fldChar w:fldCharType="separate"/>
      </w:r>
      <w:r w:rsidR="001776B6" w:rsidRPr="00B519B0">
        <w:rPr>
          <w:rStyle w:val="IntensiveHervorhebung"/>
        </w:rPr>
        <w:t xml:space="preserve">[ANF-020] </w:t>
      </w:r>
      <w:r w:rsidR="001776B6">
        <w:rPr>
          <w:rStyle w:val="IntensiveHervorhebung"/>
        </w:rPr>
        <w:t xml:space="preserve">[Stufe 2b] </w:t>
      </w:r>
      <w:r w:rsidR="001776B6" w:rsidRPr="00B519B0">
        <w:rPr>
          <w:rStyle w:val="IntensiveHervorhebung"/>
        </w:rPr>
        <w:t>Zuordnung von Anwender zu Dienststelle</w:t>
      </w:r>
      <w:r w:rsidR="00875057">
        <w:fldChar w:fldCharType="end"/>
      </w:r>
      <w:r w:rsidR="00875057">
        <w:t xml:space="preserve"> bzw</w:t>
      </w:r>
      <w:r w:rsidR="00426297">
        <w:t xml:space="preserve">. </w:t>
      </w:r>
      <w:r w:rsidR="00426297">
        <w:fldChar w:fldCharType="begin"/>
      </w:r>
      <w:r w:rsidR="00426297">
        <w:instrText xml:space="preserve"> REF _Ref163225120 \h </w:instrText>
      </w:r>
      <w:r w:rsidR="00426297">
        <w:fldChar w:fldCharType="separate"/>
      </w:r>
      <w:r w:rsidR="001776B6" w:rsidRPr="00B519B0">
        <w:rPr>
          <w:rStyle w:val="IntensiveHervorhebung"/>
        </w:rPr>
        <w:t>[ANF-02</w:t>
      </w:r>
      <w:r w:rsidR="001776B6">
        <w:rPr>
          <w:rStyle w:val="IntensiveHervorhebung"/>
        </w:rPr>
        <w:t>2</w:t>
      </w:r>
      <w:r w:rsidR="001776B6" w:rsidRPr="00B519B0">
        <w:rPr>
          <w:rStyle w:val="IntensiveHervorhebung"/>
        </w:rPr>
        <w:t>]</w:t>
      </w:r>
      <w:r w:rsidR="001776B6" w:rsidRPr="00FC168D">
        <w:rPr>
          <w:rStyle w:val="IntensiveHervorhebung"/>
        </w:rPr>
        <w:t xml:space="preserve"> </w:t>
      </w:r>
      <w:r w:rsidR="001776B6">
        <w:rPr>
          <w:rStyle w:val="IntensiveHervorhebung"/>
        </w:rPr>
        <w:t>[Stufe 2b]</w:t>
      </w:r>
      <w:r w:rsidR="001776B6" w:rsidRPr="00B519B0">
        <w:rPr>
          <w:rStyle w:val="IntensiveHervorhebung"/>
        </w:rPr>
        <w:t xml:space="preserve"> Setzen von Berechtigungen auf Dienststellenebene</w:t>
      </w:r>
      <w:r w:rsidR="00426297">
        <w:fldChar w:fldCharType="end"/>
      </w:r>
      <w:r w:rsidR="00875057">
        <w:t xml:space="preserve"> fortgefahren.)</w:t>
      </w:r>
      <w:r w:rsidR="00096F53">
        <w:t xml:space="preserve"> ? erfolgen/ durchgeführt werden..?</w:t>
      </w:r>
    </w:p>
    <w:p w14:paraId="46796432" w14:textId="53194ABB" w:rsidR="00B519B0" w:rsidRDefault="00B519B0" w:rsidP="00B519B0">
      <w:pPr>
        <w:pStyle w:val="berschrift2"/>
        <w:keepLines/>
        <w:numPr>
          <w:ilvl w:val="1"/>
          <w:numId w:val="11"/>
        </w:numPr>
        <w:pBdr>
          <w:bottom w:val="single" w:sz="4" w:space="1" w:color="auto"/>
        </w:pBdr>
        <w:spacing w:line="240" w:lineRule="auto"/>
        <w:rPr>
          <w:rStyle w:val="IntensiveHervorhebung"/>
        </w:rPr>
      </w:pPr>
      <w:bookmarkStart w:id="114" w:name="_Ref154040099"/>
      <w:bookmarkStart w:id="115" w:name="_Toc168919256"/>
      <w:r w:rsidRPr="00B519B0">
        <w:rPr>
          <w:rStyle w:val="IntensiveHervorhebung"/>
        </w:rPr>
        <w:t>[ANF-011]</w:t>
      </w:r>
      <w:r w:rsidR="00FC168D">
        <w:rPr>
          <w:rStyle w:val="IntensiveHervorhebung"/>
        </w:rPr>
        <w:t xml:space="preserve"> [Stufe 2a]</w:t>
      </w:r>
      <w:r w:rsidRPr="00B519B0">
        <w:rPr>
          <w:rStyle w:val="IntensiveHervorhebung"/>
        </w:rPr>
        <w:t xml:space="preserve"> Deaktivierung (logische Löschung) von Anwendern</w:t>
      </w:r>
      <w:bookmarkEnd w:id="114"/>
      <w:bookmarkEnd w:id="115"/>
    </w:p>
    <w:p w14:paraId="7E95C3F2" w14:textId="77777777" w:rsidR="00E74D06" w:rsidRPr="0024468A" w:rsidRDefault="00E74D06" w:rsidP="00E74D06">
      <w:pPr>
        <w:rPr>
          <w:u w:val="single"/>
        </w:rPr>
      </w:pPr>
      <w:r w:rsidRPr="0024468A">
        <w:rPr>
          <w:u w:val="single"/>
        </w:rPr>
        <w:t>Ereignis:</w:t>
      </w:r>
    </w:p>
    <w:p w14:paraId="528B2083" w14:textId="250CA311" w:rsidR="00E74D06" w:rsidRDefault="00E74D06" w:rsidP="00E74D06">
      <w:r>
        <w:t xml:space="preserve">Ein </w:t>
      </w:r>
      <w:r w:rsidR="00852BC1">
        <w:t xml:space="preserve">aktiver </w:t>
      </w:r>
      <w:r>
        <w:t>Anwender</w:t>
      </w:r>
      <w:r w:rsidR="00096F53">
        <w:t xml:space="preserve"> soll</w:t>
      </w:r>
      <w:r>
        <w:t xml:space="preserve"> in @</w:t>
      </w:r>
      <w:proofErr w:type="spellStart"/>
      <w:r>
        <w:t>rtus</w:t>
      </w:r>
      <w:proofErr w:type="spellEnd"/>
      <w:r>
        <w:t xml:space="preserve"> </w:t>
      </w:r>
      <w:r w:rsidRPr="00E74D06">
        <w:rPr>
          <w:u w:val="single"/>
        </w:rPr>
        <w:t>irreversibel</w:t>
      </w:r>
      <w:r>
        <w:t xml:space="preserve"> deaktiviert werden. </w:t>
      </w:r>
    </w:p>
    <w:p w14:paraId="3E6B1656" w14:textId="4663DF85" w:rsidR="00E74D06" w:rsidRDefault="00E74D06" w:rsidP="00E74D06"/>
    <w:p w14:paraId="0082D832" w14:textId="3096B7A6" w:rsidR="003E0CD8" w:rsidRDefault="003E0CD8" w:rsidP="00E74D06">
      <w:r>
        <w:t>Ziel:</w:t>
      </w:r>
    </w:p>
    <w:p w14:paraId="6FE1687C" w14:textId="4EB0358E" w:rsidR="003E0CD8" w:rsidRDefault="006F0B96" w:rsidP="00E74D06">
      <w:r>
        <w:t xml:space="preserve">Alle Vorgänge, </w:t>
      </w:r>
      <w:r w:rsidR="003E0CD8">
        <w:t xml:space="preserve">Rollen </w:t>
      </w:r>
      <w:r>
        <w:t xml:space="preserve">und Dienststellen </w:t>
      </w:r>
      <w:r w:rsidR="003E0CD8">
        <w:t>sind vom Anwender entfernt</w:t>
      </w:r>
      <w:r>
        <w:t>.</w:t>
      </w:r>
    </w:p>
    <w:p w14:paraId="5B130AC8" w14:textId="77777777" w:rsidR="003E0CD8" w:rsidRDefault="003E0CD8" w:rsidP="00E74D06"/>
    <w:p w14:paraId="2D44A56E" w14:textId="77777777" w:rsidR="00E74D06" w:rsidRDefault="00E74D06" w:rsidP="00E74D06">
      <w:r w:rsidRPr="00C336A0">
        <w:rPr>
          <w:u w:val="single"/>
        </w:rPr>
        <w:t>Lösungsart:</w:t>
      </w:r>
      <w:r>
        <w:t xml:space="preserve"> </w:t>
      </w:r>
    </w:p>
    <w:p w14:paraId="3D8B2BAD" w14:textId="1B8241FC" w:rsidR="00E74D06" w:rsidRDefault="00E74D06" w:rsidP="00E74D06">
      <w:r>
        <w:t>Automatisiert über Schnittstelle F-IAM</w:t>
      </w:r>
      <w:r w:rsidR="00CC439A">
        <w:t>.</w:t>
      </w:r>
    </w:p>
    <w:p w14:paraId="71B6AD69" w14:textId="567E541C" w:rsidR="00A40298" w:rsidRDefault="00A40298" w:rsidP="00E74D06">
      <w:r>
        <w:t>Es muss technisch geprüft werden, ob die Aktionen asynchron laufen müssen.</w:t>
      </w:r>
    </w:p>
    <w:p w14:paraId="1F1766F6" w14:textId="77777777" w:rsidR="00E74D06" w:rsidRDefault="00E74D06" w:rsidP="00E74D06"/>
    <w:p w14:paraId="5FD5C069" w14:textId="77777777" w:rsidR="00E74D06" w:rsidRPr="00C336A0" w:rsidRDefault="00E74D06" w:rsidP="00E74D06">
      <w:pPr>
        <w:rPr>
          <w:u w:val="single"/>
        </w:rPr>
      </w:pPr>
      <w:r w:rsidRPr="00C336A0">
        <w:rPr>
          <w:u w:val="single"/>
        </w:rPr>
        <w:t>Aktionen:</w:t>
      </w:r>
    </w:p>
    <w:p w14:paraId="26435C34" w14:textId="5BFDF677" w:rsidR="00E74D06" w:rsidRDefault="00E74D06" w:rsidP="0087058D">
      <w:pPr>
        <w:pStyle w:val="Listenabsatz"/>
        <w:numPr>
          <w:ilvl w:val="0"/>
          <w:numId w:val="20"/>
        </w:numPr>
      </w:pPr>
      <w:r w:rsidRPr="00D4756D">
        <w:t xml:space="preserve">Die </w:t>
      </w:r>
      <w:r>
        <w:t>Daten vom zu deaktivierenden Anwender sind bekannt</w:t>
      </w:r>
    </w:p>
    <w:p w14:paraId="01350B7D" w14:textId="70D87D05" w:rsidR="00E74D06" w:rsidRDefault="00E74D06" w:rsidP="0087058D">
      <w:pPr>
        <w:pStyle w:val="Listenabsatz"/>
        <w:numPr>
          <w:ilvl w:val="0"/>
          <w:numId w:val="20"/>
        </w:numPr>
      </w:pPr>
      <w:r>
        <w:t>Der Anwender wird in der Benutzerverwaltung vom Teilnehmer als „</w:t>
      </w:r>
      <w:r w:rsidR="00852BC1">
        <w:t>d</w:t>
      </w:r>
      <w:r>
        <w:t>eaktiviert“ im Sinne einer logischen Löschung markiert</w:t>
      </w:r>
    </w:p>
    <w:p w14:paraId="788BC4AB" w14:textId="240CC7BD" w:rsidR="00E74D06" w:rsidRDefault="00E74D06" w:rsidP="0087058D">
      <w:pPr>
        <w:pStyle w:val="Listenabsatz"/>
        <w:numPr>
          <w:ilvl w:val="0"/>
          <w:numId w:val="20"/>
        </w:numPr>
      </w:pPr>
      <w:r>
        <w:t xml:space="preserve">Das F-IAM ruft </w:t>
      </w:r>
      <w:r w:rsidR="00852BC1">
        <w:t xml:space="preserve">bei Artus </w:t>
      </w:r>
      <w:r>
        <w:t xml:space="preserve">die SCIMv2 Operation </w:t>
      </w:r>
      <w:r w:rsidR="00852BC1">
        <w:t>DELETE</w:t>
      </w:r>
      <w:r>
        <w:t xml:space="preserve"> auf den Endpunkt „User“ auf </w:t>
      </w:r>
    </w:p>
    <w:p w14:paraId="19576E83" w14:textId="5CAAED06" w:rsidR="00852BC1" w:rsidRDefault="00852BC1" w:rsidP="0087058D">
      <w:pPr>
        <w:pStyle w:val="Listenabsatz"/>
        <w:numPr>
          <w:ilvl w:val="0"/>
          <w:numId w:val="20"/>
        </w:numPr>
      </w:pPr>
      <w:r>
        <w:t>Artus führt die Deaktivierung mittels der nachfolgend definierten Szenarien und Prozessschritten durch</w:t>
      </w:r>
    </w:p>
    <w:p w14:paraId="2453DFEA" w14:textId="3C410B59" w:rsidR="002424F7" w:rsidRDefault="002424F7" w:rsidP="0087058D">
      <w:pPr>
        <w:pStyle w:val="Listenabsatz"/>
        <w:numPr>
          <w:ilvl w:val="0"/>
          <w:numId w:val="20"/>
        </w:numPr>
      </w:pPr>
      <w:r>
        <w:t xml:space="preserve">Diese Deaktivierung wird auf allen Dienststellen angewendet und muss vom </w:t>
      </w:r>
      <w:proofErr w:type="spellStart"/>
      <w:r>
        <w:t>iVBS</w:t>
      </w:r>
      <w:proofErr w:type="spellEnd"/>
      <w:r>
        <w:t xml:space="preserve"> vor Rückmeldung an F-IAM auf Erfolg geprüft werden</w:t>
      </w:r>
    </w:p>
    <w:p w14:paraId="391ECAB3" w14:textId="5E3AE26E" w:rsidR="00852BC1" w:rsidRDefault="00852BC1" w:rsidP="0087058D">
      <w:pPr>
        <w:pStyle w:val="Listenabsatz"/>
        <w:numPr>
          <w:ilvl w:val="0"/>
          <w:numId w:val="20"/>
        </w:numPr>
      </w:pPr>
      <w:r>
        <w:t>Artus protokolliert die Änderungen aus den Szenarien in der Protokoll-Tabelle</w:t>
      </w:r>
    </w:p>
    <w:p w14:paraId="22FBE641" w14:textId="65ABB8EE" w:rsidR="00E74D06" w:rsidRDefault="00E74D06" w:rsidP="00E74D06">
      <w:pPr>
        <w:rPr>
          <w:u w:val="single"/>
        </w:rPr>
      </w:pPr>
    </w:p>
    <w:p w14:paraId="07E27F38" w14:textId="3AA71259" w:rsidR="00852BC1" w:rsidRDefault="000902B2" w:rsidP="00EA1AEA">
      <w:pPr>
        <w:jc w:val="left"/>
        <w:rPr>
          <w:u w:val="single"/>
        </w:rPr>
      </w:pPr>
      <w:r>
        <w:rPr>
          <w:u w:val="single"/>
        </w:rPr>
        <w:t xml:space="preserve">Fehlerszenario </w:t>
      </w:r>
      <w:r w:rsidR="00852BC1">
        <w:rPr>
          <w:u w:val="single"/>
        </w:rPr>
        <w:t>1:</w:t>
      </w:r>
      <w:r w:rsidR="00852BC1" w:rsidRPr="00AF0851">
        <w:t xml:space="preserve"> </w:t>
      </w:r>
      <w:r w:rsidR="00EA1AEA">
        <w:rPr>
          <w:u w:val="single"/>
        </w:rPr>
        <w:t>„</w:t>
      </w:r>
      <w:r w:rsidR="00EA1AEA" w:rsidRPr="00852BC1">
        <w:t>Anwender</w:t>
      </w:r>
      <w:r w:rsidR="00EA1AEA">
        <w:t xml:space="preserve"> existiert nicht</w:t>
      </w:r>
      <w:r w:rsidR="00C74D34">
        <w:t xml:space="preserve"> oder ist bereits deaktiviert</w:t>
      </w:r>
      <w:r w:rsidR="00EA1AEA">
        <w:t>“</w:t>
      </w:r>
    </w:p>
    <w:p w14:paraId="32BB9037" w14:textId="77777777" w:rsidR="00852BC1" w:rsidRDefault="00852BC1" w:rsidP="0087058D">
      <w:pPr>
        <w:pStyle w:val="Listenabsatz"/>
        <w:numPr>
          <w:ilvl w:val="0"/>
          <w:numId w:val="21"/>
        </w:numPr>
      </w:pPr>
      <w:r>
        <w:t>Vorbedingungen</w:t>
      </w:r>
    </w:p>
    <w:p w14:paraId="7F008CE9" w14:textId="2A73B53E" w:rsidR="00852BC1" w:rsidRPr="00852BC1" w:rsidRDefault="00852BC1" w:rsidP="0087058D">
      <w:pPr>
        <w:pStyle w:val="Listenabsatz"/>
        <w:numPr>
          <w:ilvl w:val="1"/>
          <w:numId w:val="21"/>
        </w:numPr>
      </w:pPr>
      <w:r w:rsidRPr="00852BC1">
        <w:t>Anwender</w:t>
      </w:r>
      <w:r>
        <w:t xml:space="preserve"> existiert nicht in Artus</w:t>
      </w:r>
      <w:r w:rsidR="00A1473C">
        <w:t xml:space="preserve"> oder ist bereits deaktiviert</w:t>
      </w:r>
    </w:p>
    <w:p w14:paraId="201E7EEE" w14:textId="7CAC1E01" w:rsidR="00852BC1" w:rsidRDefault="00852BC1" w:rsidP="0087058D">
      <w:pPr>
        <w:pStyle w:val="Listenabsatz"/>
        <w:numPr>
          <w:ilvl w:val="0"/>
          <w:numId w:val="21"/>
        </w:numPr>
      </w:pPr>
      <w:r w:rsidRPr="00852BC1">
        <w:t>Aktionen</w:t>
      </w:r>
    </w:p>
    <w:p w14:paraId="294C2002" w14:textId="77777777" w:rsidR="000902B2" w:rsidRPr="00A40298" w:rsidRDefault="000902B2" w:rsidP="0087058D">
      <w:pPr>
        <w:pStyle w:val="Listenabsatz"/>
        <w:numPr>
          <w:ilvl w:val="1"/>
          <w:numId w:val="21"/>
        </w:numPr>
        <w:rPr>
          <w:color w:val="FF0000"/>
        </w:rPr>
      </w:pPr>
      <w:r w:rsidRPr="00A40298">
        <w:rPr>
          <w:color w:val="FF0000"/>
        </w:rPr>
        <w:lastRenderedPageBreak/>
        <w:t>Fehlerquittung an F-IAM</w:t>
      </w:r>
    </w:p>
    <w:p w14:paraId="2377C67A" w14:textId="3B7D8999" w:rsidR="00A1473C" w:rsidRPr="00852BC1" w:rsidRDefault="00A1473C" w:rsidP="0087058D">
      <w:pPr>
        <w:pStyle w:val="Listenabsatz"/>
        <w:numPr>
          <w:ilvl w:val="1"/>
          <w:numId w:val="21"/>
        </w:numPr>
      </w:pPr>
      <w:r>
        <w:t>Eintrag in Logdatei von Artus</w:t>
      </w:r>
    </w:p>
    <w:p w14:paraId="4B68D703" w14:textId="5A147737" w:rsidR="00852BC1" w:rsidRDefault="00852BC1" w:rsidP="0087058D">
      <w:pPr>
        <w:pStyle w:val="Listenabsatz"/>
        <w:numPr>
          <w:ilvl w:val="0"/>
          <w:numId w:val="21"/>
        </w:numPr>
      </w:pPr>
      <w:r w:rsidRPr="00852BC1">
        <w:t>Nachbedingungen</w:t>
      </w:r>
    </w:p>
    <w:p w14:paraId="48AF443D" w14:textId="265D29C7" w:rsidR="00225867" w:rsidRDefault="00225867" w:rsidP="0087058D">
      <w:pPr>
        <w:pStyle w:val="Listenabsatz"/>
        <w:numPr>
          <w:ilvl w:val="1"/>
          <w:numId w:val="21"/>
        </w:numPr>
      </w:pPr>
      <w:r>
        <w:t xml:space="preserve">F-IAM übernimmt die Fehlerquittung in ein Fehlerprotokoll und informiert ein hinterlegtes </w:t>
      </w:r>
      <w:r w:rsidR="00DD6C5D">
        <w:t>T</w:t>
      </w:r>
      <w:r>
        <w:t>eilnehmerpostfach per Mail über den Fehler</w:t>
      </w:r>
    </w:p>
    <w:p w14:paraId="1D7752EE" w14:textId="7ED46A3B" w:rsidR="00225867" w:rsidRPr="00852BC1" w:rsidRDefault="00225867" w:rsidP="0087058D">
      <w:pPr>
        <w:pStyle w:val="Listenabsatz"/>
        <w:numPr>
          <w:ilvl w:val="1"/>
          <w:numId w:val="21"/>
        </w:numPr>
      </w:pPr>
      <w:r>
        <w:t>Das Fehlerprotokoll bzw. gefundene Abweichungen sollen laut PG IAM für die Teilnehmer einsehbar sein</w:t>
      </w:r>
      <w:r w:rsidR="00D45DCE">
        <w:t xml:space="preserve">. </w:t>
      </w:r>
      <w:r>
        <w:t>Die Abweichung muss manuell aufgelöst werden in BV und F-IAM</w:t>
      </w:r>
    </w:p>
    <w:p w14:paraId="674AF710" w14:textId="5ABB71F0" w:rsidR="00852BC1" w:rsidRPr="00E74D06" w:rsidRDefault="00852BC1" w:rsidP="00E74D06">
      <w:pPr>
        <w:rPr>
          <w:u w:val="single"/>
        </w:rPr>
      </w:pPr>
    </w:p>
    <w:p w14:paraId="7F8BA7D7" w14:textId="243AD66C" w:rsidR="00A1473C" w:rsidRDefault="00A1473C" w:rsidP="00A1473C">
      <w:pPr>
        <w:rPr>
          <w:u w:val="single"/>
        </w:rPr>
      </w:pPr>
      <w:r>
        <w:rPr>
          <w:u w:val="single"/>
        </w:rPr>
        <w:t>Szenario 2:</w:t>
      </w:r>
      <w:r w:rsidRPr="003A3D1D">
        <w:t xml:space="preserve"> </w:t>
      </w:r>
      <w:r w:rsidR="003A3D1D">
        <w:t>„</w:t>
      </w:r>
      <w:r w:rsidR="003A3D1D" w:rsidRPr="00852BC1">
        <w:t>Anwender</w:t>
      </w:r>
      <w:r w:rsidR="003A3D1D">
        <w:t xml:space="preserve"> existiert, </w:t>
      </w:r>
      <w:r w:rsidR="00B36145">
        <w:t>‚</w:t>
      </w:r>
      <w:r w:rsidR="003A3D1D">
        <w:t>normale</w:t>
      </w:r>
      <w:r w:rsidR="00B36145">
        <w:t>‘</w:t>
      </w:r>
      <w:r w:rsidR="003A3D1D">
        <w:t xml:space="preserve"> Rollen, mögl. mit aktiven Vorgängen“</w:t>
      </w:r>
    </w:p>
    <w:p w14:paraId="2BB2D287" w14:textId="77777777" w:rsidR="00A1473C" w:rsidRDefault="00A1473C" w:rsidP="0087058D">
      <w:pPr>
        <w:pStyle w:val="Listenabsatz"/>
        <w:numPr>
          <w:ilvl w:val="0"/>
          <w:numId w:val="21"/>
        </w:numPr>
      </w:pPr>
      <w:r>
        <w:t>Vorbedingungen</w:t>
      </w:r>
    </w:p>
    <w:p w14:paraId="42EE70B7" w14:textId="0E106D21" w:rsidR="00A1473C" w:rsidRDefault="00A1473C" w:rsidP="0087058D">
      <w:pPr>
        <w:pStyle w:val="Listenabsatz"/>
        <w:numPr>
          <w:ilvl w:val="1"/>
          <w:numId w:val="21"/>
        </w:numPr>
      </w:pPr>
      <w:r w:rsidRPr="00852BC1">
        <w:t>Anwender</w:t>
      </w:r>
      <w:r>
        <w:t xml:space="preserve"> ist ein aktiver Anwender in Artus</w:t>
      </w:r>
    </w:p>
    <w:p w14:paraId="273732B4" w14:textId="2B87A2D3" w:rsidR="00A1473C" w:rsidRDefault="00A1473C" w:rsidP="0087058D">
      <w:pPr>
        <w:pStyle w:val="Listenabsatz"/>
        <w:numPr>
          <w:ilvl w:val="1"/>
          <w:numId w:val="21"/>
        </w:numPr>
      </w:pPr>
      <w:r>
        <w:t xml:space="preserve">Anwender ist </w:t>
      </w:r>
      <w:r w:rsidR="00900FB6">
        <w:t xml:space="preserve">der </w:t>
      </w:r>
      <w:r>
        <w:t>Dienststelle zugeordnet</w:t>
      </w:r>
    </w:p>
    <w:p w14:paraId="381FBD7C" w14:textId="17E5FCA2" w:rsidR="00A1473C" w:rsidRDefault="00A1473C" w:rsidP="0087058D">
      <w:pPr>
        <w:pStyle w:val="Listenabsatz"/>
        <w:numPr>
          <w:ilvl w:val="1"/>
          <w:numId w:val="21"/>
        </w:numPr>
      </w:pPr>
      <w:r>
        <w:t xml:space="preserve">Anwender hat </w:t>
      </w:r>
      <w:r w:rsidRPr="003A3D1D">
        <w:rPr>
          <w:u w:val="single"/>
        </w:rPr>
        <w:t>keine</w:t>
      </w:r>
      <w:r>
        <w:t xml:space="preserve"> Sonderrollen</w:t>
      </w:r>
    </w:p>
    <w:p w14:paraId="6D19844D" w14:textId="7C9DDCFD" w:rsidR="00A1473C" w:rsidRDefault="00A1473C" w:rsidP="0087058D">
      <w:pPr>
        <w:pStyle w:val="Listenabsatz"/>
        <w:numPr>
          <w:ilvl w:val="2"/>
          <w:numId w:val="21"/>
        </w:numPr>
      </w:pPr>
      <w:r>
        <w:t>Dienststellenleitung oder Stellv.</w:t>
      </w:r>
    </w:p>
    <w:p w14:paraId="4F33D450" w14:textId="69ADF70E" w:rsidR="00A1473C" w:rsidRDefault="00A1473C" w:rsidP="0087058D">
      <w:pPr>
        <w:pStyle w:val="Listenabsatz"/>
        <w:numPr>
          <w:ilvl w:val="2"/>
          <w:numId w:val="21"/>
        </w:numPr>
      </w:pPr>
      <w:r>
        <w:t>Gruppenleitung oder Stellv.</w:t>
      </w:r>
    </w:p>
    <w:p w14:paraId="51EBD051" w14:textId="7F6C0649" w:rsidR="00A1473C" w:rsidRDefault="00A1473C" w:rsidP="0087058D">
      <w:pPr>
        <w:pStyle w:val="Listenabsatz"/>
        <w:numPr>
          <w:ilvl w:val="2"/>
          <w:numId w:val="21"/>
        </w:numPr>
      </w:pPr>
      <w:r>
        <w:t>Registratur</w:t>
      </w:r>
    </w:p>
    <w:p w14:paraId="5C719143" w14:textId="77777777" w:rsidR="00A1473C" w:rsidRDefault="00A1473C" w:rsidP="0087058D">
      <w:pPr>
        <w:pStyle w:val="Listenabsatz"/>
        <w:numPr>
          <w:ilvl w:val="0"/>
          <w:numId w:val="21"/>
        </w:numPr>
      </w:pPr>
      <w:r w:rsidRPr="00852BC1">
        <w:t>Aktionen</w:t>
      </w:r>
    </w:p>
    <w:p w14:paraId="0BDEA09E" w14:textId="793487C5" w:rsidR="00A1473C" w:rsidRDefault="00A1473C" w:rsidP="0087058D">
      <w:pPr>
        <w:pStyle w:val="Listenabsatz"/>
        <w:numPr>
          <w:ilvl w:val="1"/>
          <w:numId w:val="21"/>
        </w:numPr>
      </w:pPr>
      <w:r>
        <w:t xml:space="preserve">Hat der Anwender noch </w:t>
      </w:r>
      <w:r w:rsidRPr="00A1473C">
        <w:rPr>
          <w:u w:val="single"/>
        </w:rPr>
        <w:t>aktive</w:t>
      </w:r>
      <w:r>
        <w:t xml:space="preserve"> Vorgänge auf der Dienststelle als Sachbearbeiter </w:t>
      </w:r>
    </w:p>
    <w:p w14:paraId="785D46EC" w14:textId="18C952E1" w:rsidR="00B36145" w:rsidRDefault="00B36145" w:rsidP="0087058D">
      <w:pPr>
        <w:pStyle w:val="Listenabsatz"/>
        <w:numPr>
          <w:ilvl w:val="2"/>
          <w:numId w:val="21"/>
        </w:numPr>
      </w:pPr>
      <w:r>
        <w:t xml:space="preserve">Jeder </w:t>
      </w:r>
      <w:r w:rsidR="003D2D1C">
        <w:t>a</w:t>
      </w:r>
      <w:r>
        <w:t>ktive Vorgang wird bearbeitet</w:t>
      </w:r>
    </w:p>
    <w:p w14:paraId="49358188" w14:textId="2D76B9E1" w:rsidR="00F63CA6" w:rsidRDefault="00F63CA6" w:rsidP="0087058D">
      <w:pPr>
        <w:pStyle w:val="Listenabsatz"/>
        <w:numPr>
          <w:ilvl w:val="2"/>
          <w:numId w:val="21"/>
        </w:numPr>
      </w:pPr>
      <w:r>
        <w:t>Es wird ein Eintrag im Lauf des Vorgangs dazu gemacht</w:t>
      </w:r>
    </w:p>
    <w:p w14:paraId="742053BE" w14:textId="6FE0CF97" w:rsidR="003A3D1D" w:rsidRDefault="003A3D1D" w:rsidP="0087058D">
      <w:pPr>
        <w:pStyle w:val="Listenabsatz"/>
        <w:numPr>
          <w:ilvl w:val="2"/>
          <w:numId w:val="21"/>
        </w:numPr>
      </w:pPr>
      <w:r>
        <w:t>Vorgang ist einer Gruppe zugeordnet, dann wird der Vorgang in die Gruppenvorlage gebracht</w:t>
      </w:r>
    </w:p>
    <w:p w14:paraId="3EFBF9A4" w14:textId="4E9F085F" w:rsidR="00F63CA6" w:rsidRDefault="003A3D1D" w:rsidP="0087058D">
      <w:pPr>
        <w:pStyle w:val="Listenabsatz"/>
        <w:numPr>
          <w:ilvl w:val="2"/>
          <w:numId w:val="21"/>
        </w:numPr>
      </w:pPr>
      <w:r>
        <w:t>Vorgang ist keiner Gruppe zugeordnet, dann wird der Vorgang in die Verwalterliste gebracht</w:t>
      </w:r>
    </w:p>
    <w:p w14:paraId="4610FFA0" w14:textId="35A5D490" w:rsidR="000902B2" w:rsidRDefault="000902B2" w:rsidP="0087058D">
      <w:pPr>
        <w:pStyle w:val="Listenabsatz"/>
        <w:numPr>
          <w:ilvl w:val="2"/>
          <w:numId w:val="21"/>
        </w:numPr>
      </w:pPr>
      <w:r>
        <w:t>Hinweis: Jetziger Webservice von @</w:t>
      </w:r>
      <w:proofErr w:type="spellStart"/>
      <w:r>
        <w:t>rtus</w:t>
      </w:r>
      <w:proofErr w:type="spellEnd"/>
      <w:r>
        <w:t xml:space="preserve"> verfügt bereits über eine solche Umsetzung mit de</w:t>
      </w:r>
      <w:r w:rsidR="00426297">
        <w:t>m</w:t>
      </w:r>
      <w:r>
        <w:t xml:space="preserve"> Aufruf „</w:t>
      </w:r>
      <w:proofErr w:type="spellStart"/>
      <w:r>
        <w:t>force</w:t>
      </w:r>
      <w:proofErr w:type="spellEnd"/>
      <w:r>
        <w:t>=</w:t>
      </w:r>
      <w:proofErr w:type="spellStart"/>
      <w:r>
        <w:t>true</w:t>
      </w:r>
      <w:proofErr w:type="spellEnd"/>
      <w:r>
        <w:t>“</w:t>
      </w:r>
    </w:p>
    <w:p w14:paraId="76C488BD" w14:textId="60C895B6" w:rsidR="00A1473C" w:rsidRDefault="00A1473C" w:rsidP="0087058D">
      <w:pPr>
        <w:pStyle w:val="Listenabsatz"/>
        <w:numPr>
          <w:ilvl w:val="1"/>
          <w:numId w:val="21"/>
        </w:numPr>
      </w:pPr>
      <w:r>
        <w:t>Eintrag in Logdatei von Artus</w:t>
      </w:r>
    </w:p>
    <w:p w14:paraId="0A2454AA" w14:textId="2CD5EFFE" w:rsidR="003A3D1D" w:rsidRDefault="003A3D1D" w:rsidP="0087058D">
      <w:pPr>
        <w:pStyle w:val="Listenabsatz"/>
        <w:numPr>
          <w:ilvl w:val="1"/>
          <w:numId w:val="21"/>
        </w:numPr>
      </w:pPr>
      <w:r>
        <w:t>Anwender werden alle Rollen entzogen</w:t>
      </w:r>
    </w:p>
    <w:p w14:paraId="2664BBEB" w14:textId="640EE6A4" w:rsidR="003A3D1D" w:rsidRDefault="003A3D1D" w:rsidP="0087058D">
      <w:pPr>
        <w:pStyle w:val="Listenabsatz"/>
        <w:numPr>
          <w:ilvl w:val="1"/>
          <w:numId w:val="21"/>
        </w:numPr>
      </w:pPr>
      <w:r>
        <w:t>Anwender wird von der Zuordnung der Dienststelle entfernt</w:t>
      </w:r>
    </w:p>
    <w:p w14:paraId="2AB31558" w14:textId="03649E5A" w:rsidR="00C13910" w:rsidRPr="00852BC1" w:rsidRDefault="00C13910" w:rsidP="0087058D">
      <w:pPr>
        <w:pStyle w:val="Listenabsatz"/>
        <w:numPr>
          <w:ilvl w:val="1"/>
          <w:numId w:val="21"/>
        </w:numPr>
      </w:pPr>
      <w:r>
        <w:t>Anwender wird in @</w:t>
      </w:r>
      <w:proofErr w:type="spellStart"/>
      <w:r>
        <w:t>rtus</w:t>
      </w:r>
      <w:proofErr w:type="spellEnd"/>
      <w:r>
        <w:t xml:space="preserve"> permanent deaktiviert (logisch gelöscht)</w:t>
      </w:r>
    </w:p>
    <w:p w14:paraId="6CBEB577" w14:textId="77777777" w:rsidR="00A1473C" w:rsidRDefault="00A1473C" w:rsidP="0087058D">
      <w:pPr>
        <w:pStyle w:val="Listenabsatz"/>
        <w:numPr>
          <w:ilvl w:val="0"/>
          <w:numId w:val="21"/>
        </w:numPr>
      </w:pPr>
      <w:r w:rsidRPr="00852BC1">
        <w:t>Nachbedingungen</w:t>
      </w:r>
    </w:p>
    <w:p w14:paraId="5FEAF714" w14:textId="6BCB7F46" w:rsidR="000902B2" w:rsidRDefault="000902B2" w:rsidP="0087058D">
      <w:pPr>
        <w:pStyle w:val="Listenabsatz"/>
        <w:numPr>
          <w:ilvl w:val="1"/>
          <w:numId w:val="21"/>
        </w:numPr>
      </w:pPr>
      <w:r>
        <w:t xml:space="preserve">Bei Kriminalaktenhaltung: Die „aktiven“ Merkblätter werden durch die Merkblatteingangsliste und ggf. durch die Merkblattliste Verwaltung auf neue oder bestehende Sachbearbeiter der Kriminalaktenhaltung manuell verteilt </w:t>
      </w:r>
    </w:p>
    <w:p w14:paraId="0F6D7416" w14:textId="6FBC6AD5" w:rsidR="000902B2" w:rsidRDefault="000902B2" w:rsidP="0087058D">
      <w:pPr>
        <w:pStyle w:val="Listenabsatz"/>
        <w:numPr>
          <w:ilvl w:val="1"/>
          <w:numId w:val="21"/>
        </w:numPr>
      </w:pPr>
      <w:r>
        <w:t xml:space="preserve">Bei Sicherheitsüberprüfung: Die „aktiven“ </w:t>
      </w:r>
      <w:proofErr w:type="spellStart"/>
      <w:r>
        <w:t>Sip</w:t>
      </w:r>
      <w:proofErr w:type="spellEnd"/>
      <w:r>
        <w:t xml:space="preserve">-Anträge können durch die Mitarbeiter der </w:t>
      </w:r>
      <w:proofErr w:type="spellStart"/>
      <w:r>
        <w:t>SiP</w:t>
      </w:r>
      <w:proofErr w:type="spellEnd"/>
      <w:r>
        <w:t>-Dienststelle auf neue oder bestehende Sachbearbeiter manuell verteilt werden. Hierfür bietet die Antragsliste alle Möglichkeiten der Filterung</w:t>
      </w:r>
    </w:p>
    <w:p w14:paraId="43F62575" w14:textId="76667475" w:rsidR="002A1E89" w:rsidRDefault="002A1E89" w:rsidP="002A1E89"/>
    <w:p w14:paraId="538E9973" w14:textId="37C67035" w:rsidR="003A3D1D" w:rsidRDefault="003A3D1D" w:rsidP="002A1E89">
      <w:r>
        <w:t>Die Verwalter oder Gruppenleiter können die in ihren Eingangslisten liegende Vorgänge erneut auf die Sachbearbeiter verteilen.</w:t>
      </w:r>
    </w:p>
    <w:p w14:paraId="52CB6AAF" w14:textId="1734252D" w:rsidR="003A3D1D" w:rsidRDefault="003A3D1D" w:rsidP="002A1E89"/>
    <w:p w14:paraId="2907AA83" w14:textId="46BAFD8D" w:rsidR="003A3D1D" w:rsidRDefault="003A3D1D" w:rsidP="003A3D1D">
      <w:r>
        <w:rPr>
          <w:u w:val="single"/>
        </w:rPr>
        <w:t>Szenario 3:</w:t>
      </w:r>
      <w:r w:rsidRPr="003A3D1D">
        <w:t xml:space="preserve"> </w:t>
      </w:r>
      <w:r>
        <w:t>„</w:t>
      </w:r>
      <w:r w:rsidRPr="00852BC1">
        <w:t>Anwender</w:t>
      </w:r>
      <w:r>
        <w:t xml:space="preserve"> existiert</w:t>
      </w:r>
      <w:r w:rsidR="00096F53">
        <w:t xml:space="preserve"> und</w:t>
      </w:r>
      <w:r>
        <w:t xml:space="preserve"> ist Dienststellenleiter“</w:t>
      </w:r>
    </w:p>
    <w:p w14:paraId="3104C077" w14:textId="77777777" w:rsidR="00856411" w:rsidRDefault="00856411" w:rsidP="0087058D">
      <w:pPr>
        <w:pStyle w:val="Listenabsatz"/>
        <w:numPr>
          <w:ilvl w:val="0"/>
          <w:numId w:val="21"/>
        </w:numPr>
      </w:pPr>
      <w:r>
        <w:t>Vorbedingungen</w:t>
      </w:r>
    </w:p>
    <w:p w14:paraId="1E584FD4" w14:textId="77777777" w:rsidR="00856411" w:rsidRDefault="00856411" w:rsidP="0087058D">
      <w:pPr>
        <w:pStyle w:val="Listenabsatz"/>
        <w:numPr>
          <w:ilvl w:val="1"/>
          <w:numId w:val="21"/>
        </w:numPr>
      </w:pPr>
      <w:r w:rsidRPr="00852BC1">
        <w:t>Anwender</w:t>
      </w:r>
      <w:r>
        <w:t xml:space="preserve"> ist ein aktiver Anwender in Artus</w:t>
      </w:r>
    </w:p>
    <w:p w14:paraId="3CFB2D24" w14:textId="233EA578" w:rsidR="00856411" w:rsidRDefault="00856411" w:rsidP="0087058D">
      <w:pPr>
        <w:pStyle w:val="Listenabsatz"/>
        <w:numPr>
          <w:ilvl w:val="1"/>
          <w:numId w:val="21"/>
        </w:numPr>
      </w:pPr>
      <w:r>
        <w:t xml:space="preserve">Anwender ist </w:t>
      </w:r>
      <w:r w:rsidR="00900FB6">
        <w:t xml:space="preserve">der </w:t>
      </w:r>
      <w:r>
        <w:t>Dienststelle zugeordnet</w:t>
      </w:r>
    </w:p>
    <w:p w14:paraId="47EF2AF3" w14:textId="7359711A" w:rsidR="00856411" w:rsidRDefault="00856411" w:rsidP="0087058D">
      <w:pPr>
        <w:pStyle w:val="Listenabsatz"/>
        <w:numPr>
          <w:ilvl w:val="1"/>
          <w:numId w:val="21"/>
        </w:numPr>
      </w:pPr>
      <w:r>
        <w:t xml:space="preserve">Anwender hat Sonderrolle </w:t>
      </w:r>
      <w:r w:rsidR="00900FB6">
        <w:t>„</w:t>
      </w:r>
      <w:r>
        <w:t>Dienststellenleitung</w:t>
      </w:r>
      <w:r w:rsidR="00900FB6">
        <w:t>“</w:t>
      </w:r>
    </w:p>
    <w:p w14:paraId="6901A065" w14:textId="77777777" w:rsidR="00F50194" w:rsidRDefault="00900FB6" w:rsidP="0087058D">
      <w:pPr>
        <w:pStyle w:val="Listenabsatz"/>
        <w:numPr>
          <w:ilvl w:val="1"/>
          <w:numId w:val="21"/>
        </w:numPr>
      </w:pPr>
      <w:r>
        <w:t xml:space="preserve">Besonderheit: </w:t>
      </w:r>
    </w:p>
    <w:p w14:paraId="0EBD77F9" w14:textId="77777777" w:rsidR="00F50194" w:rsidRDefault="00900FB6" w:rsidP="0087058D">
      <w:pPr>
        <w:pStyle w:val="Listenabsatz"/>
        <w:numPr>
          <w:ilvl w:val="2"/>
          <w:numId w:val="21"/>
        </w:numPr>
      </w:pPr>
      <w:r>
        <w:lastRenderedPageBreak/>
        <w:t xml:space="preserve">Dienststellenleitung hat alle Funktionsberechtigung aller Rollen </w:t>
      </w:r>
    </w:p>
    <w:p w14:paraId="2329CFF6" w14:textId="45CDEBC9" w:rsidR="00900FB6" w:rsidRDefault="00F50194" w:rsidP="0087058D">
      <w:pPr>
        <w:pStyle w:val="Listenabsatz"/>
        <w:numPr>
          <w:ilvl w:val="2"/>
          <w:numId w:val="21"/>
        </w:numPr>
      </w:pPr>
      <w:r>
        <w:t>E</w:t>
      </w:r>
      <w:r w:rsidR="00900FB6">
        <w:t>s kann nur eine Dienststellenleitung geben</w:t>
      </w:r>
    </w:p>
    <w:p w14:paraId="4FB10651" w14:textId="2714999D" w:rsidR="00F50194" w:rsidRPr="00852BC1" w:rsidRDefault="00F50194" w:rsidP="0087058D">
      <w:pPr>
        <w:pStyle w:val="Listenabsatz"/>
        <w:numPr>
          <w:ilvl w:val="2"/>
          <w:numId w:val="21"/>
        </w:numPr>
      </w:pPr>
      <w:r>
        <w:t>Es muss eine Dienststellenleitung eingetragen sein</w:t>
      </w:r>
    </w:p>
    <w:p w14:paraId="3D4F7D0D" w14:textId="77777777" w:rsidR="00856411" w:rsidRDefault="00856411" w:rsidP="0087058D">
      <w:pPr>
        <w:pStyle w:val="Listenabsatz"/>
        <w:numPr>
          <w:ilvl w:val="0"/>
          <w:numId w:val="21"/>
        </w:numPr>
      </w:pPr>
      <w:r w:rsidRPr="00852BC1">
        <w:t>Aktionen</w:t>
      </w:r>
    </w:p>
    <w:p w14:paraId="617FE6AB" w14:textId="45604463" w:rsidR="0029047A" w:rsidRDefault="0029047A" w:rsidP="0087058D">
      <w:pPr>
        <w:pStyle w:val="Listenabsatz"/>
        <w:numPr>
          <w:ilvl w:val="1"/>
          <w:numId w:val="21"/>
        </w:numPr>
      </w:pPr>
      <w:r>
        <w:t>Es werden die Aktionen wie bei Szenario 2 ausgeführt</w:t>
      </w:r>
    </w:p>
    <w:p w14:paraId="443E6D3B" w14:textId="12EDF994" w:rsidR="00F50194" w:rsidRPr="000902B2" w:rsidRDefault="00F50194" w:rsidP="0087058D">
      <w:pPr>
        <w:pStyle w:val="Listenabsatz"/>
        <w:numPr>
          <w:ilvl w:val="1"/>
          <w:numId w:val="21"/>
        </w:numPr>
      </w:pPr>
      <w:r>
        <w:t>Dem Anwender werden alle Rollen/</w:t>
      </w:r>
      <w:r w:rsidRPr="000902B2">
        <w:t>Rechte auf der Dienststelle entzogen</w:t>
      </w:r>
      <w:r w:rsidR="00D03E24">
        <w:t xml:space="preserve"> (weil er gelöscht werden soll)</w:t>
      </w:r>
    </w:p>
    <w:p w14:paraId="51C11B6C" w14:textId="64E276D6" w:rsidR="006F0B96" w:rsidRPr="000902B2" w:rsidRDefault="006F0B96" w:rsidP="0087058D">
      <w:pPr>
        <w:pStyle w:val="Listenabsatz"/>
        <w:numPr>
          <w:ilvl w:val="1"/>
          <w:numId w:val="21"/>
        </w:numPr>
      </w:pPr>
      <w:r w:rsidRPr="000902B2">
        <w:t>Anwender wird von der Zuordnung der Dienststelle entfernt</w:t>
      </w:r>
    </w:p>
    <w:p w14:paraId="1893BFCB" w14:textId="5E108129" w:rsidR="00F50194" w:rsidRDefault="00B526F8" w:rsidP="0087058D">
      <w:pPr>
        <w:pStyle w:val="Listenabsatz"/>
        <w:numPr>
          <w:ilvl w:val="1"/>
          <w:numId w:val="21"/>
        </w:numPr>
      </w:pPr>
      <w:r>
        <w:t>Der</w:t>
      </w:r>
      <w:r w:rsidR="00F50194">
        <w:t xml:space="preserve"> Superuser @</w:t>
      </w:r>
      <w:proofErr w:type="spellStart"/>
      <w:r w:rsidR="00F50194">
        <w:t>rtus</w:t>
      </w:r>
      <w:proofErr w:type="spellEnd"/>
      <w:r w:rsidR="00F50194">
        <w:t>-Admin wird interimsweise als Dienststellenleitung eingetragen</w:t>
      </w:r>
    </w:p>
    <w:p w14:paraId="749C8E5C" w14:textId="5118E297" w:rsidR="00F50194" w:rsidRDefault="00F50194" w:rsidP="0087058D">
      <w:pPr>
        <w:pStyle w:val="Listenabsatz"/>
        <w:numPr>
          <w:ilvl w:val="1"/>
          <w:numId w:val="21"/>
        </w:numPr>
      </w:pPr>
      <w:r>
        <w:t>Eine Mail an den @</w:t>
      </w:r>
      <w:proofErr w:type="spellStart"/>
      <w:r>
        <w:t>rtus</w:t>
      </w:r>
      <w:proofErr w:type="spellEnd"/>
      <w:r>
        <w:t xml:space="preserve">-Support wird versendet, bei dem diese Änderung </w:t>
      </w:r>
      <w:r w:rsidR="00EA74D6">
        <w:t xml:space="preserve">zur Kenntnis </w:t>
      </w:r>
      <w:r>
        <w:t>angezeigt wird. Inhalte</w:t>
      </w:r>
    </w:p>
    <w:p w14:paraId="07EB9DEF" w14:textId="14A780D3" w:rsidR="00F50194" w:rsidRDefault="00F50194" w:rsidP="0087058D">
      <w:pPr>
        <w:pStyle w:val="Listenabsatz"/>
        <w:numPr>
          <w:ilvl w:val="2"/>
          <w:numId w:val="21"/>
        </w:numPr>
      </w:pPr>
      <w:r>
        <w:t>Ereignis mit Datum und Uhrzeit</w:t>
      </w:r>
    </w:p>
    <w:p w14:paraId="3524F62C" w14:textId="031CEE38" w:rsidR="00F50194" w:rsidRDefault="00F50194" w:rsidP="0087058D">
      <w:pPr>
        <w:pStyle w:val="Listenabsatz"/>
        <w:numPr>
          <w:ilvl w:val="2"/>
          <w:numId w:val="21"/>
        </w:numPr>
      </w:pPr>
      <w:r>
        <w:t>Betroffene Dienststelle</w:t>
      </w:r>
    </w:p>
    <w:p w14:paraId="70F71BFB" w14:textId="026F4E56" w:rsidR="00F50194" w:rsidRDefault="00F50194" w:rsidP="0087058D">
      <w:pPr>
        <w:pStyle w:val="Listenabsatz"/>
        <w:numPr>
          <w:ilvl w:val="2"/>
          <w:numId w:val="21"/>
        </w:numPr>
      </w:pPr>
      <w:r>
        <w:t>Betroffener Anwender</w:t>
      </w:r>
    </w:p>
    <w:p w14:paraId="54BCCFC1" w14:textId="2E4F461A" w:rsidR="00856411" w:rsidRPr="00852BC1" w:rsidRDefault="00F50194" w:rsidP="0087058D">
      <w:pPr>
        <w:pStyle w:val="Listenabsatz"/>
        <w:numPr>
          <w:ilvl w:val="1"/>
          <w:numId w:val="21"/>
        </w:numPr>
      </w:pPr>
      <w:r>
        <w:t>Eintrag in Logdatei von Artus</w:t>
      </w:r>
    </w:p>
    <w:p w14:paraId="6A7AFBCC" w14:textId="77777777" w:rsidR="00856411" w:rsidRDefault="00856411" w:rsidP="0087058D">
      <w:pPr>
        <w:pStyle w:val="Listenabsatz"/>
        <w:numPr>
          <w:ilvl w:val="0"/>
          <w:numId w:val="21"/>
        </w:numPr>
      </w:pPr>
      <w:r w:rsidRPr="00852BC1">
        <w:t>Nachbedingungen</w:t>
      </w:r>
    </w:p>
    <w:p w14:paraId="3819279B" w14:textId="0E9DEDA8" w:rsidR="00282C96" w:rsidRPr="00852BC1" w:rsidRDefault="00F50194" w:rsidP="0087058D">
      <w:pPr>
        <w:pStyle w:val="Listenabsatz"/>
        <w:numPr>
          <w:ilvl w:val="1"/>
          <w:numId w:val="21"/>
        </w:numPr>
      </w:pPr>
      <w:r>
        <w:t>Es wird davon ausgegangen, dass die interimsweise Zuordnung des Superuser @</w:t>
      </w:r>
      <w:proofErr w:type="spellStart"/>
      <w:r>
        <w:t>rtus</w:t>
      </w:r>
      <w:proofErr w:type="spellEnd"/>
      <w:r>
        <w:t xml:space="preserve">-Admin zeitnah </w:t>
      </w:r>
      <w:r w:rsidR="005904AB">
        <w:t>durch eine</w:t>
      </w:r>
      <w:r w:rsidR="00282C96">
        <w:t xml:space="preserve"> weitere Zuordnung eines neuen Dienststellenleiters erfolgt</w:t>
      </w:r>
    </w:p>
    <w:p w14:paraId="2F83B975" w14:textId="77777777" w:rsidR="00F50194" w:rsidRPr="00900FB6" w:rsidRDefault="00F50194" w:rsidP="002D2F35"/>
    <w:p w14:paraId="43BD3C4A" w14:textId="78DE9EC1" w:rsidR="002D2F35" w:rsidRDefault="002D2F35" w:rsidP="002D2F35">
      <w:r>
        <w:rPr>
          <w:u w:val="single"/>
        </w:rPr>
        <w:t>Szenario 4:</w:t>
      </w:r>
      <w:r w:rsidRPr="003A3D1D">
        <w:t xml:space="preserve"> </w:t>
      </w:r>
      <w:r>
        <w:t>„</w:t>
      </w:r>
      <w:r w:rsidRPr="00852BC1">
        <w:t>Anwender</w:t>
      </w:r>
      <w:r>
        <w:t xml:space="preserve"> existiert </w:t>
      </w:r>
      <w:r w:rsidR="00096F53">
        <w:t xml:space="preserve">und </w:t>
      </w:r>
      <w:r>
        <w:t xml:space="preserve">ist </w:t>
      </w:r>
      <w:r w:rsidR="00096F53">
        <w:t>stellv</w:t>
      </w:r>
      <w:r>
        <w:t>. Dienststellenleiter“</w:t>
      </w:r>
    </w:p>
    <w:p w14:paraId="311B07D6" w14:textId="77777777" w:rsidR="00EA74D6" w:rsidRDefault="00EA74D6" w:rsidP="0087058D">
      <w:pPr>
        <w:pStyle w:val="Listenabsatz"/>
        <w:numPr>
          <w:ilvl w:val="0"/>
          <w:numId w:val="21"/>
        </w:numPr>
      </w:pPr>
      <w:r>
        <w:t>Vorbedingungen</w:t>
      </w:r>
    </w:p>
    <w:p w14:paraId="75086558" w14:textId="77777777" w:rsidR="00EA74D6" w:rsidRDefault="00EA74D6" w:rsidP="0087058D">
      <w:pPr>
        <w:pStyle w:val="Listenabsatz"/>
        <w:numPr>
          <w:ilvl w:val="1"/>
          <w:numId w:val="21"/>
        </w:numPr>
      </w:pPr>
      <w:r w:rsidRPr="00852BC1">
        <w:t>Anwender</w:t>
      </w:r>
      <w:r>
        <w:t xml:space="preserve"> ist ein aktiver Anwender in Artus</w:t>
      </w:r>
    </w:p>
    <w:p w14:paraId="5E24E18B" w14:textId="77777777" w:rsidR="00EA74D6" w:rsidRDefault="00EA74D6" w:rsidP="0087058D">
      <w:pPr>
        <w:pStyle w:val="Listenabsatz"/>
        <w:numPr>
          <w:ilvl w:val="1"/>
          <w:numId w:val="21"/>
        </w:numPr>
      </w:pPr>
      <w:r>
        <w:t>Anwender ist der Dienststelle zugeordnet</w:t>
      </w:r>
    </w:p>
    <w:p w14:paraId="47ED8602" w14:textId="4CEF00E9" w:rsidR="00EA74D6" w:rsidRDefault="00EA74D6" w:rsidP="0087058D">
      <w:pPr>
        <w:pStyle w:val="Listenabsatz"/>
        <w:numPr>
          <w:ilvl w:val="1"/>
          <w:numId w:val="21"/>
        </w:numPr>
      </w:pPr>
      <w:r>
        <w:t>Anwender hat Sonderrolle „Stellv. Dienststellenleitung“</w:t>
      </w:r>
    </w:p>
    <w:p w14:paraId="7E3AE5DF" w14:textId="77777777" w:rsidR="00EA74D6" w:rsidRDefault="00EA74D6" w:rsidP="0087058D">
      <w:pPr>
        <w:pStyle w:val="Listenabsatz"/>
        <w:numPr>
          <w:ilvl w:val="1"/>
          <w:numId w:val="21"/>
        </w:numPr>
      </w:pPr>
      <w:r>
        <w:t xml:space="preserve">Besonderheit: </w:t>
      </w:r>
    </w:p>
    <w:p w14:paraId="34919279" w14:textId="1214186C" w:rsidR="00EA74D6" w:rsidRDefault="00EA74D6" w:rsidP="0087058D">
      <w:pPr>
        <w:pStyle w:val="Listenabsatz"/>
        <w:numPr>
          <w:ilvl w:val="2"/>
          <w:numId w:val="21"/>
        </w:numPr>
      </w:pPr>
      <w:r>
        <w:t xml:space="preserve">Stellv. Dienststellenleitung hat alle Funktionsberechtigung aller Rollen </w:t>
      </w:r>
    </w:p>
    <w:p w14:paraId="4FAD0C8A" w14:textId="0F7D5BE9" w:rsidR="00EA74D6" w:rsidRDefault="00EA74D6" w:rsidP="0087058D">
      <w:pPr>
        <w:pStyle w:val="Listenabsatz"/>
        <w:numPr>
          <w:ilvl w:val="2"/>
          <w:numId w:val="21"/>
        </w:numPr>
      </w:pPr>
      <w:r>
        <w:t xml:space="preserve">Es kann mehrere </w:t>
      </w:r>
      <w:r w:rsidR="00096F53">
        <w:t>stellv</w:t>
      </w:r>
      <w:r>
        <w:t>. Dienststellenleitung</w:t>
      </w:r>
      <w:r w:rsidR="00096F53">
        <w:t>en</w:t>
      </w:r>
      <w:r>
        <w:t xml:space="preserve"> geben</w:t>
      </w:r>
    </w:p>
    <w:p w14:paraId="35EAF035" w14:textId="77777777" w:rsidR="00EA74D6" w:rsidRDefault="00EA74D6" w:rsidP="0087058D">
      <w:pPr>
        <w:pStyle w:val="Listenabsatz"/>
        <w:numPr>
          <w:ilvl w:val="0"/>
          <w:numId w:val="21"/>
        </w:numPr>
      </w:pPr>
      <w:r w:rsidRPr="00852BC1">
        <w:t>Aktionen</w:t>
      </w:r>
    </w:p>
    <w:p w14:paraId="4B7C353F" w14:textId="77777777" w:rsidR="004524F6" w:rsidRDefault="004524F6" w:rsidP="0087058D">
      <w:pPr>
        <w:pStyle w:val="Listenabsatz"/>
        <w:numPr>
          <w:ilvl w:val="1"/>
          <w:numId w:val="21"/>
        </w:numPr>
      </w:pPr>
      <w:r>
        <w:t>Es werden die Aktionen wie bei Szenario 2 ausgeführt</w:t>
      </w:r>
    </w:p>
    <w:p w14:paraId="77138488" w14:textId="77777777" w:rsidR="004524F6" w:rsidRPr="000902B2" w:rsidRDefault="004524F6" w:rsidP="0087058D">
      <w:pPr>
        <w:pStyle w:val="Listenabsatz"/>
        <w:numPr>
          <w:ilvl w:val="1"/>
          <w:numId w:val="21"/>
        </w:numPr>
      </w:pPr>
      <w:r>
        <w:t>Dem Anwender werden alle Rollen/</w:t>
      </w:r>
      <w:r w:rsidRPr="000902B2">
        <w:t>Rechte auf der Dienststelle entzogen</w:t>
      </w:r>
    </w:p>
    <w:p w14:paraId="42D03CA8" w14:textId="77777777" w:rsidR="004524F6" w:rsidRPr="000902B2" w:rsidRDefault="004524F6" w:rsidP="0087058D">
      <w:pPr>
        <w:pStyle w:val="Listenabsatz"/>
        <w:numPr>
          <w:ilvl w:val="1"/>
          <w:numId w:val="21"/>
        </w:numPr>
      </w:pPr>
      <w:r w:rsidRPr="000902B2">
        <w:t>Anwender wird von der Zuordnung der Dienststelle entfernt</w:t>
      </w:r>
    </w:p>
    <w:p w14:paraId="54489A0F" w14:textId="77777777" w:rsidR="00EA74D6" w:rsidRPr="00852BC1" w:rsidRDefault="00EA74D6" w:rsidP="0087058D">
      <w:pPr>
        <w:pStyle w:val="Listenabsatz"/>
        <w:numPr>
          <w:ilvl w:val="1"/>
          <w:numId w:val="21"/>
        </w:numPr>
      </w:pPr>
      <w:r>
        <w:t>Eintrag in Logdatei von Artus</w:t>
      </w:r>
    </w:p>
    <w:p w14:paraId="004B2478" w14:textId="77777777" w:rsidR="00EA74D6" w:rsidRDefault="00EA74D6" w:rsidP="0087058D">
      <w:pPr>
        <w:pStyle w:val="Listenabsatz"/>
        <w:numPr>
          <w:ilvl w:val="0"/>
          <w:numId w:val="21"/>
        </w:numPr>
      </w:pPr>
      <w:r w:rsidRPr="00852BC1">
        <w:t>Nachbedingungen</w:t>
      </w:r>
    </w:p>
    <w:p w14:paraId="6842E60D" w14:textId="1758C102" w:rsidR="00EA74D6" w:rsidRPr="00852BC1" w:rsidRDefault="004524F6" w:rsidP="0087058D">
      <w:pPr>
        <w:pStyle w:val="Listenabsatz"/>
        <w:numPr>
          <w:ilvl w:val="1"/>
          <w:numId w:val="21"/>
        </w:numPr>
      </w:pPr>
      <w:r>
        <w:t>Keine</w:t>
      </w:r>
    </w:p>
    <w:p w14:paraId="66AE31E6" w14:textId="77777777" w:rsidR="002D2F35" w:rsidRDefault="002D2F35" w:rsidP="003A3D1D">
      <w:pPr>
        <w:rPr>
          <w:u w:val="single"/>
        </w:rPr>
      </w:pPr>
    </w:p>
    <w:p w14:paraId="5A23CC36" w14:textId="18FEA779" w:rsidR="003A3D1D" w:rsidRDefault="003A3D1D" w:rsidP="003A3D1D">
      <w:r>
        <w:rPr>
          <w:u w:val="single"/>
        </w:rPr>
        <w:t xml:space="preserve">Szenario </w:t>
      </w:r>
      <w:r w:rsidR="002D2F35">
        <w:rPr>
          <w:u w:val="single"/>
        </w:rPr>
        <w:t>5</w:t>
      </w:r>
      <w:r>
        <w:rPr>
          <w:u w:val="single"/>
        </w:rPr>
        <w:t>:</w:t>
      </w:r>
      <w:r w:rsidRPr="003A3D1D">
        <w:t xml:space="preserve"> </w:t>
      </w:r>
      <w:r>
        <w:t>„</w:t>
      </w:r>
      <w:r w:rsidRPr="00852BC1">
        <w:t>Anwender</w:t>
      </w:r>
      <w:r>
        <w:t xml:space="preserve"> existiert ist </w:t>
      </w:r>
      <w:r w:rsidRPr="00426297">
        <w:t>Gruppenleiter</w:t>
      </w:r>
      <w:r w:rsidR="00EA74D6" w:rsidRPr="00426297">
        <w:t xml:space="preserve"> oder</w:t>
      </w:r>
      <w:r w:rsidR="00EA74D6">
        <w:t xml:space="preserve"> stellv. Gruppenleiter</w:t>
      </w:r>
      <w:r>
        <w:t>“</w:t>
      </w:r>
    </w:p>
    <w:p w14:paraId="47357A95" w14:textId="77777777" w:rsidR="00EA74D6" w:rsidRDefault="00EA74D6" w:rsidP="0087058D">
      <w:pPr>
        <w:pStyle w:val="Listenabsatz"/>
        <w:numPr>
          <w:ilvl w:val="0"/>
          <w:numId w:val="21"/>
        </w:numPr>
      </w:pPr>
      <w:r>
        <w:t>Vorbedingungen</w:t>
      </w:r>
    </w:p>
    <w:p w14:paraId="69AC78EC" w14:textId="77777777" w:rsidR="00EA74D6" w:rsidRDefault="00EA74D6" w:rsidP="0087058D">
      <w:pPr>
        <w:pStyle w:val="Listenabsatz"/>
        <w:numPr>
          <w:ilvl w:val="1"/>
          <w:numId w:val="21"/>
        </w:numPr>
      </w:pPr>
      <w:r w:rsidRPr="00852BC1">
        <w:t>Anwender</w:t>
      </w:r>
      <w:r>
        <w:t xml:space="preserve"> ist ein aktiver Anwender in Artus</w:t>
      </w:r>
    </w:p>
    <w:p w14:paraId="18A7EAED" w14:textId="77777777" w:rsidR="00EA74D6" w:rsidRDefault="00EA74D6" w:rsidP="0087058D">
      <w:pPr>
        <w:pStyle w:val="Listenabsatz"/>
        <w:numPr>
          <w:ilvl w:val="1"/>
          <w:numId w:val="21"/>
        </w:numPr>
      </w:pPr>
      <w:r>
        <w:t>Anwender ist der Dienststelle zugeordnet</w:t>
      </w:r>
    </w:p>
    <w:p w14:paraId="7CEC3CDE" w14:textId="45AA63D1" w:rsidR="00EA74D6" w:rsidRDefault="00EA74D6" w:rsidP="0087058D">
      <w:pPr>
        <w:pStyle w:val="Listenabsatz"/>
        <w:numPr>
          <w:ilvl w:val="1"/>
          <w:numId w:val="21"/>
        </w:numPr>
      </w:pPr>
      <w:r>
        <w:t>Anwender hat Sonderrolle „</w:t>
      </w:r>
      <w:r w:rsidRPr="00426297">
        <w:t>Gruppenleiter oder</w:t>
      </w:r>
      <w:r>
        <w:t xml:space="preserve"> stellv. Gruppenleiter“</w:t>
      </w:r>
    </w:p>
    <w:p w14:paraId="0DE80863" w14:textId="77777777" w:rsidR="00EA74D6" w:rsidRDefault="00EA74D6" w:rsidP="0087058D">
      <w:pPr>
        <w:pStyle w:val="Listenabsatz"/>
        <w:numPr>
          <w:ilvl w:val="1"/>
          <w:numId w:val="21"/>
        </w:numPr>
      </w:pPr>
      <w:r>
        <w:t xml:space="preserve">Besonderheit: </w:t>
      </w:r>
    </w:p>
    <w:p w14:paraId="3D11BC23" w14:textId="55C6E141" w:rsidR="00EA74D6" w:rsidRDefault="00EA74D6" w:rsidP="0087058D">
      <w:pPr>
        <w:pStyle w:val="Listenabsatz"/>
        <w:numPr>
          <w:ilvl w:val="2"/>
          <w:numId w:val="21"/>
        </w:numPr>
      </w:pPr>
      <w:r>
        <w:t>Es kann nur eine Gruppenleitung geben</w:t>
      </w:r>
    </w:p>
    <w:p w14:paraId="49BC501B" w14:textId="63FB2C83" w:rsidR="00EA74D6" w:rsidRDefault="00EA74D6" w:rsidP="0087058D">
      <w:pPr>
        <w:pStyle w:val="Listenabsatz"/>
        <w:numPr>
          <w:ilvl w:val="2"/>
          <w:numId w:val="21"/>
        </w:numPr>
      </w:pPr>
      <w:r>
        <w:t>Es muss eine Gruppenleitung geben</w:t>
      </w:r>
    </w:p>
    <w:p w14:paraId="5AF4F338" w14:textId="2611A7B9" w:rsidR="00EA74D6" w:rsidRDefault="00EA74D6" w:rsidP="0087058D">
      <w:pPr>
        <w:pStyle w:val="Listenabsatz"/>
        <w:numPr>
          <w:ilvl w:val="2"/>
          <w:numId w:val="21"/>
        </w:numPr>
      </w:pPr>
      <w:r>
        <w:t>Gruppenleitung wird nur in @</w:t>
      </w:r>
      <w:proofErr w:type="spellStart"/>
      <w:r>
        <w:t>rtus</w:t>
      </w:r>
      <w:proofErr w:type="spellEnd"/>
      <w:r>
        <w:t xml:space="preserve"> gepflegt</w:t>
      </w:r>
    </w:p>
    <w:p w14:paraId="0E5C2A45" w14:textId="2FF49A0E" w:rsidR="00EA74D6" w:rsidRDefault="00EA74D6" w:rsidP="0087058D">
      <w:pPr>
        <w:pStyle w:val="Listenabsatz"/>
        <w:numPr>
          <w:ilvl w:val="2"/>
          <w:numId w:val="21"/>
        </w:numPr>
      </w:pPr>
      <w:r>
        <w:t>Stellv. kann es mehrere geben</w:t>
      </w:r>
    </w:p>
    <w:p w14:paraId="6C6B4CB9" w14:textId="77777777" w:rsidR="00EA74D6" w:rsidRDefault="00EA74D6" w:rsidP="0087058D">
      <w:pPr>
        <w:pStyle w:val="Listenabsatz"/>
        <w:numPr>
          <w:ilvl w:val="0"/>
          <w:numId w:val="21"/>
        </w:numPr>
      </w:pPr>
      <w:r w:rsidRPr="00852BC1">
        <w:t>Aktionen</w:t>
      </w:r>
    </w:p>
    <w:p w14:paraId="6B6B5662" w14:textId="2FF5AE21" w:rsidR="00EA74D6" w:rsidRDefault="00EA74D6" w:rsidP="0087058D">
      <w:pPr>
        <w:pStyle w:val="Listenabsatz"/>
        <w:numPr>
          <w:ilvl w:val="1"/>
          <w:numId w:val="21"/>
        </w:numPr>
      </w:pPr>
      <w:r>
        <w:t>Grundsätzliches Vorgehen wi</w:t>
      </w:r>
      <w:r w:rsidR="00F85D0E">
        <w:t>e</w:t>
      </w:r>
      <w:r>
        <w:t xml:space="preserve"> bei </w:t>
      </w:r>
      <w:r>
        <w:rPr>
          <w:u w:val="single"/>
        </w:rPr>
        <w:t>Szenario 2</w:t>
      </w:r>
    </w:p>
    <w:p w14:paraId="33F85CBA" w14:textId="0CFAD777" w:rsidR="00EA74D6" w:rsidRDefault="00EA74D6" w:rsidP="0087058D">
      <w:pPr>
        <w:pStyle w:val="Listenabsatz"/>
        <w:numPr>
          <w:ilvl w:val="1"/>
          <w:numId w:val="21"/>
        </w:numPr>
      </w:pPr>
      <w:r>
        <w:lastRenderedPageBreak/>
        <w:t xml:space="preserve">Ist der Anwender Gruppenleiter einer Gruppe, so wird ein </w:t>
      </w:r>
      <w:r w:rsidR="00F85D0E">
        <w:t xml:space="preserve">beliebiger </w:t>
      </w:r>
      <w:r>
        <w:t>Stellv. aus der Gruppe als Gruppenleiter eingetragen. Der Anwender wird damit als Gruppenleiter ausgetragen</w:t>
      </w:r>
    </w:p>
    <w:p w14:paraId="7C041FFD" w14:textId="573BAE9E" w:rsidR="00EA74D6" w:rsidRDefault="00EA74D6" w:rsidP="0087058D">
      <w:pPr>
        <w:pStyle w:val="Listenabsatz"/>
        <w:numPr>
          <w:ilvl w:val="2"/>
          <w:numId w:val="21"/>
        </w:numPr>
      </w:pPr>
      <w:r>
        <w:t>Gibt es keinen Stellv</w:t>
      </w:r>
      <w:r w:rsidR="00A504DE">
        <w:t>.</w:t>
      </w:r>
      <w:r>
        <w:t xml:space="preserve"> in der Gruppe, wird der Dienststellenleiter eingetragen</w:t>
      </w:r>
    </w:p>
    <w:p w14:paraId="2CDF13E8" w14:textId="27A6CD59" w:rsidR="00EA74D6" w:rsidRDefault="00EA74D6" w:rsidP="0087058D">
      <w:pPr>
        <w:pStyle w:val="Listenabsatz"/>
        <w:numPr>
          <w:ilvl w:val="1"/>
          <w:numId w:val="21"/>
        </w:numPr>
      </w:pPr>
      <w:r>
        <w:t xml:space="preserve">Ist der Anwender stellv. Gruppenleiter einer Gruppe, so wird er als </w:t>
      </w:r>
      <w:r w:rsidR="00A504DE">
        <w:t>Stellv</w:t>
      </w:r>
      <w:r>
        <w:t>. ausgetragen</w:t>
      </w:r>
    </w:p>
    <w:p w14:paraId="4B1381F8" w14:textId="77777777" w:rsidR="00EA74D6" w:rsidRPr="00852BC1" w:rsidRDefault="00EA74D6" w:rsidP="0087058D">
      <w:pPr>
        <w:pStyle w:val="Listenabsatz"/>
        <w:numPr>
          <w:ilvl w:val="1"/>
          <w:numId w:val="21"/>
        </w:numPr>
      </w:pPr>
      <w:r>
        <w:t>Eintrag in Logdatei von Artus</w:t>
      </w:r>
    </w:p>
    <w:p w14:paraId="466DE128" w14:textId="77777777" w:rsidR="00EA74D6" w:rsidRDefault="00EA74D6" w:rsidP="0087058D">
      <w:pPr>
        <w:pStyle w:val="Listenabsatz"/>
        <w:numPr>
          <w:ilvl w:val="0"/>
          <w:numId w:val="21"/>
        </w:numPr>
      </w:pPr>
      <w:r w:rsidRPr="00852BC1">
        <w:t>Nachbedingungen</w:t>
      </w:r>
    </w:p>
    <w:p w14:paraId="094ED934" w14:textId="35B8B1B2" w:rsidR="00EA74D6" w:rsidRPr="00852BC1" w:rsidRDefault="00EA74D6" w:rsidP="0087058D">
      <w:pPr>
        <w:pStyle w:val="Listenabsatz"/>
        <w:numPr>
          <w:ilvl w:val="1"/>
          <w:numId w:val="21"/>
        </w:numPr>
      </w:pPr>
      <w:r>
        <w:t>Keine</w:t>
      </w:r>
    </w:p>
    <w:p w14:paraId="44BB0197" w14:textId="77777777" w:rsidR="00B36145" w:rsidRDefault="00B36145" w:rsidP="003A3D1D"/>
    <w:p w14:paraId="7103EC35" w14:textId="4520A307" w:rsidR="00856411" w:rsidRDefault="00856411" w:rsidP="00856411">
      <w:r>
        <w:rPr>
          <w:u w:val="single"/>
        </w:rPr>
        <w:t xml:space="preserve">Szenario </w:t>
      </w:r>
      <w:r w:rsidR="000902B2">
        <w:rPr>
          <w:u w:val="single"/>
        </w:rPr>
        <w:t>6</w:t>
      </w:r>
      <w:r>
        <w:rPr>
          <w:u w:val="single"/>
        </w:rPr>
        <w:t>:</w:t>
      </w:r>
      <w:r w:rsidRPr="003A3D1D">
        <w:t xml:space="preserve"> </w:t>
      </w:r>
      <w:r>
        <w:t>„</w:t>
      </w:r>
      <w:r w:rsidRPr="00852BC1">
        <w:t>Anwender</w:t>
      </w:r>
      <w:r>
        <w:t xml:space="preserve"> existiert und </w:t>
      </w:r>
      <w:r w:rsidR="00F85D0E">
        <w:t xml:space="preserve">der Anwender ist Mitglied einer </w:t>
      </w:r>
      <w:r>
        <w:t>Registratur“</w:t>
      </w:r>
    </w:p>
    <w:p w14:paraId="33B4FA66" w14:textId="77777777" w:rsidR="00AD40C4" w:rsidRDefault="00AD40C4" w:rsidP="0087058D">
      <w:pPr>
        <w:pStyle w:val="Listenabsatz"/>
        <w:numPr>
          <w:ilvl w:val="0"/>
          <w:numId w:val="21"/>
        </w:numPr>
      </w:pPr>
      <w:r>
        <w:t>Vorbedingungen</w:t>
      </w:r>
    </w:p>
    <w:p w14:paraId="40F6F39F" w14:textId="77777777" w:rsidR="00AD40C4" w:rsidRDefault="00AD40C4" w:rsidP="0087058D">
      <w:pPr>
        <w:pStyle w:val="Listenabsatz"/>
        <w:numPr>
          <w:ilvl w:val="1"/>
          <w:numId w:val="21"/>
        </w:numPr>
      </w:pPr>
      <w:r w:rsidRPr="00852BC1">
        <w:t>Anwender</w:t>
      </w:r>
      <w:r>
        <w:t xml:space="preserve"> ist ein aktiver Anwender in Artus</w:t>
      </w:r>
    </w:p>
    <w:p w14:paraId="5CECE90F" w14:textId="1B1B0AB5" w:rsidR="00AD40C4" w:rsidRDefault="00AD40C4" w:rsidP="0087058D">
      <w:pPr>
        <w:pStyle w:val="Listenabsatz"/>
        <w:numPr>
          <w:ilvl w:val="1"/>
          <w:numId w:val="21"/>
        </w:numPr>
      </w:pPr>
      <w:r>
        <w:t>Anwender ist der Dienststelle zugeordnet</w:t>
      </w:r>
    </w:p>
    <w:p w14:paraId="18AF90C3" w14:textId="101B1944" w:rsidR="00AD40C4" w:rsidRDefault="00AD40C4" w:rsidP="0087058D">
      <w:pPr>
        <w:pStyle w:val="Listenabsatz"/>
        <w:numPr>
          <w:ilvl w:val="1"/>
          <w:numId w:val="21"/>
        </w:numPr>
      </w:pPr>
      <w:r>
        <w:t xml:space="preserve">Dienststelle verfügt über eine Registratur oder ist </w:t>
      </w:r>
      <w:r w:rsidR="00A504DE">
        <w:t>zugeordnet</w:t>
      </w:r>
    </w:p>
    <w:p w14:paraId="777683EA" w14:textId="02CE42F0" w:rsidR="00AD40C4" w:rsidRDefault="00AD40C4" w:rsidP="0087058D">
      <w:pPr>
        <w:pStyle w:val="Listenabsatz"/>
        <w:numPr>
          <w:ilvl w:val="1"/>
          <w:numId w:val="21"/>
        </w:numPr>
      </w:pPr>
      <w:r>
        <w:t>Der Anwender ist der Registratur zugeordnet</w:t>
      </w:r>
    </w:p>
    <w:p w14:paraId="670098A0" w14:textId="77777777" w:rsidR="00AD40C4" w:rsidRDefault="00AD40C4" w:rsidP="0087058D">
      <w:pPr>
        <w:pStyle w:val="Listenabsatz"/>
        <w:numPr>
          <w:ilvl w:val="1"/>
          <w:numId w:val="21"/>
        </w:numPr>
      </w:pPr>
      <w:r>
        <w:t xml:space="preserve">Besonderheit: </w:t>
      </w:r>
    </w:p>
    <w:p w14:paraId="35833FFC" w14:textId="2382F5E1" w:rsidR="00AD40C4" w:rsidRDefault="00AD40C4" w:rsidP="0087058D">
      <w:pPr>
        <w:pStyle w:val="Listenabsatz"/>
        <w:numPr>
          <w:ilvl w:val="2"/>
          <w:numId w:val="21"/>
        </w:numPr>
      </w:pPr>
      <w:r>
        <w:t xml:space="preserve">Registraturen </w:t>
      </w:r>
      <w:r w:rsidR="00F516CD">
        <w:t>haben auf alle Dienststellen Zugriff in verwaltender Rolle</w:t>
      </w:r>
    </w:p>
    <w:p w14:paraId="073A7381" w14:textId="77777777" w:rsidR="00AD40C4" w:rsidRDefault="00AD40C4" w:rsidP="0087058D">
      <w:pPr>
        <w:pStyle w:val="Listenabsatz"/>
        <w:numPr>
          <w:ilvl w:val="0"/>
          <w:numId w:val="21"/>
        </w:numPr>
      </w:pPr>
      <w:r w:rsidRPr="00852BC1">
        <w:t>Aktionen</w:t>
      </w:r>
    </w:p>
    <w:p w14:paraId="686DBDE1" w14:textId="77777777" w:rsidR="00AD40C4" w:rsidRPr="004D73DA" w:rsidRDefault="00AD40C4" w:rsidP="0087058D">
      <w:pPr>
        <w:pStyle w:val="Listenabsatz"/>
        <w:numPr>
          <w:ilvl w:val="1"/>
          <w:numId w:val="21"/>
        </w:numPr>
      </w:pPr>
      <w:r>
        <w:t xml:space="preserve">Grundsätzliches Vorgehen wie bei </w:t>
      </w:r>
      <w:r>
        <w:rPr>
          <w:u w:val="single"/>
        </w:rPr>
        <w:t>Szenario 2</w:t>
      </w:r>
    </w:p>
    <w:p w14:paraId="0FAA5C87" w14:textId="4026AE69" w:rsidR="00AD40C4" w:rsidRDefault="00AD40C4" w:rsidP="0087058D">
      <w:pPr>
        <w:pStyle w:val="Listenabsatz"/>
        <w:numPr>
          <w:ilvl w:val="1"/>
          <w:numId w:val="21"/>
        </w:numPr>
      </w:pPr>
      <w:r>
        <w:t>Der Anwender verliert seine Zuordnung zur Registratur, da ein Mitglied der Registratur auf allen Dienststellen gleich berechtigt und zugeordnet sein muss</w:t>
      </w:r>
    </w:p>
    <w:p w14:paraId="2E17A32F" w14:textId="1ABE4002" w:rsidR="00AD40C4" w:rsidRDefault="00AD40C4" w:rsidP="0087058D">
      <w:pPr>
        <w:pStyle w:val="Listenabsatz"/>
        <w:numPr>
          <w:ilvl w:val="1"/>
          <w:numId w:val="21"/>
        </w:numPr>
      </w:pPr>
      <w:r>
        <w:t>Die Zuordnung zur Registratur vom Anwender wird aufgehoben</w:t>
      </w:r>
    </w:p>
    <w:p w14:paraId="551A4C69" w14:textId="27AC5ED1" w:rsidR="00AD40C4" w:rsidRDefault="00AD40C4" w:rsidP="0087058D">
      <w:pPr>
        <w:pStyle w:val="Listenabsatz"/>
        <w:numPr>
          <w:ilvl w:val="1"/>
          <w:numId w:val="21"/>
        </w:numPr>
      </w:pPr>
      <w:r>
        <w:t>Die Rolle Registratur wird bei allen Dienststellen der Registratur vom Anwender entfernt</w:t>
      </w:r>
    </w:p>
    <w:p w14:paraId="6CF232A8" w14:textId="77777777" w:rsidR="00AD40C4" w:rsidRPr="00852BC1" w:rsidRDefault="00AD40C4" w:rsidP="0087058D">
      <w:pPr>
        <w:pStyle w:val="Listenabsatz"/>
        <w:numPr>
          <w:ilvl w:val="1"/>
          <w:numId w:val="21"/>
        </w:numPr>
      </w:pPr>
      <w:r>
        <w:t>Eintrag in Logdatei von Artus</w:t>
      </w:r>
    </w:p>
    <w:p w14:paraId="228E410F" w14:textId="77777777" w:rsidR="00AD40C4" w:rsidRDefault="00AD40C4" w:rsidP="0087058D">
      <w:pPr>
        <w:pStyle w:val="Listenabsatz"/>
        <w:numPr>
          <w:ilvl w:val="0"/>
          <w:numId w:val="21"/>
        </w:numPr>
      </w:pPr>
      <w:r w:rsidRPr="00852BC1">
        <w:t>Nachbedingungen</w:t>
      </w:r>
    </w:p>
    <w:p w14:paraId="466290D3" w14:textId="2FC3A2B2" w:rsidR="00AD40C4" w:rsidRDefault="00AD40C4" w:rsidP="0087058D">
      <w:pPr>
        <w:pStyle w:val="Listenabsatz"/>
        <w:numPr>
          <w:ilvl w:val="1"/>
          <w:numId w:val="21"/>
        </w:numPr>
      </w:pPr>
      <w:r>
        <w:t>Keine</w:t>
      </w:r>
    </w:p>
    <w:p w14:paraId="3A05ABDB" w14:textId="29FF6196" w:rsidR="00B519B0" w:rsidRDefault="00B519B0" w:rsidP="00B519B0">
      <w:pPr>
        <w:pStyle w:val="berschrift2"/>
        <w:keepLines/>
        <w:numPr>
          <w:ilvl w:val="1"/>
          <w:numId w:val="11"/>
        </w:numPr>
        <w:pBdr>
          <w:bottom w:val="single" w:sz="4" w:space="1" w:color="auto"/>
        </w:pBdr>
        <w:spacing w:line="240" w:lineRule="auto"/>
        <w:rPr>
          <w:rStyle w:val="IntensiveHervorhebung"/>
        </w:rPr>
      </w:pPr>
      <w:bookmarkStart w:id="116" w:name="_Toc168919257"/>
      <w:r w:rsidRPr="00B519B0">
        <w:rPr>
          <w:rStyle w:val="IntensiveHervorhebung"/>
        </w:rPr>
        <w:t>[ANF-012]</w:t>
      </w:r>
      <w:r w:rsidR="00FC168D" w:rsidRPr="00FC168D">
        <w:rPr>
          <w:rStyle w:val="IntensiveHervorhebung"/>
        </w:rPr>
        <w:t xml:space="preserve"> </w:t>
      </w:r>
      <w:r w:rsidR="00FC168D">
        <w:rPr>
          <w:rStyle w:val="IntensiveHervorhebung"/>
        </w:rPr>
        <w:t>[Stufe 2a]</w:t>
      </w:r>
      <w:r w:rsidRPr="00B519B0">
        <w:rPr>
          <w:rStyle w:val="IntensiveHervorhebung"/>
        </w:rPr>
        <w:t xml:space="preserve"> Pflege und Aktualisierung der Anwenderstammdaten</w:t>
      </w:r>
      <w:bookmarkEnd w:id="116"/>
    </w:p>
    <w:p w14:paraId="24F9ED04" w14:textId="77777777" w:rsidR="00395DD8" w:rsidRPr="0024468A" w:rsidRDefault="00395DD8" w:rsidP="00395DD8">
      <w:pPr>
        <w:rPr>
          <w:u w:val="single"/>
        </w:rPr>
      </w:pPr>
      <w:r w:rsidRPr="0024468A">
        <w:rPr>
          <w:u w:val="single"/>
        </w:rPr>
        <w:t>Ereignis:</w:t>
      </w:r>
    </w:p>
    <w:p w14:paraId="23067D9C" w14:textId="78CDE9DF" w:rsidR="00395DD8" w:rsidRDefault="00395DD8" w:rsidP="00395DD8">
      <w:r>
        <w:t>Die Stammdaten eines aktiven Anwenders sollen aktualisiert werden. Gängiges Beispiel wäre eine Namensänderung durch Heirat.</w:t>
      </w:r>
    </w:p>
    <w:p w14:paraId="4B0D8444" w14:textId="77777777" w:rsidR="00395DD8" w:rsidRDefault="00395DD8" w:rsidP="00395DD8"/>
    <w:p w14:paraId="60980030" w14:textId="77777777" w:rsidR="00395DD8" w:rsidRDefault="00395DD8" w:rsidP="00395DD8">
      <w:r w:rsidRPr="00C336A0">
        <w:rPr>
          <w:u w:val="single"/>
        </w:rPr>
        <w:t>Lösungsart:</w:t>
      </w:r>
      <w:r>
        <w:t xml:space="preserve"> </w:t>
      </w:r>
    </w:p>
    <w:p w14:paraId="424C2953" w14:textId="77777777" w:rsidR="00395DD8" w:rsidRDefault="00395DD8" w:rsidP="00395DD8">
      <w:r>
        <w:t>Automatisiert über Schnittstelle F-IAM</w:t>
      </w:r>
    </w:p>
    <w:p w14:paraId="7EDA209A" w14:textId="77777777" w:rsidR="00395DD8" w:rsidRDefault="00395DD8" w:rsidP="00395DD8"/>
    <w:p w14:paraId="1121B0C7" w14:textId="77777777" w:rsidR="00395DD8" w:rsidRPr="00C336A0" w:rsidRDefault="00395DD8" w:rsidP="00395DD8">
      <w:pPr>
        <w:rPr>
          <w:u w:val="single"/>
        </w:rPr>
      </w:pPr>
      <w:r w:rsidRPr="00C336A0">
        <w:rPr>
          <w:u w:val="single"/>
        </w:rPr>
        <w:t>Aktionen:</w:t>
      </w:r>
    </w:p>
    <w:p w14:paraId="384A5D3D" w14:textId="77777777" w:rsidR="00D91B8B" w:rsidRDefault="00D91B8B" w:rsidP="0087058D">
      <w:pPr>
        <w:pStyle w:val="Listenabsatz"/>
        <w:numPr>
          <w:ilvl w:val="0"/>
          <w:numId w:val="20"/>
        </w:numPr>
      </w:pPr>
      <w:r w:rsidRPr="00D4756D">
        <w:t xml:space="preserve">Die </w:t>
      </w:r>
      <w:r>
        <w:t>Daten vom neuen Anwender sind vollständig bekannt</w:t>
      </w:r>
    </w:p>
    <w:p w14:paraId="17E7C7FA" w14:textId="77777777" w:rsidR="00D91B8B" w:rsidRDefault="00D91B8B" w:rsidP="0087058D">
      <w:pPr>
        <w:pStyle w:val="Listenabsatz"/>
        <w:numPr>
          <w:ilvl w:val="0"/>
          <w:numId w:val="20"/>
        </w:numPr>
      </w:pPr>
      <w:r>
        <w:t>Der Anwender wird in der Benutzerverwaltung vom Teilnehmer eingetragen</w:t>
      </w:r>
    </w:p>
    <w:p w14:paraId="31EF7AFE" w14:textId="77777777" w:rsidR="00D91B8B" w:rsidRDefault="00D91B8B" w:rsidP="0087058D">
      <w:pPr>
        <w:pStyle w:val="Listenabsatz"/>
        <w:numPr>
          <w:ilvl w:val="0"/>
          <w:numId w:val="20"/>
        </w:numPr>
      </w:pPr>
      <w:r>
        <w:t>Sollte der Teilnehmer noch keine Benutzerverwaltung haben, kann diese im Teilnehmer-Verzeichnisdienst angelegt werden und dann über das Web-UI vom F-IAM gepflegt werden</w:t>
      </w:r>
    </w:p>
    <w:p w14:paraId="4B4E2C74" w14:textId="300B56A4" w:rsidR="00D91B8B" w:rsidRDefault="00D91B8B" w:rsidP="0087058D">
      <w:pPr>
        <w:pStyle w:val="Listenabsatz"/>
        <w:numPr>
          <w:ilvl w:val="0"/>
          <w:numId w:val="20"/>
        </w:numPr>
      </w:pPr>
      <w:r>
        <w:t xml:space="preserve">Der Anwender ist </w:t>
      </w:r>
      <w:r w:rsidR="00C903AA">
        <w:t xml:space="preserve">im F-IAM </w:t>
      </w:r>
      <w:r>
        <w:t xml:space="preserve">dem </w:t>
      </w:r>
      <w:proofErr w:type="spellStart"/>
      <w:r>
        <w:t>iVBS</w:t>
      </w:r>
      <w:proofErr w:type="spellEnd"/>
      <w:r>
        <w:t xml:space="preserve"> @</w:t>
      </w:r>
      <w:proofErr w:type="spellStart"/>
      <w:r>
        <w:t>rtus</w:t>
      </w:r>
      <w:proofErr w:type="spellEnd"/>
      <w:r>
        <w:t xml:space="preserve"> zugeordnet</w:t>
      </w:r>
    </w:p>
    <w:p w14:paraId="09A6A102" w14:textId="3144BD56" w:rsidR="00AD20F9" w:rsidRDefault="00AD20F9" w:rsidP="0087058D">
      <w:pPr>
        <w:pStyle w:val="Listenabsatz"/>
        <w:numPr>
          <w:ilvl w:val="0"/>
          <w:numId w:val="20"/>
        </w:numPr>
      </w:pPr>
      <w:r>
        <w:t xml:space="preserve">Das F-IAM ruft die SCIMv2 Operation </w:t>
      </w:r>
      <w:r w:rsidR="00071F06">
        <w:t xml:space="preserve">PATCH </w:t>
      </w:r>
      <w:r>
        <w:t xml:space="preserve">auf den Endpunkt „User“ auf </w:t>
      </w:r>
    </w:p>
    <w:p w14:paraId="5E9C853A" w14:textId="2A627297" w:rsidR="00D91B8B" w:rsidRDefault="00D91B8B" w:rsidP="0087058D">
      <w:pPr>
        <w:pStyle w:val="Listenabsatz"/>
        <w:numPr>
          <w:ilvl w:val="0"/>
          <w:numId w:val="20"/>
        </w:numPr>
      </w:pPr>
      <w:r>
        <w:t>@</w:t>
      </w:r>
      <w:proofErr w:type="spellStart"/>
      <w:r>
        <w:t>rtus</w:t>
      </w:r>
      <w:proofErr w:type="spellEnd"/>
      <w:r>
        <w:t xml:space="preserve"> aktualisiert </w:t>
      </w:r>
      <w:r w:rsidR="00FC168D">
        <w:t xml:space="preserve">die </w:t>
      </w:r>
      <w:r w:rsidR="00B36145">
        <w:t>Stammdaten</w:t>
      </w:r>
      <w:r>
        <w:t xml:space="preserve">, sofern diese in Abschnitt </w:t>
      </w:r>
      <w:r w:rsidR="00FC168D">
        <w:fldChar w:fldCharType="begin"/>
      </w:r>
      <w:r w:rsidR="00FC168D">
        <w:instrText xml:space="preserve"> REF _Ref152597313 \r \h </w:instrText>
      </w:r>
      <w:r w:rsidR="00FC168D">
        <w:fldChar w:fldCharType="separate"/>
      </w:r>
      <w:r w:rsidR="001776B6">
        <w:t>3.2</w:t>
      </w:r>
      <w:r w:rsidR="00FC168D">
        <w:fldChar w:fldCharType="end"/>
      </w:r>
      <w:r w:rsidR="00FC168D">
        <w:t xml:space="preserve"> abgedeckt sind</w:t>
      </w:r>
    </w:p>
    <w:p w14:paraId="64FA7000" w14:textId="77777777" w:rsidR="00395DD8" w:rsidRDefault="00395DD8" w:rsidP="0087058D">
      <w:pPr>
        <w:pStyle w:val="Listenabsatz"/>
        <w:numPr>
          <w:ilvl w:val="0"/>
          <w:numId w:val="20"/>
        </w:numPr>
      </w:pPr>
      <w:r>
        <w:t>Artus protokolliert die Änderungen aus den Szenarien in der Protokoll-Tabelle</w:t>
      </w:r>
    </w:p>
    <w:p w14:paraId="2D73CC19" w14:textId="6508B1D3" w:rsidR="002A1E89" w:rsidRDefault="002A1E89" w:rsidP="002A1E89"/>
    <w:p w14:paraId="123350D1" w14:textId="4B824A54" w:rsidR="0025144C" w:rsidRPr="002A1E89" w:rsidRDefault="0025144C" w:rsidP="0025144C">
      <w:r>
        <w:t xml:space="preserve">Hinweis von SH: Bei Namensänderung wird derzeit in SH eine neue Windows-Kennung vergeben. Ob dieses dann im Kontext von P20-IAM auch zu einem neuen Account führt, ist derzeit nicht klar. Wäre es so, wären dann die Anwendungsfälle </w:t>
      </w:r>
      <w:r w:rsidRPr="0025144C">
        <w:t>„[ANF-010] [Stufe 2a] Anlage neuer Anwender“</w:t>
      </w:r>
      <w:r>
        <w:t xml:space="preserve"> </w:t>
      </w:r>
      <w:r w:rsidRPr="00A92865">
        <w:t>bzw. „[ANF-011] [Stufe 2a] Deaktivierung (logische Löschung) von Anwendern“ durchzuführen.</w:t>
      </w:r>
    </w:p>
    <w:p w14:paraId="199ACF03" w14:textId="77777777" w:rsidR="0025144C" w:rsidRDefault="0025144C" w:rsidP="002A1E89"/>
    <w:p w14:paraId="069EB44C" w14:textId="38EFB352" w:rsidR="00B519B0" w:rsidRDefault="00B519B0" w:rsidP="00B519B0">
      <w:pPr>
        <w:pStyle w:val="berschrift2"/>
        <w:keepLines/>
        <w:numPr>
          <w:ilvl w:val="1"/>
          <w:numId w:val="11"/>
        </w:numPr>
        <w:pBdr>
          <w:bottom w:val="single" w:sz="4" w:space="1" w:color="auto"/>
        </w:pBdr>
        <w:spacing w:line="240" w:lineRule="auto"/>
        <w:rPr>
          <w:rStyle w:val="IntensiveHervorhebung"/>
        </w:rPr>
      </w:pPr>
      <w:bookmarkStart w:id="117" w:name="_Ref154040491"/>
      <w:bookmarkStart w:id="118" w:name="_Toc168919258"/>
      <w:r w:rsidRPr="00B519B0">
        <w:rPr>
          <w:rStyle w:val="IntensiveHervorhebung"/>
        </w:rPr>
        <w:t xml:space="preserve">[ANF-020] </w:t>
      </w:r>
      <w:r w:rsidR="00FC168D">
        <w:rPr>
          <w:rStyle w:val="IntensiveHervorhebung"/>
        </w:rPr>
        <w:t xml:space="preserve">[Stufe 2b] </w:t>
      </w:r>
      <w:r w:rsidRPr="00B519B0">
        <w:rPr>
          <w:rStyle w:val="IntensiveHervorhebung"/>
        </w:rPr>
        <w:t>Zuordnung von Anwender zu Dienststelle</w:t>
      </w:r>
      <w:bookmarkEnd w:id="117"/>
      <w:bookmarkEnd w:id="118"/>
    </w:p>
    <w:p w14:paraId="591F3ACA" w14:textId="5876DF6C" w:rsidR="002A1E89" w:rsidRDefault="002A1E89" w:rsidP="002A1E89"/>
    <w:p w14:paraId="5ED87054" w14:textId="77777777" w:rsidR="00B36145" w:rsidRPr="0024468A" w:rsidRDefault="00B36145" w:rsidP="00B36145">
      <w:pPr>
        <w:rPr>
          <w:u w:val="single"/>
        </w:rPr>
      </w:pPr>
      <w:r w:rsidRPr="0024468A">
        <w:rPr>
          <w:u w:val="single"/>
        </w:rPr>
        <w:t>Ereignis:</w:t>
      </w:r>
    </w:p>
    <w:p w14:paraId="5C7931ED" w14:textId="3CD33F2C" w:rsidR="00B36145" w:rsidRDefault="00B36145" w:rsidP="00B36145">
      <w:r>
        <w:t xml:space="preserve">Einem Anwender sollen eine oder mehrere Dienststellen im VBS zugewiesen werden. Eine Rollenvergabe kann zeitgleich erfolgen (Regelfall), muss aber nicht zwingend. </w:t>
      </w:r>
    </w:p>
    <w:p w14:paraId="03CAC3F6" w14:textId="77777777" w:rsidR="00B36145" w:rsidRPr="00B36145" w:rsidRDefault="00B36145" w:rsidP="00B36145"/>
    <w:p w14:paraId="1D7082AE" w14:textId="6708ED01" w:rsidR="00B36145" w:rsidRDefault="00B36145" w:rsidP="00B36145">
      <w:r w:rsidRPr="00C336A0">
        <w:rPr>
          <w:u w:val="single"/>
        </w:rPr>
        <w:t>Lösungsart:</w:t>
      </w:r>
      <w:r>
        <w:t xml:space="preserve"> </w:t>
      </w:r>
    </w:p>
    <w:p w14:paraId="00520A82" w14:textId="6968234F" w:rsidR="00B36145" w:rsidRDefault="00B36145" w:rsidP="00B36145">
      <w:r>
        <w:t>Automatisiert über Schnittstelle F-IAM</w:t>
      </w:r>
      <w:r w:rsidR="00A72CAB">
        <w:t>.</w:t>
      </w:r>
    </w:p>
    <w:p w14:paraId="420B7B15" w14:textId="77777777" w:rsidR="00A40298" w:rsidRDefault="00A40298" w:rsidP="00A40298">
      <w:r>
        <w:t>Es muss technisch geprüft werden, ob die Aktionen asynchron laufen müssen.</w:t>
      </w:r>
    </w:p>
    <w:p w14:paraId="6669C0AA" w14:textId="77777777" w:rsidR="00B36145" w:rsidRDefault="00B36145" w:rsidP="00B36145"/>
    <w:p w14:paraId="021136BE" w14:textId="77777777" w:rsidR="00B36145" w:rsidRPr="00C336A0" w:rsidRDefault="00B36145" w:rsidP="00B36145">
      <w:pPr>
        <w:rPr>
          <w:u w:val="single"/>
        </w:rPr>
      </w:pPr>
      <w:r w:rsidRPr="00C336A0">
        <w:rPr>
          <w:u w:val="single"/>
        </w:rPr>
        <w:t>Aktionen:</w:t>
      </w:r>
    </w:p>
    <w:p w14:paraId="696DD7FC" w14:textId="0A0EEF19" w:rsidR="00B36145" w:rsidRDefault="00B36145" w:rsidP="0087058D">
      <w:pPr>
        <w:pStyle w:val="Listenabsatz"/>
        <w:numPr>
          <w:ilvl w:val="0"/>
          <w:numId w:val="20"/>
        </w:numPr>
      </w:pPr>
      <w:r w:rsidRPr="00D4756D">
        <w:t xml:space="preserve">Die </w:t>
      </w:r>
      <w:r>
        <w:t>Daten vom neuen Anwender sind vollständig bekannt</w:t>
      </w:r>
    </w:p>
    <w:p w14:paraId="79F74E2C" w14:textId="3982AC7B" w:rsidR="00B36145" w:rsidRDefault="00B36145" w:rsidP="0087058D">
      <w:pPr>
        <w:pStyle w:val="Listenabsatz"/>
        <w:numPr>
          <w:ilvl w:val="0"/>
          <w:numId w:val="20"/>
        </w:numPr>
      </w:pPr>
      <w:r>
        <w:t>Der technische Dienststellenschlüssel ist bekannt oder in F-IAM Web-UI oder in der Benutzerverwaltung auswählbar hinterlegt</w:t>
      </w:r>
      <w:r w:rsidR="007C318C">
        <w:t xml:space="preserve"> (siehe auch dazu Abschnitt </w:t>
      </w:r>
      <w:r w:rsidR="007C318C">
        <w:fldChar w:fldCharType="begin"/>
      </w:r>
      <w:r w:rsidR="007C318C">
        <w:instrText xml:space="preserve"> REF _Ref153796310 \r \h </w:instrText>
      </w:r>
      <w:r w:rsidR="007C318C">
        <w:fldChar w:fldCharType="separate"/>
      </w:r>
      <w:r w:rsidR="001776B6">
        <w:t>3.1</w:t>
      </w:r>
      <w:r w:rsidR="007C318C">
        <w:fldChar w:fldCharType="end"/>
      </w:r>
      <w:r w:rsidR="007C318C">
        <w:t xml:space="preserve"> und Anforderung </w:t>
      </w:r>
      <w:r w:rsidR="007C318C">
        <w:fldChar w:fldCharType="begin"/>
      </w:r>
      <w:r w:rsidR="007C318C">
        <w:instrText xml:space="preserve"> REF _Ref153890618 \h </w:instrText>
      </w:r>
      <w:r w:rsidR="007C318C">
        <w:fldChar w:fldCharType="separate"/>
      </w:r>
      <w:r w:rsidR="001776B6" w:rsidRPr="00B519B0">
        <w:rPr>
          <w:rStyle w:val="IntensiveHervorhebung"/>
        </w:rPr>
        <w:t>[ANF-001]</w:t>
      </w:r>
      <w:r w:rsidR="001776B6">
        <w:rPr>
          <w:rStyle w:val="IntensiveHervorhebung"/>
        </w:rPr>
        <w:t>[Stufe 2a]</w:t>
      </w:r>
      <w:r w:rsidR="001776B6" w:rsidRPr="00B519B0">
        <w:rPr>
          <w:rStyle w:val="IntensiveHervorhebung"/>
        </w:rPr>
        <w:t xml:space="preserve"> Anlage neuer Dienststellen</w:t>
      </w:r>
      <w:r w:rsidR="007C318C">
        <w:fldChar w:fldCharType="end"/>
      </w:r>
    </w:p>
    <w:p w14:paraId="58C4A5CD" w14:textId="45A0CFB4" w:rsidR="00B36145" w:rsidRDefault="00B36145" w:rsidP="0087058D">
      <w:pPr>
        <w:pStyle w:val="Listenabsatz"/>
        <w:numPr>
          <w:ilvl w:val="0"/>
          <w:numId w:val="20"/>
        </w:numPr>
      </w:pPr>
      <w:r>
        <w:t>Die Rolle(n) sind bekannt, die der Anwender auf der Dienststelle erhalten soll</w:t>
      </w:r>
    </w:p>
    <w:p w14:paraId="397E79E1" w14:textId="574E89E9" w:rsidR="00B36145" w:rsidRDefault="00B36145" w:rsidP="0087058D">
      <w:pPr>
        <w:pStyle w:val="Listenabsatz"/>
        <w:numPr>
          <w:ilvl w:val="0"/>
          <w:numId w:val="20"/>
        </w:numPr>
      </w:pPr>
      <w:r>
        <w:t xml:space="preserve">Der Anwender </w:t>
      </w:r>
      <w:r w:rsidR="007C318C">
        <w:t xml:space="preserve">mit der Zuordnung zur Dienststelle und ggf. Rolle(n) </w:t>
      </w:r>
      <w:r>
        <w:t>wird in der Benutzerverwaltung vom Teilnehmer eingetragen</w:t>
      </w:r>
    </w:p>
    <w:p w14:paraId="44167B7D" w14:textId="522B4BF8" w:rsidR="00B36145" w:rsidRDefault="00B36145" w:rsidP="0087058D">
      <w:pPr>
        <w:pStyle w:val="Listenabsatz"/>
        <w:numPr>
          <w:ilvl w:val="0"/>
          <w:numId w:val="20"/>
        </w:numPr>
      </w:pPr>
      <w:r>
        <w:t>Sollte der Teilnehmer noch keine Benutzerverwaltung haben, kann diese im Teilnehmer-Verzeichnisdienst angelegt und dann über das Web-UI vom F-IAM gepflegt werden</w:t>
      </w:r>
    </w:p>
    <w:p w14:paraId="454D172A" w14:textId="06025411" w:rsidR="00B36145" w:rsidRDefault="00AD20F9" w:rsidP="0087058D">
      <w:pPr>
        <w:pStyle w:val="Listenabsatz"/>
        <w:numPr>
          <w:ilvl w:val="0"/>
          <w:numId w:val="20"/>
        </w:numPr>
      </w:pPr>
      <w:r>
        <w:t xml:space="preserve">Das F-IAM ruft die SCIMv2 Operation </w:t>
      </w:r>
      <w:r w:rsidR="00071F06">
        <w:t xml:space="preserve">PATCH </w:t>
      </w:r>
      <w:r>
        <w:t>auf den Endpunkt „</w:t>
      </w:r>
      <w:r w:rsidR="00071F06">
        <w:t>OU-</w:t>
      </w:r>
      <w:r>
        <w:t>Permission“</w:t>
      </w:r>
      <w:r w:rsidR="00071F06">
        <w:t xml:space="preserve"> </w:t>
      </w:r>
      <w:r>
        <w:t xml:space="preserve">auf </w:t>
      </w:r>
      <w:r w:rsidR="00BC35F2">
        <w:t>(s</w:t>
      </w:r>
      <w:r>
        <w:t xml:space="preserve">iehe auch Abschnitt </w:t>
      </w:r>
      <w:r>
        <w:fldChar w:fldCharType="begin"/>
      </w:r>
      <w:r>
        <w:instrText xml:space="preserve"> REF _Ref153201125 \n \h </w:instrText>
      </w:r>
      <w:r>
        <w:fldChar w:fldCharType="separate"/>
      </w:r>
      <w:r w:rsidR="001776B6">
        <w:t>3.3</w:t>
      </w:r>
      <w:r>
        <w:fldChar w:fldCharType="end"/>
      </w:r>
      <w:r>
        <w:t xml:space="preserve"> und </w:t>
      </w:r>
      <w:r>
        <w:fldChar w:fldCharType="begin"/>
      </w:r>
      <w:r>
        <w:instrText xml:space="preserve"> REF _Ref153201128 \w \h </w:instrText>
      </w:r>
      <w:r>
        <w:fldChar w:fldCharType="separate"/>
      </w:r>
      <w:r w:rsidR="001776B6">
        <w:t>3.4</w:t>
      </w:r>
      <w:r>
        <w:fldChar w:fldCharType="end"/>
      </w:r>
      <w:r>
        <w:t>.</w:t>
      </w:r>
      <w:r w:rsidR="00BC35F2">
        <w:t>)</w:t>
      </w:r>
    </w:p>
    <w:p w14:paraId="2254AB69" w14:textId="7FF07943" w:rsidR="00A40298" w:rsidRDefault="00A40298" w:rsidP="0087058D">
      <w:pPr>
        <w:pStyle w:val="Listenabsatz"/>
        <w:numPr>
          <w:ilvl w:val="0"/>
          <w:numId w:val="20"/>
        </w:numPr>
      </w:pPr>
      <w:r>
        <w:t xml:space="preserve">Artus führt </w:t>
      </w:r>
      <w:r w:rsidR="00BC35F2">
        <w:t xml:space="preserve">eine </w:t>
      </w:r>
      <w:r>
        <w:t>Zuordnung zur Dienststelle und ggf. Vergabe der Rollen mittels der nachfolgend definierten Szenarien und Prozessschritten durch</w:t>
      </w:r>
    </w:p>
    <w:p w14:paraId="459BCEC5" w14:textId="2AF1D8D4" w:rsidR="004524F6" w:rsidRDefault="004524F6" w:rsidP="0087058D">
      <w:pPr>
        <w:pStyle w:val="Listenabsatz"/>
        <w:numPr>
          <w:ilvl w:val="0"/>
          <w:numId w:val="20"/>
        </w:numPr>
      </w:pPr>
      <w:r>
        <w:t xml:space="preserve">Es muss für eine </w:t>
      </w:r>
      <w:r w:rsidR="009313BE">
        <w:t>Zuordnung</w:t>
      </w:r>
      <w:r>
        <w:t xml:space="preserve"> mind. die </w:t>
      </w:r>
      <w:r w:rsidRPr="00BC35F2">
        <w:rPr>
          <w:szCs w:val="22"/>
        </w:rPr>
        <w:t>Rolle „</w:t>
      </w:r>
      <w:r w:rsidR="009313BE" w:rsidRPr="00AF0851">
        <w:rPr>
          <w:szCs w:val="22"/>
        </w:rPr>
        <w:t>ART_ZO</w:t>
      </w:r>
      <w:r w:rsidRPr="00BC35F2">
        <w:rPr>
          <w:szCs w:val="22"/>
        </w:rPr>
        <w:t>“</w:t>
      </w:r>
      <w:r w:rsidR="009313BE" w:rsidRPr="00BC35F2">
        <w:rPr>
          <w:szCs w:val="22"/>
        </w:rPr>
        <w:t xml:space="preserve"> gesetzt</w:t>
      </w:r>
      <w:r w:rsidR="009313BE">
        <w:t xml:space="preserve"> sein.</w:t>
      </w:r>
    </w:p>
    <w:p w14:paraId="20E9140F" w14:textId="77777777" w:rsidR="00A40298" w:rsidRDefault="00A40298" w:rsidP="0087058D">
      <w:pPr>
        <w:pStyle w:val="Listenabsatz"/>
        <w:numPr>
          <w:ilvl w:val="0"/>
          <w:numId w:val="20"/>
        </w:numPr>
      </w:pPr>
      <w:r>
        <w:t>Artus protokolliert die Änderungen aus den Szenarien in der Protokoll-Tabelle</w:t>
      </w:r>
    </w:p>
    <w:p w14:paraId="3D174A91" w14:textId="02F446EF" w:rsidR="00AD20F9" w:rsidRDefault="00AD20F9" w:rsidP="00A40298"/>
    <w:p w14:paraId="06192A6B" w14:textId="7205C3D7" w:rsidR="00A40298" w:rsidRDefault="005946BA" w:rsidP="00A40298">
      <w:pPr>
        <w:jc w:val="left"/>
        <w:rPr>
          <w:u w:val="single"/>
        </w:rPr>
      </w:pPr>
      <w:bookmarkStart w:id="119" w:name="_Hlk162007154"/>
      <w:r>
        <w:rPr>
          <w:u w:val="single"/>
        </w:rPr>
        <w:t>Fehlers</w:t>
      </w:r>
      <w:r w:rsidR="00A40298">
        <w:rPr>
          <w:u w:val="single"/>
        </w:rPr>
        <w:t>zenario 1:</w:t>
      </w:r>
      <w:r w:rsidR="00A40298" w:rsidRPr="00FA3FD6">
        <w:t xml:space="preserve"> „</w:t>
      </w:r>
      <w:r w:rsidR="00A40298" w:rsidRPr="00852BC1">
        <w:t>Anwender</w:t>
      </w:r>
      <w:r w:rsidR="00A40298">
        <w:t xml:space="preserve"> existiert nicht“</w:t>
      </w:r>
    </w:p>
    <w:p w14:paraId="0E7CF6B5" w14:textId="77777777" w:rsidR="00A40298" w:rsidRDefault="00A40298" w:rsidP="0087058D">
      <w:pPr>
        <w:pStyle w:val="Listenabsatz"/>
        <w:numPr>
          <w:ilvl w:val="0"/>
          <w:numId w:val="21"/>
        </w:numPr>
      </w:pPr>
      <w:r>
        <w:t>Vorbedingungen</w:t>
      </w:r>
    </w:p>
    <w:p w14:paraId="6B113B31" w14:textId="77777777" w:rsidR="00A40298" w:rsidRPr="00852BC1" w:rsidRDefault="00A40298" w:rsidP="0087058D">
      <w:pPr>
        <w:pStyle w:val="Listenabsatz"/>
        <w:numPr>
          <w:ilvl w:val="1"/>
          <w:numId w:val="21"/>
        </w:numPr>
      </w:pPr>
      <w:r w:rsidRPr="00852BC1">
        <w:t>Anwender</w:t>
      </w:r>
      <w:r>
        <w:t xml:space="preserve"> existiert nicht in Artus oder ist bereits deaktiviert</w:t>
      </w:r>
    </w:p>
    <w:p w14:paraId="0F18C4E9" w14:textId="77777777" w:rsidR="00A40298" w:rsidRDefault="00A40298" w:rsidP="0087058D">
      <w:pPr>
        <w:pStyle w:val="Listenabsatz"/>
        <w:numPr>
          <w:ilvl w:val="0"/>
          <w:numId w:val="21"/>
        </w:numPr>
      </w:pPr>
      <w:r w:rsidRPr="00852BC1">
        <w:t>Aktionen</w:t>
      </w:r>
    </w:p>
    <w:p w14:paraId="4446C6BB" w14:textId="77777777" w:rsidR="00A40298" w:rsidRDefault="00A40298" w:rsidP="0087058D">
      <w:pPr>
        <w:pStyle w:val="Listenabsatz"/>
        <w:numPr>
          <w:ilvl w:val="1"/>
          <w:numId w:val="21"/>
        </w:numPr>
      </w:pPr>
      <w:r>
        <w:t xml:space="preserve">Auftrag wird ignoriert </w:t>
      </w:r>
    </w:p>
    <w:p w14:paraId="6A42D497" w14:textId="289072EC" w:rsidR="00A40298" w:rsidRDefault="00A40298" w:rsidP="0087058D">
      <w:pPr>
        <w:pStyle w:val="Listenabsatz"/>
        <w:numPr>
          <w:ilvl w:val="1"/>
          <w:numId w:val="21"/>
        </w:numPr>
      </w:pPr>
      <w:r>
        <w:t>Eintrag in Logdatei von Artus</w:t>
      </w:r>
    </w:p>
    <w:p w14:paraId="489585ED" w14:textId="294B1E1F" w:rsidR="00A40298" w:rsidRPr="00A40298" w:rsidRDefault="00A40298" w:rsidP="0087058D">
      <w:pPr>
        <w:pStyle w:val="Listenabsatz"/>
        <w:numPr>
          <w:ilvl w:val="1"/>
          <w:numId w:val="21"/>
        </w:numPr>
        <w:rPr>
          <w:color w:val="FF0000"/>
        </w:rPr>
      </w:pPr>
      <w:r w:rsidRPr="00A40298">
        <w:rPr>
          <w:color w:val="FF0000"/>
        </w:rPr>
        <w:t>Fehlerquittung an F-IAM</w:t>
      </w:r>
    </w:p>
    <w:p w14:paraId="20E28AD6" w14:textId="77777777" w:rsidR="00A40298" w:rsidRDefault="00A40298" w:rsidP="0087058D">
      <w:pPr>
        <w:pStyle w:val="Listenabsatz"/>
        <w:numPr>
          <w:ilvl w:val="0"/>
          <w:numId w:val="21"/>
        </w:numPr>
      </w:pPr>
      <w:r w:rsidRPr="00852BC1">
        <w:t>Nachbedingungen</w:t>
      </w:r>
    </w:p>
    <w:p w14:paraId="1247529E" w14:textId="476901F1" w:rsidR="0006404F" w:rsidRDefault="0006404F" w:rsidP="0087058D">
      <w:pPr>
        <w:pStyle w:val="Listenabsatz"/>
        <w:numPr>
          <w:ilvl w:val="1"/>
          <w:numId w:val="21"/>
        </w:numPr>
      </w:pPr>
      <w:r>
        <w:t xml:space="preserve">F-IAM übernimmt die Fehlerquittung in ein Fehlerprotokoll und informiert ein hinterlegtes </w:t>
      </w:r>
      <w:r w:rsidR="00F57FCF">
        <w:t>T</w:t>
      </w:r>
      <w:r>
        <w:t>eilnehmerpostfach per Mail über den Fehler</w:t>
      </w:r>
    </w:p>
    <w:p w14:paraId="55393F67" w14:textId="6F381028" w:rsidR="0006404F" w:rsidRPr="00852BC1" w:rsidRDefault="0006404F" w:rsidP="0087058D">
      <w:pPr>
        <w:pStyle w:val="Listenabsatz"/>
        <w:numPr>
          <w:ilvl w:val="1"/>
          <w:numId w:val="21"/>
        </w:numPr>
      </w:pPr>
      <w:r>
        <w:lastRenderedPageBreak/>
        <w:t xml:space="preserve">Das Fehlerprotokoll bzw. gefundene Abweichungen sollen laut PG IAM für die </w:t>
      </w:r>
      <w:r w:rsidR="00F57FCF">
        <w:t>Teilnehmer einsehbar</w:t>
      </w:r>
      <w:r>
        <w:t xml:space="preserve"> sein</w:t>
      </w:r>
      <w:r w:rsidR="00F57FCF">
        <w:t xml:space="preserve">. </w:t>
      </w:r>
      <w:r>
        <w:t>Die Abweichung muss manuell aufgelöst werden in BV und F-IAM</w:t>
      </w:r>
    </w:p>
    <w:bookmarkEnd w:id="119"/>
    <w:p w14:paraId="7051FBE3" w14:textId="77777777" w:rsidR="00A40298" w:rsidRDefault="00A40298" w:rsidP="00A40298"/>
    <w:p w14:paraId="2808B8E6" w14:textId="1CB30603" w:rsidR="00A40298" w:rsidRDefault="005946BA" w:rsidP="00A40298">
      <w:pPr>
        <w:jc w:val="left"/>
        <w:rPr>
          <w:u w:val="single"/>
        </w:rPr>
      </w:pPr>
      <w:r>
        <w:rPr>
          <w:u w:val="single"/>
        </w:rPr>
        <w:t xml:space="preserve">Fehlerszenario </w:t>
      </w:r>
      <w:r w:rsidR="00A40298">
        <w:rPr>
          <w:u w:val="single"/>
        </w:rPr>
        <w:t>2:</w:t>
      </w:r>
      <w:r w:rsidR="00A40298" w:rsidRPr="00FA3FD6">
        <w:t xml:space="preserve"> „</w:t>
      </w:r>
      <w:r w:rsidR="00A40298">
        <w:t>Dienststelle existiert nicht im Katalog ALLG_DST“</w:t>
      </w:r>
    </w:p>
    <w:p w14:paraId="71AA0E0B" w14:textId="77777777" w:rsidR="00A40298" w:rsidRDefault="00A40298" w:rsidP="0087058D">
      <w:pPr>
        <w:pStyle w:val="Listenabsatz"/>
        <w:numPr>
          <w:ilvl w:val="0"/>
          <w:numId w:val="21"/>
        </w:numPr>
      </w:pPr>
      <w:r>
        <w:t>Vorbedingungen</w:t>
      </w:r>
    </w:p>
    <w:p w14:paraId="23E9A892" w14:textId="225971F4" w:rsidR="00A40298" w:rsidRPr="00852BC1" w:rsidRDefault="00A40298" w:rsidP="0087058D">
      <w:pPr>
        <w:pStyle w:val="Listenabsatz"/>
        <w:numPr>
          <w:ilvl w:val="1"/>
          <w:numId w:val="21"/>
        </w:numPr>
      </w:pPr>
      <w:r>
        <w:t>Dienststelle existiert nicht in Artus im Katalog</w:t>
      </w:r>
    </w:p>
    <w:p w14:paraId="55F4A428" w14:textId="77777777" w:rsidR="00A40298" w:rsidRDefault="00A40298" w:rsidP="0087058D">
      <w:pPr>
        <w:pStyle w:val="Listenabsatz"/>
        <w:numPr>
          <w:ilvl w:val="0"/>
          <w:numId w:val="21"/>
        </w:numPr>
      </w:pPr>
      <w:r w:rsidRPr="00852BC1">
        <w:t>Aktionen</w:t>
      </w:r>
    </w:p>
    <w:p w14:paraId="254A7870" w14:textId="77777777" w:rsidR="00A40298" w:rsidRDefault="00A40298" w:rsidP="0087058D">
      <w:pPr>
        <w:pStyle w:val="Listenabsatz"/>
        <w:numPr>
          <w:ilvl w:val="1"/>
          <w:numId w:val="21"/>
        </w:numPr>
      </w:pPr>
      <w:r>
        <w:t xml:space="preserve">Auftrag wird ignoriert </w:t>
      </w:r>
    </w:p>
    <w:p w14:paraId="34FB155D" w14:textId="77777777" w:rsidR="00A40298" w:rsidRDefault="00A40298" w:rsidP="0087058D">
      <w:pPr>
        <w:pStyle w:val="Listenabsatz"/>
        <w:numPr>
          <w:ilvl w:val="1"/>
          <w:numId w:val="21"/>
        </w:numPr>
      </w:pPr>
      <w:r>
        <w:t>Eintrag in Logdatei von Artus</w:t>
      </w:r>
    </w:p>
    <w:p w14:paraId="1F6F5EDD" w14:textId="77777777" w:rsidR="00A40298" w:rsidRPr="00A40298" w:rsidRDefault="00A40298" w:rsidP="0087058D">
      <w:pPr>
        <w:pStyle w:val="Listenabsatz"/>
        <w:numPr>
          <w:ilvl w:val="1"/>
          <w:numId w:val="21"/>
        </w:numPr>
        <w:rPr>
          <w:color w:val="FF0000"/>
        </w:rPr>
      </w:pPr>
      <w:r w:rsidRPr="00A40298">
        <w:rPr>
          <w:color w:val="FF0000"/>
        </w:rPr>
        <w:t>Fehlerquittung an F-IAM</w:t>
      </w:r>
    </w:p>
    <w:p w14:paraId="0E97021B" w14:textId="77777777" w:rsidR="00A40298" w:rsidRDefault="00A40298" w:rsidP="0087058D">
      <w:pPr>
        <w:pStyle w:val="Listenabsatz"/>
        <w:numPr>
          <w:ilvl w:val="0"/>
          <w:numId w:val="21"/>
        </w:numPr>
      </w:pPr>
      <w:r w:rsidRPr="00852BC1">
        <w:t>Nachbedingungen</w:t>
      </w:r>
    </w:p>
    <w:p w14:paraId="0817E989" w14:textId="227C451B" w:rsidR="0006404F" w:rsidRDefault="0006404F" w:rsidP="0087058D">
      <w:pPr>
        <w:pStyle w:val="Listenabsatz"/>
        <w:numPr>
          <w:ilvl w:val="1"/>
          <w:numId w:val="21"/>
        </w:numPr>
      </w:pPr>
      <w:r>
        <w:t xml:space="preserve">F-IAM übernimmt die Fehlerquittung in ein Fehlerprotokoll und informiert ein hinterlegtes </w:t>
      </w:r>
      <w:r w:rsidR="00F57FCF">
        <w:t>T</w:t>
      </w:r>
      <w:r>
        <w:t>eilnehmerpostfach per Mail über den Fehler</w:t>
      </w:r>
    </w:p>
    <w:p w14:paraId="1866F2AE" w14:textId="62D00A14" w:rsidR="0006404F" w:rsidRPr="00852BC1" w:rsidRDefault="0006404F" w:rsidP="0087058D">
      <w:pPr>
        <w:pStyle w:val="Listenabsatz"/>
        <w:numPr>
          <w:ilvl w:val="1"/>
          <w:numId w:val="21"/>
        </w:numPr>
      </w:pPr>
      <w:r>
        <w:t xml:space="preserve">Das Fehlerprotokoll bzw. gefundene Abweichungen sollen laut PG IAM für die </w:t>
      </w:r>
      <w:r w:rsidR="00F57FCF">
        <w:t>Teilnehmer einsehbar</w:t>
      </w:r>
      <w:r>
        <w:t xml:space="preserve"> sein</w:t>
      </w:r>
      <w:r w:rsidR="00F57FCF">
        <w:t xml:space="preserve">. </w:t>
      </w:r>
      <w:r>
        <w:t>Die Abweichung muss manuell aufgelöst werden in BV und F-IAM</w:t>
      </w:r>
    </w:p>
    <w:p w14:paraId="523873AA" w14:textId="67DAE09D" w:rsidR="00A40298" w:rsidRPr="00852BC1" w:rsidRDefault="00A40298" w:rsidP="00AF0851"/>
    <w:p w14:paraId="636618F6" w14:textId="77777777" w:rsidR="00B36145" w:rsidRDefault="00B36145" w:rsidP="002A1E89"/>
    <w:p w14:paraId="7D1AC89B" w14:textId="1422E6F7" w:rsidR="00A40298" w:rsidRDefault="005946BA" w:rsidP="00A40298">
      <w:pPr>
        <w:jc w:val="left"/>
        <w:rPr>
          <w:u w:val="single"/>
        </w:rPr>
      </w:pPr>
      <w:r>
        <w:rPr>
          <w:u w:val="single"/>
        </w:rPr>
        <w:t xml:space="preserve">Fehlerszenario </w:t>
      </w:r>
      <w:r w:rsidR="00A40298">
        <w:rPr>
          <w:u w:val="single"/>
        </w:rPr>
        <w:t>3:</w:t>
      </w:r>
      <w:r w:rsidR="00A40298" w:rsidRPr="00AF0851">
        <w:t xml:space="preserve"> </w:t>
      </w:r>
      <w:r w:rsidR="00A40298">
        <w:rPr>
          <w:u w:val="single"/>
        </w:rPr>
        <w:t>„</w:t>
      </w:r>
      <w:r w:rsidR="00A40298">
        <w:t>Dienststelle ist bereits deaktiviert/stillgelegt“</w:t>
      </w:r>
    </w:p>
    <w:p w14:paraId="078EE9A2" w14:textId="77777777" w:rsidR="00A40298" w:rsidRDefault="00A40298" w:rsidP="0087058D">
      <w:pPr>
        <w:pStyle w:val="Listenabsatz"/>
        <w:numPr>
          <w:ilvl w:val="0"/>
          <w:numId w:val="21"/>
        </w:numPr>
      </w:pPr>
      <w:r>
        <w:t>Vorbedingungen</w:t>
      </w:r>
    </w:p>
    <w:p w14:paraId="10A5A121" w14:textId="76F2106F" w:rsidR="00A40298" w:rsidRPr="00852BC1" w:rsidRDefault="00A40298" w:rsidP="0087058D">
      <w:pPr>
        <w:pStyle w:val="Listenabsatz"/>
        <w:numPr>
          <w:ilvl w:val="1"/>
          <w:numId w:val="21"/>
        </w:numPr>
      </w:pPr>
      <w:r>
        <w:t>Dienststelle ist bereits deaktiviert/stillgelegt</w:t>
      </w:r>
    </w:p>
    <w:p w14:paraId="3D232816" w14:textId="77777777" w:rsidR="00A40298" w:rsidRDefault="00A40298" w:rsidP="0087058D">
      <w:pPr>
        <w:pStyle w:val="Listenabsatz"/>
        <w:numPr>
          <w:ilvl w:val="0"/>
          <w:numId w:val="21"/>
        </w:numPr>
      </w:pPr>
      <w:r w:rsidRPr="00852BC1">
        <w:t>Aktionen</w:t>
      </w:r>
    </w:p>
    <w:p w14:paraId="08C59735" w14:textId="77777777" w:rsidR="00A40298" w:rsidRDefault="00A40298" w:rsidP="0087058D">
      <w:pPr>
        <w:pStyle w:val="Listenabsatz"/>
        <w:numPr>
          <w:ilvl w:val="1"/>
          <w:numId w:val="21"/>
        </w:numPr>
      </w:pPr>
      <w:r>
        <w:t xml:space="preserve">Auftrag wird ignoriert </w:t>
      </w:r>
    </w:p>
    <w:p w14:paraId="1F467D1C" w14:textId="77777777" w:rsidR="00A40298" w:rsidRDefault="00A40298" w:rsidP="0087058D">
      <w:pPr>
        <w:pStyle w:val="Listenabsatz"/>
        <w:numPr>
          <w:ilvl w:val="1"/>
          <w:numId w:val="21"/>
        </w:numPr>
      </w:pPr>
      <w:r>
        <w:t>Eintrag in Logdatei von Artus</w:t>
      </w:r>
    </w:p>
    <w:p w14:paraId="6E3A5F21" w14:textId="77777777" w:rsidR="00A40298" w:rsidRPr="00A40298" w:rsidRDefault="00A40298" w:rsidP="0087058D">
      <w:pPr>
        <w:pStyle w:val="Listenabsatz"/>
        <w:numPr>
          <w:ilvl w:val="1"/>
          <w:numId w:val="21"/>
        </w:numPr>
        <w:rPr>
          <w:color w:val="FF0000"/>
        </w:rPr>
      </w:pPr>
      <w:r w:rsidRPr="00A40298">
        <w:rPr>
          <w:color w:val="FF0000"/>
        </w:rPr>
        <w:t>Fehlerquittung an F-IAM</w:t>
      </w:r>
    </w:p>
    <w:p w14:paraId="50606B86" w14:textId="77777777" w:rsidR="00A40298" w:rsidRDefault="00A40298" w:rsidP="0087058D">
      <w:pPr>
        <w:pStyle w:val="Listenabsatz"/>
        <w:numPr>
          <w:ilvl w:val="0"/>
          <w:numId w:val="21"/>
        </w:numPr>
      </w:pPr>
      <w:r w:rsidRPr="00852BC1">
        <w:t>Nachbedingungen</w:t>
      </w:r>
    </w:p>
    <w:p w14:paraId="64B97D02" w14:textId="40762F06" w:rsidR="00C903AA" w:rsidRPr="00852BC1" w:rsidRDefault="00C903AA" w:rsidP="0087058D">
      <w:pPr>
        <w:pStyle w:val="Listenabsatz"/>
        <w:numPr>
          <w:ilvl w:val="1"/>
          <w:numId w:val="21"/>
        </w:numPr>
      </w:pPr>
      <w:r>
        <w:t>Das Problem muss nachgehend manuell analysiert und aufgelöst werden</w:t>
      </w:r>
    </w:p>
    <w:p w14:paraId="429F0311" w14:textId="7CE45160" w:rsidR="00FC168D" w:rsidRDefault="00FC168D" w:rsidP="002A1E89"/>
    <w:p w14:paraId="13B3F65B" w14:textId="0E096B52" w:rsidR="00A40298" w:rsidRDefault="005946BA" w:rsidP="00A40298">
      <w:pPr>
        <w:jc w:val="left"/>
        <w:rPr>
          <w:u w:val="single"/>
        </w:rPr>
      </w:pPr>
      <w:r>
        <w:rPr>
          <w:u w:val="single"/>
        </w:rPr>
        <w:t xml:space="preserve">Fehlerszenario </w:t>
      </w:r>
      <w:r w:rsidR="00A40298">
        <w:rPr>
          <w:u w:val="single"/>
        </w:rPr>
        <w:t>4</w:t>
      </w:r>
      <w:r w:rsidR="00A40298" w:rsidRPr="00A40298">
        <w:t>: „Rollen-Schlüssel unbekannt“</w:t>
      </w:r>
    </w:p>
    <w:p w14:paraId="79FEC53D" w14:textId="77777777" w:rsidR="00A40298" w:rsidRDefault="00A40298" w:rsidP="0087058D">
      <w:pPr>
        <w:pStyle w:val="Listenabsatz"/>
        <w:numPr>
          <w:ilvl w:val="0"/>
          <w:numId w:val="21"/>
        </w:numPr>
      </w:pPr>
      <w:r>
        <w:t>Vorbedingungen</w:t>
      </w:r>
    </w:p>
    <w:p w14:paraId="3DE1C09A" w14:textId="4C524CD3" w:rsidR="00A40298" w:rsidRPr="00852BC1" w:rsidRDefault="005946BA" w:rsidP="0087058D">
      <w:pPr>
        <w:pStyle w:val="Listenabsatz"/>
        <w:numPr>
          <w:ilvl w:val="1"/>
          <w:numId w:val="21"/>
        </w:numPr>
      </w:pPr>
      <w:r w:rsidRPr="00A40298">
        <w:t>Rollen-Schlüssel unbekannt</w:t>
      </w:r>
      <w:r>
        <w:t xml:space="preserve"> (siehe Abschnitt </w:t>
      </w:r>
      <w:r>
        <w:fldChar w:fldCharType="begin"/>
      </w:r>
      <w:r>
        <w:instrText xml:space="preserve"> REF _Ref153201128 \w \h </w:instrText>
      </w:r>
      <w:r>
        <w:fldChar w:fldCharType="separate"/>
      </w:r>
      <w:r w:rsidR="001776B6">
        <w:t>3.4</w:t>
      </w:r>
      <w:r>
        <w:fldChar w:fldCharType="end"/>
      </w:r>
      <w:r>
        <w:t>)</w:t>
      </w:r>
    </w:p>
    <w:p w14:paraId="18A6AF23" w14:textId="77777777" w:rsidR="00A40298" w:rsidRDefault="00A40298" w:rsidP="0087058D">
      <w:pPr>
        <w:pStyle w:val="Listenabsatz"/>
        <w:numPr>
          <w:ilvl w:val="0"/>
          <w:numId w:val="21"/>
        </w:numPr>
      </w:pPr>
      <w:r w:rsidRPr="00852BC1">
        <w:t>Aktionen</w:t>
      </w:r>
    </w:p>
    <w:p w14:paraId="4D99875D" w14:textId="77777777" w:rsidR="00A40298" w:rsidRDefault="00A40298" w:rsidP="0087058D">
      <w:pPr>
        <w:pStyle w:val="Listenabsatz"/>
        <w:numPr>
          <w:ilvl w:val="1"/>
          <w:numId w:val="21"/>
        </w:numPr>
      </w:pPr>
      <w:r>
        <w:t xml:space="preserve">Auftrag wird ignoriert </w:t>
      </w:r>
    </w:p>
    <w:p w14:paraId="15EAD6BA" w14:textId="77777777" w:rsidR="00A40298" w:rsidRDefault="00A40298" w:rsidP="0087058D">
      <w:pPr>
        <w:pStyle w:val="Listenabsatz"/>
        <w:numPr>
          <w:ilvl w:val="1"/>
          <w:numId w:val="21"/>
        </w:numPr>
      </w:pPr>
      <w:r>
        <w:t>Eintrag in Logdatei von Artus</w:t>
      </w:r>
    </w:p>
    <w:p w14:paraId="6D3C4C2C" w14:textId="77777777" w:rsidR="00A40298" w:rsidRPr="00A40298" w:rsidRDefault="00A40298" w:rsidP="0087058D">
      <w:pPr>
        <w:pStyle w:val="Listenabsatz"/>
        <w:numPr>
          <w:ilvl w:val="1"/>
          <w:numId w:val="21"/>
        </w:numPr>
        <w:rPr>
          <w:color w:val="FF0000"/>
        </w:rPr>
      </w:pPr>
      <w:r w:rsidRPr="00A40298">
        <w:rPr>
          <w:color w:val="FF0000"/>
        </w:rPr>
        <w:t>Fehlerquittung an F-IAM</w:t>
      </w:r>
    </w:p>
    <w:p w14:paraId="3D433370" w14:textId="77777777" w:rsidR="00A40298" w:rsidRDefault="00A40298" w:rsidP="0087058D">
      <w:pPr>
        <w:pStyle w:val="Listenabsatz"/>
        <w:numPr>
          <w:ilvl w:val="0"/>
          <w:numId w:val="21"/>
        </w:numPr>
      </w:pPr>
      <w:r w:rsidRPr="00852BC1">
        <w:t>Nachbedingungen</w:t>
      </w:r>
    </w:p>
    <w:p w14:paraId="22A2E6B7" w14:textId="10F6D81E" w:rsidR="0006404F" w:rsidRDefault="0006404F" w:rsidP="0087058D">
      <w:pPr>
        <w:pStyle w:val="Listenabsatz"/>
        <w:numPr>
          <w:ilvl w:val="1"/>
          <w:numId w:val="21"/>
        </w:numPr>
      </w:pPr>
      <w:r>
        <w:t xml:space="preserve">F-IAM übernimmt die Fehlerquittung in ein Fehlerprotokoll und informiert ein hinterlegtes </w:t>
      </w:r>
      <w:r w:rsidR="00F57FCF">
        <w:t>T</w:t>
      </w:r>
      <w:r>
        <w:t>eilnehmerpostfach per Mail über den Fehler</w:t>
      </w:r>
    </w:p>
    <w:p w14:paraId="5E79B00D" w14:textId="346B89C8" w:rsidR="0006404F" w:rsidRPr="00852BC1" w:rsidRDefault="0006404F" w:rsidP="0087058D">
      <w:pPr>
        <w:pStyle w:val="Listenabsatz"/>
        <w:numPr>
          <w:ilvl w:val="1"/>
          <w:numId w:val="21"/>
        </w:numPr>
      </w:pPr>
      <w:r>
        <w:t xml:space="preserve">Das Fehlerprotokoll bzw. gefundene Abweichungen sollen laut PG IAM für die </w:t>
      </w:r>
      <w:r w:rsidR="00F57FCF">
        <w:t>Teilnehmer einsehbar</w:t>
      </w:r>
      <w:r>
        <w:t xml:space="preserve"> sein</w:t>
      </w:r>
      <w:r w:rsidR="00F57FCF">
        <w:t xml:space="preserve">. </w:t>
      </w:r>
      <w:r>
        <w:t>Die Abweichung muss manuell aufgelöst werden in BV und F-IAM</w:t>
      </w:r>
    </w:p>
    <w:p w14:paraId="5E12D64B" w14:textId="1D304F77" w:rsidR="00A40298" w:rsidRDefault="00A40298" w:rsidP="002A1E89"/>
    <w:p w14:paraId="1EDC9734" w14:textId="7CF6DC47" w:rsidR="00F46938" w:rsidRDefault="00F46938" w:rsidP="00F46938">
      <w:pPr>
        <w:jc w:val="left"/>
        <w:rPr>
          <w:u w:val="single"/>
        </w:rPr>
      </w:pPr>
      <w:r>
        <w:rPr>
          <w:u w:val="single"/>
        </w:rPr>
        <w:t>Fehlerszenario 5</w:t>
      </w:r>
      <w:r w:rsidRPr="00A40298">
        <w:t xml:space="preserve">: „Rollen-Schlüssel </w:t>
      </w:r>
      <w:r>
        <w:t>ist ungültig</w:t>
      </w:r>
      <w:r w:rsidRPr="00A40298">
        <w:t>“</w:t>
      </w:r>
    </w:p>
    <w:p w14:paraId="0FA16E6D" w14:textId="77777777" w:rsidR="00F46938" w:rsidRDefault="00F46938" w:rsidP="0087058D">
      <w:pPr>
        <w:pStyle w:val="Listenabsatz"/>
        <w:numPr>
          <w:ilvl w:val="0"/>
          <w:numId w:val="21"/>
        </w:numPr>
      </w:pPr>
      <w:r>
        <w:t>Vorbedingungen</w:t>
      </w:r>
    </w:p>
    <w:p w14:paraId="3F15F87B" w14:textId="799417A1" w:rsidR="00F46938" w:rsidRPr="00852BC1" w:rsidRDefault="00F46938" w:rsidP="0087058D">
      <w:pPr>
        <w:pStyle w:val="Listenabsatz"/>
        <w:numPr>
          <w:ilvl w:val="1"/>
          <w:numId w:val="21"/>
        </w:numPr>
      </w:pPr>
      <w:r w:rsidRPr="00A40298">
        <w:t xml:space="preserve">Rollen-Schlüssel </w:t>
      </w:r>
      <w:r>
        <w:t xml:space="preserve">ungültig (siehe Abschnitt </w:t>
      </w:r>
      <w:r>
        <w:fldChar w:fldCharType="begin"/>
      </w:r>
      <w:r>
        <w:instrText xml:space="preserve"> REF _Ref153201128 \w \h </w:instrText>
      </w:r>
      <w:r>
        <w:fldChar w:fldCharType="separate"/>
      </w:r>
      <w:r w:rsidR="001776B6">
        <w:t>3.4</w:t>
      </w:r>
      <w:r>
        <w:fldChar w:fldCharType="end"/>
      </w:r>
      <w:r>
        <w:t>)</w:t>
      </w:r>
    </w:p>
    <w:p w14:paraId="48EA58F4" w14:textId="77777777" w:rsidR="00F46938" w:rsidRDefault="00F46938" w:rsidP="0087058D">
      <w:pPr>
        <w:pStyle w:val="Listenabsatz"/>
        <w:numPr>
          <w:ilvl w:val="0"/>
          <w:numId w:val="21"/>
        </w:numPr>
      </w:pPr>
      <w:r w:rsidRPr="00852BC1">
        <w:lastRenderedPageBreak/>
        <w:t>Aktionen</w:t>
      </w:r>
    </w:p>
    <w:p w14:paraId="61637369" w14:textId="77777777" w:rsidR="00F46938" w:rsidRDefault="00F46938" w:rsidP="0087058D">
      <w:pPr>
        <w:pStyle w:val="Listenabsatz"/>
        <w:numPr>
          <w:ilvl w:val="1"/>
          <w:numId w:val="21"/>
        </w:numPr>
      </w:pPr>
      <w:r>
        <w:t xml:space="preserve">Auftrag wird ignoriert </w:t>
      </w:r>
    </w:p>
    <w:p w14:paraId="3F4F7D21" w14:textId="77777777" w:rsidR="00F46938" w:rsidRDefault="00F46938" w:rsidP="0087058D">
      <w:pPr>
        <w:pStyle w:val="Listenabsatz"/>
        <w:numPr>
          <w:ilvl w:val="1"/>
          <w:numId w:val="21"/>
        </w:numPr>
      </w:pPr>
      <w:r>
        <w:t>Eintrag in Logdatei von Artus</w:t>
      </w:r>
    </w:p>
    <w:p w14:paraId="678029BC" w14:textId="77777777" w:rsidR="00F46938" w:rsidRPr="00A40298" w:rsidRDefault="00F46938" w:rsidP="0087058D">
      <w:pPr>
        <w:pStyle w:val="Listenabsatz"/>
        <w:numPr>
          <w:ilvl w:val="1"/>
          <w:numId w:val="21"/>
        </w:numPr>
        <w:rPr>
          <w:color w:val="FF0000"/>
        </w:rPr>
      </w:pPr>
      <w:r w:rsidRPr="00A40298">
        <w:rPr>
          <w:color w:val="FF0000"/>
        </w:rPr>
        <w:t>Fehlerquittung an F-IAM</w:t>
      </w:r>
    </w:p>
    <w:p w14:paraId="3ACE0DD4" w14:textId="77777777" w:rsidR="00F46938" w:rsidRDefault="00F46938" w:rsidP="0087058D">
      <w:pPr>
        <w:pStyle w:val="Listenabsatz"/>
        <w:numPr>
          <w:ilvl w:val="0"/>
          <w:numId w:val="21"/>
        </w:numPr>
      </w:pPr>
      <w:r w:rsidRPr="00852BC1">
        <w:t>Nachbedingungen</w:t>
      </w:r>
    </w:p>
    <w:p w14:paraId="7B4A982C" w14:textId="68CDAFB1" w:rsidR="0006404F" w:rsidRDefault="0006404F" w:rsidP="0087058D">
      <w:pPr>
        <w:pStyle w:val="Listenabsatz"/>
        <w:numPr>
          <w:ilvl w:val="1"/>
          <w:numId w:val="21"/>
        </w:numPr>
      </w:pPr>
      <w:r>
        <w:t xml:space="preserve">F-IAM übernimmt die Fehlerquittung in ein Fehlerprotokoll und informiert ein hinterlegtes </w:t>
      </w:r>
      <w:r w:rsidR="00F57FCF">
        <w:t>T</w:t>
      </w:r>
      <w:r>
        <w:t>eilnehmerpostfach per Mail über den Fehler</w:t>
      </w:r>
    </w:p>
    <w:p w14:paraId="0DF55383" w14:textId="7ADFC200" w:rsidR="00F46938" w:rsidRPr="00852BC1" w:rsidRDefault="0006404F" w:rsidP="0087058D">
      <w:pPr>
        <w:pStyle w:val="Listenabsatz"/>
        <w:numPr>
          <w:ilvl w:val="1"/>
          <w:numId w:val="21"/>
        </w:numPr>
      </w:pPr>
      <w:r>
        <w:t xml:space="preserve">Das Fehlerprotokoll bzw. gefundene Abweichungen sollen laut PG IAM für die </w:t>
      </w:r>
      <w:r w:rsidR="00F57FCF">
        <w:t>Teilnehmer einsehbar</w:t>
      </w:r>
      <w:r>
        <w:t xml:space="preserve"> sein</w:t>
      </w:r>
      <w:r w:rsidR="00F57FCF">
        <w:t xml:space="preserve">. </w:t>
      </w:r>
      <w:r>
        <w:t>Die Abweichung muss manuell aufgelöst werden in BV und F-IAM</w:t>
      </w:r>
    </w:p>
    <w:p w14:paraId="616551CF" w14:textId="77777777" w:rsidR="00F46938" w:rsidRDefault="00F46938" w:rsidP="002A1E89"/>
    <w:p w14:paraId="37FA4E57" w14:textId="61C29B38" w:rsidR="005946BA" w:rsidRDefault="005946BA" w:rsidP="005946BA">
      <w:pPr>
        <w:jc w:val="left"/>
        <w:rPr>
          <w:u w:val="single"/>
        </w:rPr>
      </w:pPr>
      <w:r>
        <w:rPr>
          <w:u w:val="single"/>
        </w:rPr>
        <w:t>Szenario 6</w:t>
      </w:r>
      <w:r w:rsidRPr="00A40298">
        <w:t>: „</w:t>
      </w:r>
      <w:r>
        <w:t>Zuordnung</w:t>
      </w:r>
      <w:r w:rsidR="00C903AA">
        <w:t xml:space="preserve"> zu</w:t>
      </w:r>
      <w:r>
        <w:t xml:space="preserve"> einer </w:t>
      </w:r>
      <w:r w:rsidR="00B3387D">
        <w:t xml:space="preserve">existierenden aktiven </w:t>
      </w:r>
      <w:r>
        <w:t>Dienststelle</w:t>
      </w:r>
      <w:r w:rsidRPr="00A40298">
        <w:t>“</w:t>
      </w:r>
    </w:p>
    <w:p w14:paraId="6480F652" w14:textId="77777777" w:rsidR="005946BA" w:rsidRDefault="005946BA" w:rsidP="0087058D">
      <w:pPr>
        <w:pStyle w:val="Listenabsatz"/>
        <w:numPr>
          <w:ilvl w:val="0"/>
          <w:numId w:val="21"/>
        </w:numPr>
      </w:pPr>
      <w:r>
        <w:t>Vorbedingungen</w:t>
      </w:r>
    </w:p>
    <w:p w14:paraId="620D427C" w14:textId="23067278" w:rsidR="00B3387D" w:rsidRDefault="00B3387D" w:rsidP="0087058D">
      <w:pPr>
        <w:pStyle w:val="Listenabsatz"/>
        <w:numPr>
          <w:ilvl w:val="1"/>
          <w:numId w:val="21"/>
        </w:numPr>
      </w:pPr>
      <w:r>
        <w:t>Dienststelle existiert und ist aktiv</w:t>
      </w:r>
    </w:p>
    <w:p w14:paraId="49622C40" w14:textId="32243B09" w:rsidR="00B3387D" w:rsidRDefault="00B3387D" w:rsidP="0087058D">
      <w:pPr>
        <w:pStyle w:val="Listenabsatz"/>
        <w:numPr>
          <w:ilvl w:val="1"/>
          <w:numId w:val="21"/>
        </w:numPr>
      </w:pPr>
      <w:r>
        <w:t>Anwender existiert und ist aktiv</w:t>
      </w:r>
    </w:p>
    <w:p w14:paraId="32F9845D" w14:textId="23A4E46F" w:rsidR="00B3387D" w:rsidRDefault="00B3387D" w:rsidP="0087058D">
      <w:pPr>
        <w:pStyle w:val="Listenabsatz"/>
        <w:numPr>
          <w:ilvl w:val="1"/>
          <w:numId w:val="21"/>
        </w:numPr>
      </w:pPr>
      <w:r>
        <w:t>Rollen-Schlüssel sind bekannt</w:t>
      </w:r>
    </w:p>
    <w:p w14:paraId="07DC4514" w14:textId="7D52DB99" w:rsidR="00B3387D" w:rsidRDefault="00B3387D" w:rsidP="0087058D">
      <w:pPr>
        <w:pStyle w:val="Listenabsatz"/>
        <w:numPr>
          <w:ilvl w:val="1"/>
          <w:numId w:val="21"/>
        </w:numPr>
      </w:pPr>
      <w:r>
        <w:t>Rolle ist nicht Dienststellen</w:t>
      </w:r>
      <w:r w:rsidR="00F43DB7">
        <w:t>l</w:t>
      </w:r>
      <w:r>
        <w:t>eiter</w:t>
      </w:r>
    </w:p>
    <w:p w14:paraId="4E1986A7" w14:textId="35DA0D5E" w:rsidR="009313BE" w:rsidRPr="00852BC1" w:rsidRDefault="009313BE" w:rsidP="0087058D">
      <w:pPr>
        <w:pStyle w:val="Listenabsatz"/>
        <w:numPr>
          <w:ilvl w:val="1"/>
          <w:numId w:val="21"/>
        </w:numPr>
      </w:pPr>
      <w:r>
        <w:t xml:space="preserve">Es muss für eine Zuordnung mind. die </w:t>
      </w:r>
      <w:r w:rsidRPr="00D45EE1">
        <w:rPr>
          <w:szCs w:val="22"/>
        </w:rPr>
        <w:t>Rolle „</w:t>
      </w:r>
      <w:r w:rsidRPr="00AF0851">
        <w:rPr>
          <w:szCs w:val="22"/>
        </w:rPr>
        <w:t>ART_ZO</w:t>
      </w:r>
      <w:r w:rsidRPr="00D45EE1">
        <w:rPr>
          <w:szCs w:val="22"/>
        </w:rPr>
        <w:t>“ ges</w:t>
      </w:r>
      <w:r>
        <w:t>etzt sein</w:t>
      </w:r>
    </w:p>
    <w:p w14:paraId="58380512" w14:textId="5666D532" w:rsidR="005946BA" w:rsidRDefault="005946BA" w:rsidP="0087058D">
      <w:pPr>
        <w:pStyle w:val="Listenabsatz"/>
        <w:numPr>
          <w:ilvl w:val="0"/>
          <w:numId w:val="21"/>
        </w:numPr>
      </w:pPr>
      <w:r w:rsidRPr="00852BC1">
        <w:t>Aktionen</w:t>
      </w:r>
    </w:p>
    <w:p w14:paraId="420DB5DB" w14:textId="56DA2384" w:rsidR="00B3387D" w:rsidRDefault="00B3387D" w:rsidP="0087058D">
      <w:pPr>
        <w:pStyle w:val="Listenabsatz"/>
        <w:numPr>
          <w:ilvl w:val="1"/>
          <w:numId w:val="21"/>
        </w:numPr>
      </w:pPr>
      <w:r>
        <w:t>Anwender wird der Dienststelle in @</w:t>
      </w:r>
      <w:proofErr w:type="spellStart"/>
      <w:r>
        <w:t>rtus</w:t>
      </w:r>
      <w:proofErr w:type="spellEnd"/>
      <w:r>
        <w:t xml:space="preserve"> zugeordnet</w:t>
      </w:r>
    </w:p>
    <w:p w14:paraId="09917545" w14:textId="24BE4C2A" w:rsidR="00B3387D" w:rsidRDefault="00B3387D" w:rsidP="0087058D">
      <w:pPr>
        <w:pStyle w:val="Listenabsatz"/>
        <w:numPr>
          <w:ilvl w:val="1"/>
          <w:numId w:val="21"/>
        </w:numPr>
      </w:pPr>
      <w:r>
        <w:t>Dem Anwender werden besagte Rollen hinzugefügt</w:t>
      </w:r>
    </w:p>
    <w:p w14:paraId="337CAA52" w14:textId="44A42B70" w:rsidR="00E6052F" w:rsidRDefault="00E6052F" w:rsidP="0087058D">
      <w:pPr>
        <w:pStyle w:val="Listenabsatz"/>
        <w:numPr>
          <w:ilvl w:val="1"/>
          <w:numId w:val="21"/>
        </w:numPr>
      </w:pPr>
      <w:r>
        <w:t xml:space="preserve">Gibt es </w:t>
      </w:r>
      <w:r w:rsidR="009313BE">
        <w:t xml:space="preserve">nur die </w:t>
      </w:r>
      <w:r>
        <w:t>Rolle</w:t>
      </w:r>
      <w:r w:rsidR="009313BE">
        <w:t xml:space="preserve"> </w:t>
      </w:r>
      <w:r w:rsidR="009313BE" w:rsidRPr="00D45EE1">
        <w:rPr>
          <w:szCs w:val="22"/>
        </w:rPr>
        <w:t>„</w:t>
      </w:r>
      <w:r w:rsidR="009313BE" w:rsidRPr="00AF0851">
        <w:rPr>
          <w:szCs w:val="22"/>
        </w:rPr>
        <w:t>ART_ZO“</w:t>
      </w:r>
      <w:r w:rsidRPr="00D45EE1">
        <w:rPr>
          <w:szCs w:val="22"/>
        </w:rPr>
        <w:t>,</w:t>
      </w:r>
      <w:r>
        <w:t xml:space="preserve"> wird nur die Zuordnung gemacht</w:t>
      </w:r>
    </w:p>
    <w:p w14:paraId="77E0557F" w14:textId="77777777" w:rsidR="005946BA" w:rsidRDefault="005946BA" w:rsidP="0087058D">
      <w:pPr>
        <w:pStyle w:val="Listenabsatz"/>
        <w:numPr>
          <w:ilvl w:val="0"/>
          <w:numId w:val="21"/>
        </w:numPr>
      </w:pPr>
      <w:r w:rsidRPr="00852BC1">
        <w:t>Nachbedingungen</w:t>
      </w:r>
    </w:p>
    <w:p w14:paraId="743CE0CB" w14:textId="77777777" w:rsidR="005946BA" w:rsidRPr="00852BC1" w:rsidRDefault="005946BA" w:rsidP="0087058D">
      <w:pPr>
        <w:pStyle w:val="Listenabsatz"/>
        <w:numPr>
          <w:ilvl w:val="1"/>
          <w:numId w:val="21"/>
        </w:numPr>
      </w:pPr>
      <w:r>
        <w:t>Keine</w:t>
      </w:r>
    </w:p>
    <w:p w14:paraId="46F6726D" w14:textId="77777777" w:rsidR="005946BA" w:rsidRDefault="005946BA" w:rsidP="002A1E89"/>
    <w:p w14:paraId="5E209AE6" w14:textId="1594D87F" w:rsidR="004B3E0A" w:rsidRDefault="004B3E0A" w:rsidP="004B3E0A">
      <w:pPr>
        <w:jc w:val="left"/>
        <w:rPr>
          <w:u w:val="single"/>
        </w:rPr>
      </w:pPr>
      <w:r>
        <w:rPr>
          <w:u w:val="single"/>
        </w:rPr>
        <w:t>Szenario 7</w:t>
      </w:r>
      <w:r w:rsidRPr="00A40298">
        <w:t>: „</w:t>
      </w:r>
      <w:r>
        <w:t>Zuordnung einer existierenden aktiven Dienststelle als Dienststellenleiter</w:t>
      </w:r>
      <w:r w:rsidRPr="00A40298">
        <w:t>“</w:t>
      </w:r>
    </w:p>
    <w:p w14:paraId="23E35E4C" w14:textId="77777777" w:rsidR="004B3E0A" w:rsidRDefault="004B3E0A" w:rsidP="0087058D">
      <w:pPr>
        <w:pStyle w:val="Listenabsatz"/>
        <w:numPr>
          <w:ilvl w:val="0"/>
          <w:numId w:val="21"/>
        </w:numPr>
      </w:pPr>
      <w:r>
        <w:t>Vorbedingungen</w:t>
      </w:r>
    </w:p>
    <w:p w14:paraId="64A53CEF" w14:textId="77777777" w:rsidR="004B3E0A" w:rsidRDefault="004B3E0A" w:rsidP="0087058D">
      <w:pPr>
        <w:pStyle w:val="Listenabsatz"/>
        <w:numPr>
          <w:ilvl w:val="1"/>
          <w:numId w:val="21"/>
        </w:numPr>
      </w:pPr>
      <w:r>
        <w:t>Dienststelle existiert und ist aktiv</w:t>
      </w:r>
    </w:p>
    <w:p w14:paraId="321F86ED" w14:textId="58BA4083" w:rsidR="004B3E0A" w:rsidRDefault="004B3E0A" w:rsidP="0087058D">
      <w:pPr>
        <w:pStyle w:val="Listenabsatz"/>
        <w:numPr>
          <w:ilvl w:val="1"/>
          <w:numId w:val="21"/>
        </w:numPr>
      </w:pPr>
      <w:r>
        <w:t>Anwender existiert und ist aktiv</w:t>
      </w:r>
    </w:p>
    <w:p w14:paraId="3FA9FCA0" w14:textId="18D4D807" w:rsidR="004B3E0A" w:rsidRDefault="00F46938" w:rsidP="0087058D">
      <w:pPr>
        <w:pStyle w:val="Listenabsatz"/>
        <w:numPr>
          <w:ilvl w:val="1"/>
          <w:numId w:val="21"/>
        </w:numPr>
      </w:pPr>
      <w:r>
        <w:t xml:space="preserve">Neue </w:t>
      </w:r>
      <w:r w:rsidR="004B3E0A">
        <w:t>Rolle ist Dienststellen</w:t>
      </w:r>
      <w:r w:rsidR="007832CE">
        <w:t>l</w:t>
      </w:r>
      <w:r w:rsidR="004B3E0A">
        <w:t xml:space="preserve">eiter </w:t>
      </w:r>
    </w:p>
    <w:p w14:paraId="44CDDD57" w14:textId="7E20479E" w:rsidR="004B3E0A" w:rsidRPr="00852BC1" w:rsidRDefault="004B3E0A" w:rsidP="0087058D">
      <w:pPr>
        <w:pStyle w:val="Listenabsatz"/>
        <w:numPr>
          <w:ilvl w:val="1"/>
          <w:numId w:val="21"/>
        </w:numPr>
      </w:pPr>
      <w:r>
        <w:t>Besonderheit: Es kann nur ein Anwender Dienststellenleiter sein</w:t>
      </w:r>
    </w:p>
    <w:p w14:paraId="774D5911" w14:textId="77777777" w:rsidR="004B3E0A" w:rsidRDefault="004B3E0A" w:rsidP="0087058D">
      <w:pPr>
        <w:pStyle w:val="Listenabsatz"/>
        <w:numPr>
          <w:ilvl w:val="0"/>
          <w:numId w:val="21"/>
        </w:numPr>
      </w:pPr>
      <w:r w:rsidRPr="00852BC1">
        <w:t>Aktionen</w:t>
      </w:r>
    </w:p>
    <w:p w14:paraId="6D5EE44C" w14:textId="0A4238A3" w:rsidR="004B3E0A" w:rsidRDefault="004B3E0A" w:rsidP="0087058D">
      <w:pPr>
        <w:pStyle w:val="Listenabsatz"/>
        <w:numPr>
          <w:ilvl w:val="1"/>
          <w:numId w:val="21"/>
        </w:numPr>
      </w:pPr>
      <w:r>
        <w:t>Anwender wird der Dienststelle in @</w:t>
      </w:r>
      <w:proofErr w:type="spellStart"/>
      <w:r>
        <w:t>rtus</w:t>
      </w:r>
      <w:proofErr w:type="spellEnd"/>
      <w:r>
        <w:t xml:space="preserve"> zugeordnet</w:t>
      </w:r>
    </w:p>
    <w:p w14:paraId="67B8EBE1" w14:textId="5F400067" w:rsidR="004B3E0A" w:rsidRDefault="004B3E0A" w:rsidP="0087058D">
      <w:pPr>
        <w:pStyle w:val="Listenabsatz"/>
        <w:numPr>
          <w:ilvl w:val="1"/>
          <w:numId w:val="21"/>
        </w:numPr>
      </w:pPr>
      <w:r>
        <w:t>Der Anwender wird als Dienststellenleiter eingetragen</w:t>
      </w:r>
    </w:p>
    <w:p w14:paraId="355C5F36" w14:textId="49D154B7" w:rsidR="004B3E0A" w:rsidRDefault="004B3E0A" w:rsidP="0087058D">
      <w:pPr>
        <w:pStyle w:val="Listenabsatz"/>
        <w:numPr>
          <w:ilvl w:val="1"/>
          <w:numId w:val="21"/>
        </w:numPr>
      </w:pPr>
      <w:r>
        <w:t xml:space="preserve">Der Anwender erhält volle Berechtigung für die Dienststelle </w:t>
      </w:r>
    </w:p>
    <w:p w14:paraId="7EABC3CC" w14:textId="2C3599BD" w:rsidR="00DB3214" w:rsidRDefault="00DB3214" w:rsidP="0087058D">
      <w:pPr>
        <w:pStyle w:val="Listenabsatz"/>
        <w:numPr>
          <w:ilvl w:val="1"/>
          <w:numId w:val="21"/>
        </w:numPr>
      </w:pPr>
      <w:r>
        <w:t>Der ursprüngliche Leiter wird als Leiter ausgetragen</w:t>
      </w:r>
    </w:p>
    <w:p w14:paraId="1AD70097" w14:textId="77777777" w:rsidR="004B3E0A" w:rsidRDefault="004B3E0A" w:rsidP="0087058D">
      <w:pPr>
        <w:pStyle w:val="Listenabsatz"/>
        <w:numPr>
          <w:ilvl w:val="0"/>
          <w:numId w:val="21"/>
        </w:numPr>
      </w:pPr>
      <w:r w:rsidRPr="00852BC1">
        <w:t>Nachbedingungen</w:t>
      </w:r>
    </w:p>
    <w:p w14:paraId="453E5621" w14:textId="1B6598D7" w:rsidR="004B3E0A" w:rsidRPr="00852BC1" w:rsidRDefault="00DB3214" w:rsidP="0087058D">
      <w:pPr>
        <w:pStyle w:val="Listenabsatz"/>
        <w:numPr>
          <w:ilvl w:val="1"/>
          <w:numId w:val="21"/>
        </w:numPr>
      </w:pPr>
      <w:r>
        <w:t>Keine</w:t>
      </w:r>
    </w:p>
    <w:p w14:paraId="251D40B9" w14:textId="08E355F6" w:rsidR="005946BA" w:rsidRPr="00E2759F" w:rsidRDefault="007832CE" w:rsidP="002A1E89">
      <w:pPr>
        <w:rPr>
          <w:color w:val="FF0000"/>
        </w:rPr>
      </w:pPr>
      <w:r w:rsidRPr="00E2759F">
        <w:rPr>
          <w:color w:val="FF0000"/>
        </w:rPr>
        <w:t>Forderung an BV:</w:t>
      </w:r>
    </w:p>
    <w:p w14:paraId="14657957" w14:textId="093F907D" w:rsidR="007832CE" w:rsidRDefault="007832CE" w:rsidP="0087058D">
      <w:pPr>
        <w:pStyle w:val="Listenabsatz"/>
        <w:numPr>
          <w:ilvl w:val="0"/>
          <w:numId w:val="29"/>
        </w:numPr>
      </w:pPr>
      <w:r>
        <w:t>BV muss sicherstellen, dass die Rolle Dienststellenleiter pro Dienststelle nur einem Anwender vergeben werden kann</w:t>
      </w:r>
    </w:p>
    <w:p w14:paraId="76D7A364" w14:textId="08A5EB44" w:rsidR="009313BE" w:rsidRDefault="009313BE" w:rsidP="0087058D">
      <w:pPr>
        <w:pStyle w:val="Listenabsatz"/>
        <w:numPr>
          <w:ilvl w:val="0"/>
          <w:numId w:val="29"/>
        </w:numPr>
      </w:pPr>
      <w:r>
        <w:t>Zusätzlich wird dieser Aspekt auch in Offene Punkte aufgenommen und dort zusammen mit der PG IAM weiterverfolgt</w:t>
      </w:r>
    </w:p>
    <w:p w14:paraId="603F54DC" w14:textId="1EC105DD" w:rsidR="005F4C35" w:rsidRDefault="005F4C35" w:rsidP="0087058D">
      <w:pPr>
        <w:pStyle w:val="Listenabsatz"/>
        <w:numPr>
          <w:ilvl w:val="0"/>
          <w:numId w:val="29"/>
        </w:numPr>
      </w:pPr>
      <w:r>
        <w:t xml:space="preserve">Vorgabe: Zuerst muss das Recht „Dienststellenleiter“ vom ersten Leiter entfernt </w:t>
      </w:r>
      <w:r w:rsidR="00D45EE1">
        <w:t xml:space="preserve">und </w:t>
      </w:r>
      <w:r>
        <w:t>dann erst beim neuen Leiter gesetzt werden. Hierdurch wird eine Inkonsistent vermieden, da hier die vorhandenen Szenarien durchgeführt werde</w:t>
      </w:r>
      <w:r w:rsidR="00D45EE1">
        <w:t>n</w:t>
      </w:r>
    </w:p>
    <w:p w14:paraId="004F37F9" w14:textId="211E35A7" w:rsidR="007832CE" w:rsidRDefault="007832CE" w:rsidP="002A1E89"/>
    <w:p w14:paraId="20B1A743" w14:textId="29707E08" w:rsidR="00B54E85" w:rsidRDefault="00B54E85" w:rsidP="00B54E85">
      <w:pPr>
        <w:jc w:val="left"/>
        <w:rPr>
          <w:u w:val="single"/>
        </w:rPr>
      </w:pPr>
      <w:r>
        <w:rPr>
          <w:u w:val="single"/>
        </w:rPr>
        <w:lastRenderedPageBreak/>
        <w:t>Fehlerszenario 8:</w:t>
      </w:r>
      <w:r w:rsidRPr="00FA3FD6">
        <w:t xml:space="preserve"> „</w:t>
      </w:r>
      <w:r>
        <w:t>Dienststellenbezogene Rolle nicht auf Dienststelle erlaubt“</w:t>
      </w:r>
    </w:p>
    <w:p w14:paraId="5A6A7F5E" w14:textId="77777777" w:rsidR="00B54E85" w:rsidRDefault="00B54E85" w:rsidP="0087058D">
      <w:pPr>
        <w:pStyle w:val="Listenabsatz"/>
        <w:numPr>
          <w:ilvl w:val="0"/>
          <w:numId w:val="21"/>
        </w:numPr>
      </w:pPr>
      <w:r>
        <w:t>Vorbedingungen</w:t>
      </w:r>
    </w:p>
    <w:p w14:paraId="42A524AC" w14:textId="6E0AAB4D" w:rsidR="00B54E85" w:rsidRDefault="00B54E85" w:rsidP="0087058D">
      <w:pPr>
        <w:pStyle w:val="Listenabsatz"/>
        <w:numPr>
          <w:ilvl w:val="1"/>
          <w:numId w:val="21"/>
        </w:numPr>
      </w:pPr>
      <w:r w:rsidRPr="00852BC1">
        <w:t>Anwender</w:t>
      </w:r>
      <w:r>
        <w:t xml:space="preserve"> und Dienststelle existier</w:t>
      </w:r>
      <w:r w:rsidR="00D45EE1">
        <w:t>en (?)</w:t>
      </w:r>
      <w:r>
        <w:t xml:space="preserve"> </w:t>
      </w:r>
    </w:p>
    <w:p w14:paraId="239DABA8" w14:textId="5390D277" w:rsidR="00B54E85" w:rsidRPr="00852BC1" w:rsidRDefault="00B54E85" w:rsidP="0087058D">
      <w:pPr>
        <w:pStyle w:val="Listenabsatz"/>
        <w:numPr>
          <w:ilvl w:val="1"/>
          <w:numId w:val="21"/>
        </w:numPr>
      </w:pPr>
      <w:r>
        <w:t>Die Rolle ist eine Rolle, die nur auf bestimmten Dienststellen zulässig ist (z.B. Kriminalaktenhaltung, Sicherheitsprüfung)</w:t>
      </w:r>
    </w:p>
    <w:p w14:paraId="547CA70F" w14:textId="77777777" w:rsidR="00B54E85" w:rsidRDefault="00B54E85" w:rsidP="0087058D">
      <w:pPr>
        <w:pStyle w:val="Listenabsatz"/>
        <w:numPr>
          <w:ilvl w:val="0"/>
          <w:numId w:val="21"/>
        </w:numPr>
      </w:pPr>
      <w:r w:rsidRPr="00852BC1">
        <w:t>Aktionen</w:t>
      </w:r>
    </w:p>
    <w:p w14:paraId="4D21DCB7" w14:textId="77777777" w:rsidR="00B54E85" w:rsidRDefault="00B54E85" w:rsidP="0087058D">
      <w:pPr>
        <w:pStyle w:val="Listenabsatz"/>
        <w:numPr>
          <w:ilvl w:val="1"/>
          <w:numId w:val="21"/>
        </w:numPr>
      </w:pPr>
      <w:r>
        <w:t xml:space="preserve">Auftrag wird ignoriert </w:t>
      </w:r>
    </w:p>
    <w:p w14:paraId="271D3265" w14:textId="77777777" w:rsidR="00B54E85" w:rsidRDefault="00B54E85" w:rsidP="0087058D">
      <w:pPr>
        <w:pStyle w:val="Listenabsatz"/>
        <w:numPr>
          <w:ilvl w:val="1"/>
          <w:numId w:val="21"/>
        </w:numPr>
      </w:pPr>
      <w:r>
        <w:t>Eintrag in Logdatei von Artus</w:t>
      </w:r>
    </w:p>
    <w:p w14:paraId="26232555" w14:textId="77777777" w:rsidR="00B54E85" w:rsidRPr="00A40298" w:rsidRDefault="00B54E85" w:rsidP="0087058D">
      <w:pPr>
        <w:pStyle w:val="Listenabsatz"/>
        <w:numPr>
          <w:ilvl w:val="1"/>
          <w:numId w:val="21"/>
        </w:numPr>
        <w:rPr>
          <w:color w:val="FF0000"/>
        </w:rPr>
      </w:pPr>
      <w:r w:rsidRPr="00A40298">
        <w:rPr>
          <w:color w:val="FF0000"/>
        </w:rPr>
        <w:t>Fehlerquittung an F-IAM</w:t>
      </w:r>
    </w:p>
    <w:p w14:paraId="2D5C0326" w14:textId="77777777" w:rsidR="00B54E85" w:rsidRDefault="00B54E85" w:rsidP="0087058D">
      <w:pPr>
        <w:pStyle w:val="Listenabsatz"/>
        <w:numPr>
          <w:ilvl w:val="0"/>
          <w:numId w:val="21"/>
        </w:numPr>
      </w:pPr>
      <w:r w:rsidRPr="00852BC1">
        <w:t>Nachbedingungen</w:t>
      </w:r>
    </w:p>
    <w:p w14:paraId="472FB376" w14:textId="6892F4EA" w:rsidR="0006404F" w:rsidRDefault="0006404F" w:rsidP="0087058D">
      <w:pPr>
        <w:pStyle w:val="Listenabsatz"/>
        <w:numPr>
          <w:ilvl w:val="1"/>
          <w:numId w:val="21"/>
        </w:numPr>
      </w:pPr>
      <w:r>
        <w:t xml:space="preserve">F-IAM übernimmt die Fehlerquittung in ein Fehlerprotokoll und informiert ein hinterlegtes </w:t>
      </w:r>
      <w:r w:rsidR="00F57FCF">
        <w:t>T</w:t>
      </w:r>
      <w:r>
        <w:t>eilnehmerpostfach per Mail über den Fehler</w:t>
      </w:r>
    </w:p>
    <w:p w14:paraId="0C0488D1" w14:textId="63CBD346" w:rsidR="0006404F" w:rsidRPr="00852BC1" w:rsidRDefault="0006404F" w:rsidP="0087058D">
      <w:pPr>
        <w:pStyle w:val="Listenabsatz"/>
        <w:numPr>
          <w:ilvl w:val="1"/>
          <w:numId w:val="21"/>
        </w:numPr>
      </w:pPr>
      <w:r>
        <w:t xml:space="preserve">Das Fehlerprotokoll bzw. gefundene Abweichungen sollen laut PG IAM für die </w:t>
      </w:r>
      <w:r w:rsidR="00F57FCF">
        <w:t>Teilnehmer einsehbar</w:t>
      </w:r>
      <w:r>
        <w:t xml:space="preserve"> sein</w:t>
      </w:r>
      <w:r w:rsidR="00F57FCF">
        <w:t xml:space="preserve">. </w:t>
      </w:r>
      <w:r>
        <w:t>Die Abweichung muss manuell aufgelöst werden in BV und F-IAM</w:t>
      </w:r>
    </w:p>
    <w:p w14:paraId="5000307A" w14:textId="77777777" w:rsidR="009313BE" w:rsidRPr="00852BC1" w:rsidRDefault="009313BE" w:rsidP="00E2759F">
      <w:pPr>
        <w:pStyle w:val="Listenabsatz"/>
        <w:ind w:left="1440"/>
      </w:pPr>
    </w:p>
    <w:p w14:paraId="4CE509DE" w14:textId="77777777" w:rsidR="009313BE" w:rsidRPr="002D595E" w:rsidRDefault="009313BE" w:rsidP="009313BE">
      <w:pPr>
        <w:rPr>
          <w:color w:val="FF0000"/>
        </w:rPr>
      </w:pPr>
      <w:r w:rsidRPr="002D595E">
        <w:rPr>
          <w:color w:val="FF0000"/>
        </w:rPr>
        <w:t>Forderung an BV:</w:t>
      </w:r>
    </w:p>
    <w:p w14:paraId="09B87074" w14:textId="68CA9703" w:rsidR="009313BE" w:rsidRDefault="009313BE" w:rsidP="0087058D">
      <w:pPr>
        <w:pStyle w:val="Listenabsatz"/>
        <w:numPr>
          <w:ilvl w:val="0"/>
          <w:numId w:val="29"/>
        </w:numPr>
      </w:pPr>
      <w:r>
        <w:t>BV sollte sicherstellen, dass die dienststellenbezogenen Rollen nur auf den Dienststellen vergeben werden können</w:t>
      </w:r>
    </w:p>
    <w:p w14:paraId="03BECDB6" w14:textId="77777777" w:rsidR="009313BE" w:rsidRDefault="009313BE" w:rsidP="0087058D">
      <w:pPr>
        <w:pStyle w:val="Listenabsatz"/>
        <w:numPr>
          <w:ilvl w:val="0"/>
          <w:numId w:val="29"/>
        </w:numPr>
      </w:pPr>
      <w:r>
        <w:t>Zusätzlich wird dieser Aspekt auch in Offene Punkte aufgenommen und dort zusammen mit der PG IAM weiterverfolgt</w:t>
      </w:r>
    </w:p>
    <w:p w14:paraId="3944D524" w14:textId="0924C352" w:rsidR="00B54E85" w:rsidRDefault="00B54E85" w:rsidP="00E2759F">
      <w:pPr>
        <w:jc w:val="left"/>
      </w:pPr>
    </w:p>
    <w:p w14:paraId="117782E1" w14:textId="18E0158A" w:rsidR="00B519B0" w:rsidRDefault="00B519B0" w:rsidP="00B519B0">
      <w:pPr>
        <w:pStyle w:val="berschrift2"/>
        <w:keepLines/>
        <w:numPr>
          <w:ilvl w:val="1"/>
          <w:numId w:val="11"/>
        </w:numPr>
        <w:pBdr>
          <w:bottom w:val="single" w:sz="4" w:space="1" w:color="auto"/>
        </w:pBdr>
        <w:spacing w:line="240" w:lineRule="auto"/>
        <w:rPr>
          <w:rStyle w:val="IntensiveHervorhebung"/>
        </w:rPr>
      </w:pPr>
      <w:bookmarkStart w:id="120" w:name="_Toc168919259"/>
      <w:r w:rsidRPr="00B519B0">
        <w:rPr>
          <w:rStyle w:val="IntensiveHervorhebung"/>
        </w:rPr>
        <w:t xml:space="preserve">[ANF-021] </w:t>
      </w:r>
      <w:r w:rsidR="00FC168D">
        <w:rPr>
          <w:rStyle w:val="IntensiveHervorhebung"/>
        </w:rPr>
        <w:t xml:space="preserve">[Stufe 2b] </w:t>
      </w:r>
      <w:r w:rsidRPr="00B519B0">
        <w:rPr>
          <w:rStyle w:val="IntensiveHervorhebung"/>
        </w:rPr>
        <w:t>Löschung einer Zuordnung von Anwender zu Dienststelle</w:t>
      </w:r>
      <w:bookmarkEnd w:id="120"/>
    </w:p>
    <w:p w14:paraId="7A621AAC" w14:textId="77777777" w:rsidR="00582CC6" w:rsidRPr="0024468A" w:rsidRDefault="00582CC6" w:rsidP="00582CC6">
      <w:pPr>
        <w:rPr>
          <w:u w:val="single"/>
        </w:rPr>
      </w:pPr>
      <w:r w:rsidRPr="0024468A">
        <w:rPr>
          <w:u w:val="single"/>
        </w:rPr>
        <w:t>Ereignis:</w:t>
      </w:r>
    </w:p>
    <w:p w14:paraId="20A63624" w14:textId="45FEF5B3" w:rsidR="00582CC6" w:rsidRDefault="00582CC6" w:rsidP="00582CC6">
      <w:r>
        <w:t>Ein aktiver Anwender ist einer Dienststelle zugeordnet. Die Zuordnung soll nun aufgehoben werden</w:t>
      </w:r>
      <w:r w:rsidR="007A65CE">
        <w:t>.</w:t>
      </w:r>
    </w:p>
    <w:p w14:paraId="2377D99F" w14:textId="77777777" w:rsidR="00582CC6" w:rsidRDefault="00582CC6" w:rsidP="00582CC6"/>
    <w:p w14:paraId="47E47ABC" w14:textId="77777777" w:rsidR="00582CC6" w:rsidRDefault="00582CC6" w:rsidP="00582CC6">
      <w:r w:rsidRPr="00C336A0">
        <w:rPr>
          <w:u w:val="single"/>
        </w:rPr>
        <w:t>Lösungsart:</w:t>
      </w:r>
      <w:r>
        <w:t xml:space="preserve"> </w:t>
      </w:r>
    </w:p>
    <w:p w14:paraId="23454D33" w14:textId="3F103E68" w:rsidR="00582CC6" w:rsidRDefault="00582CC6" w:rsidP="00582CC6">
      <w:r>
        <w:t>Automatisiert über Schnittstelle F-IAM</w:t>
      </w:r>
      <w:r w:rsidR="00955D20">
        <w:t>.</w:t>
      </w:r>
    </w:p>
    <w:p w14:paraId="6725EF29" w14:textId="77777777" w:rsidR="007A65CE" w:rsidRDefault="007A65CE" w:rsidP="007A65CE">
      <w:r>
        <w:t>Es muss technisch geprüft werden, ob die Aktionen asynchron laufen müssen.</w:t>
      </w:r>
    </w:p>
    <w:p w14:paraId="34AF5B45" w14:textId="77777777" w:rsidR="00582CC6" w:rsidRDefault="00582CC6" w:rsidP="00582CC6"/>
    <w:p w14:paraId="464D3351" w14:textId="77777777" w:rsidR="00582CC6" w:rsidRPr="00C336A0" w:rsidRDefault="00582CC6" w:rsidP="00582CC6">
      <w:pPr>
        <w:rPr>
          <w:u w:val="single"/>
        </w:rPr>
      </w:pPr>
      <w:r w:rsidRPr="00C336A0">
        <w:rPr>
          <w:u w:val="single"/>
        </w:rPr>
        <w:t>Aktionen:</w:t>
      </w:r>
    </w:p>
    <w:p w14:paraId="3CFED21F" w14:textId="5B83E11E" w:rsidR="00582CC6" w:rsidRDefault="00420171" w:rsidP="0087058D">
      <w:pPr>
        <w:pStyle w:val="Listenabsatz"/>
        <w:numPr>
          <w:ilvl w:val="0"/>
          <w:numId w:val="20"/>
        </w:numPr>
      </w:pPr>
      <w:r>
        <w:t>Dem Anwender werden über TN-IAM/F-IAM alle Rollen auf der Dienststelle entzogen</w:t>
      </w:r>
    </w:p>
    <w:p w14:paraId="246B3CDA" w14:textId="19C13960" w:rsidR="00420171" w:rsidRDefault="00420171" w:rsidP="0087058D">
      <w:pPr>
        <w:pStyle w:val="Listenabsatz"/>
        <w:numPr>
          <w:ilvl w:val="0"/>
          <w:numId w:val="20"/>
        </w:numPr>
      </w:pPr>
      <w:r>
        <w:t xml:space="preserve">Mit Rolle </w:t>
      </w:r>
      <w:r w:rsidR="00DA6613">
        <w:t xml:space="preserve">„ART_ZO“ </w:t>
      </w:r>
      <w:r>
        <w:t xml:space="preserve">wird auch die Dienststellenzuordnung durch Artus aufgehoben </w:t>
      </w:r>
    </w:p>
    <w:p w14:paraId="2465D36E" w14:textId="5FFC2AAD" w:rsidR="00420171" w:rsidRDefault="00420171" w:rsidP="0087058D">
      <w:pPr>
        <w:pStyle w:val="Listenabsatz"/>
        <w:numPr>
          <w:ilvl w:val="0"/>
          <w:numId w:val="20"/>
        </w:numPr>
      </w:pPr>
      <w:r>
        <w:t xml:space="preserve">Siehe </w:t>
      </w:r>
      <w:r>
        <w:fldChar w:fldCharType="begin"/>
      </w:r>
      <w:r>
        <w:instrText xml:space="preserve"> REF _Ref162266983 \h </w:instrText>
      </w:r>
      <w:r>
        <w:fldChar w:fldCharType="separate"/>
      </w:r>
      <w:r w:rsidR="001776B6" w:rsidRPr="00B519B0">
        <w:rPr>
          <w:rStyle w:val="IntensiveHervorhebung"/>
        </w:rPr>
        <w:t>[ANF-02</w:t>
      </w:r>
      <w:r w:rsidR="001776B6">
        <w:rPr>
          <w:rStyle w:val="IntensiveHervorhebung"/>
        </w:rPr>
        <w:t>3</w:t>
      </w:r>
      <w:r w:rsidR="001776B6" w:rsidRPr="00B519B0">
        <w:rPr>
          <w:rStyle w:val="IntensiveHervorhebung"/>
        </w:rPr>
        <w:t>]</w:t>
      </w:r>
      <w:r w:rsidR="001776B6" w:rsidRPr="00FC168D">
        <w:rPr>
          <w:rStyle w:val="IntensiveHervorhebung"/>
        </w:rPr>
        <w:t xml:space="preserve"> </w:t>
      </w:r>
      <w:r w:rsidR="001776B6">
        <w:rPr>
          <w:rStyle w:val="IntensiveHervorhebung"/>
        </w:rPr>
        <w:t>[Stufe 2b]</w:t>
      </w:r>
      <w:r w:rsidR="001776B6" w:rsidRPr="00B519B0">
        <w:rPr>
          <w:rStyle w:val="IntensiveHervorhebung"/>
        </w:rPr>
        <w:t xml:space="preserve"> Löschen von Berechtigungen auf Dienststellenebene</w:t>
      </w:r>
      <w:r>
        <w:fldChar w:fldCharType="end"/>
      </w:r>
    </w:p>
    <w:p w14:paraId="4EBDACBB" w14:textId="6A59DDF2" w:rsidR="00424B75" w:rsidRDefault="00424B75" w:rsidP="00424B75"/>
    <w:p w14:paraId="27AB0E92" w14:textId="31119416" w:rsidR="00582CC6" w:rsidRDefault="00582CC6" w:rsidP="00424B75"/>
    <w:p w14:paraId="61D73906" w14:textId="77777777" w:rsidR="00424B75" w:rsidRDefault="00424B75" w:rsidP="00424B75">
      <w:pPr>
        <w:pStyle w:val="berschrift2"/>
        <w:keepLines/>
        <w:numPr>
          <w:ilvl w:val="1"/>
          <w:numId w:val="11"/>
        </w:numPr>
        <w:pBdr>
          <w:bottom w:val="single" w:sz="4" w:space="1" w:color="auto"/>
        </w:pBdr>
        <w:spacing w:line="240" w:lineRule="auto"/>
        <w:rPr>
          <w:rStyle w:val="IntensiveHervorhebung"/>
        </w:rPr>
      </w:pPr>
      <w:bookmarkStart w:id="121" w:name="_Ref163225120"/>
      <w:bookmarkStart w:id="122" w:name="_Toc168919260"/>
      <w:r w:rsidRPr="00B519B0">
        <w:rPr>
          <w:rStyle w:val="IntensiveHervorhebung"/>
        </w:rPr>
        <w:t>[ANF-02</w:t>
      </w:r>
      <w:r>
        <w:rPr>
          <w:rStyle w:val="IntensiveHervorhebung"/>
        </w:rPr>
        <w:t>2</w:t>
      </w:r>
      <w:r w:rsidRPr="00B519B0">
        <w:rPr>
          <w:rStyle w:val="IntensiveHervorhebung"/>
        </w:rPr>
        <w:t>]</w:t>
      </w:r>
      <w:r w:rsidRPr="00FC168D">
        <w:rPr>
          <w:rStyle w:val="IntensiveHervorhebung"/>
        </w:rPr>
        <w:t xml:space="preserve"> </w:t>
      </w:r>
      <w:r>
        <w:rPr>
          <w:rStyle w:val="IntensiveHervorhebung"/>
        </w:rPr>
        <w:t>[Stufe 2b]</w:t>
      </w:r>
      <w:r w:rsidRPr="00B519B0">
        <w:rPr>
          <w:rStyle w:val="IntensiveHervorhebung"/>
        </w:rPr>
        <w:t xml:space="preserve"> Setzen von Berechtigungen auf Dienststellenebene</w:t>
      </w:r>
      <w:bookmarkEnd w:id="121"/>
      <w:bookmarkEnd w:id="122"/>
    </w:p>
    <w:p w14:paraId="18B385E1" w14:textId="5CC4A821" w:rsidR="00424B75" w:rsidRDefault="00424B75" w:rsidP="00424B75"/>
    <w:p w14:paraId="73073FC1" w14:textId="77777777" w:rsidR="007A65CE" w:rsidRPr="0024468A" w:rsidRDefault="007A65CE" w:rsidP="007A65CE">
      <w:pPr>
        <w:rPr>
          <w:u w:val="single"/>
        </w:rPr>
      </w:pPr>
      <w:r w:rsidRPr="0024468A">
        <w:rPr>
          <w:u w:val="single"/>
        </w:rPr>
        <w:t>Ereignis:</w:t>
      </w:r>
    </w:p>
    <w:p w14:paraId="7825C439" w14:textId="0E61CD99" w:rsidR="007A65CE" w:rsidRDefault="007A65CE" w:rsidP="007A65CE">
      <w:r>
        <w:t>Ein aktiver Anwender ist einer Dienststelle zugeordnet und ihm soll eine (weitere) Rolle auf der Dienststelle hinzugefügt werden.</w:t>
      </w:r>
    </w:p>
    <w:p w14:paraId="5BE5BB50" w14:textId="77777777" w:rsidR="007A65CE" w:rsidRDefault="007A65CE" w:rsidP="007A65CE"/>
    <w:p w14:paraId="174FC89A" w14:textId="77777777" w:rsidR="007A65CE" w:rsidRDefault="007A65CE" w:rsidP="007A65CE">
      <w:r w:rsidRPr="00C336A0">
        <w:rPr>
          <w:u w:val="single"/>
        </w:rPr>
        <w:t>Lösungsart:</w:t>
      </w:r>
      <w:r>
        <w:t xml:space="preserve"> </w:t>
      </w:r>
    </w:p>
    <w:p w14:paraId="6ACF7BEF" w14:textId="6D370055" w:rsidR="007A65CE" w:rsidRDefault="007A65CE" w:rsidP="007A65CE">
      <w:r>
        <w:t>Automatisiert über Schnittstelle F-IAM</w:t>
      </w:r>
      <w:r w:rsidR="00955D20">
        <w:t>.</w:t>
      </w:r>
    </w:p>
    <w:p w14:paraId="34D25E4F" w14:textId="77777777" w:rsidR="007A65CE" w:rsidRDefault="007A65CE" w:rsidP="007A65CE">
      <w:r>
        <w:t>Es muss technisch geprüft werden, ob die Aktionen asynchron laufen müssen.</w:t>
      </w:r>
    </w:p>
    <w:p w14:paraId="0578D87E" w14:textId="77777777" w:rsidR="007A65CE" w:rsidRDefault="007A65CE" w:rsidP="007A65CE"/>
    <w:p w14:paraId="0815FA72" w14:textId="77777777" w:rsidR="007A65CE" w:rsidRPr="00C336A0" w:rsidRDefault="007A65CE" w:rsidP="007A65CE">
      <w:pPr>
        <w:rPr>
          <w:u w:val="single"/>
        </w:rPr>
      </w:pPr>
      <w:r w:rsidRPr="00C336A0">
        <w:rPr>
          <w:u w:val="single"/>
        </w:rPr>
        <w:t>Aktionen:</w:t>
      </w:r>
    </w:p>
    <w:p w14:paraId="7F72D2A0" w14:textId="01086240" w:rsidR="007A65CE" w:rsidRDefault="007A65CE" w:rsidP="00424B75">
      <w:r>
        <w:t>Die Aktionen und Szenarien sind identisch zu</w:t>
      </w:r>
      <w:r w:rsidR="00943259">
        <w:t xml:space="preserve"> </w:t>
      </w:r>
      <w:r w:rsidR="00943259">
        <w:fldChar w:fldCharType="begin"/>
      </w:r>
      <w:r w:rsidR="00943259">
        <w:instrText xml:space="preserve"> REF _Ref154040491 \h </w:instrText>
      </w:r>
      <w:r w:rsidR="00943259">
        <w:fldChar w:fldCharType="separate"/>
      </w:r>
      <w:r w:rsidR="001776B6" w:rsidRPr="00B519B0">
        <w:rPr>
          <w:rStyle w:val="IntensiveHervorhebung"/>
        </w:rPr>
        <w:t xml:space="preserve">[ANF-020] </w:t>
      </w:r>
      <w:r w:rsidR="001776B6">
        <w:rPr>
          <w:rStyle w:val="IntensiveHervorhebung"/>
        </w:rPr>
        <w:t xml:space="preserve">[Stufe 2b] </w:t>
      </w:r>
      <w:r w:rsidR="001776B6" w:rsidRPr="00B519B0">
        <w:rPr>
          <w:rStyle w:val="IntensiveHervorhebung"/>
        </w:rPr>
        <w:t>Zuordnung von Anwender zu Dienststelle</w:t>
      </w:r>
      <w:r w:rsidR="00943259">
        <w:fldChar w:fldCharType="end"/>
      </w:r>
      <w:r>
        <w:t xml:space="preserve"> </w:t>
      </w:r>
      <w:r w:rsidR="00601E27">
        <w:t>nur eben mit enthaltender Rollenangabe.</w:t>
      </w:r>
    </w:p>
    <w:p w14:paraId="2917E0D2" w14:textId="77777777" w:rsidR="007A65CE" w:rsidRDefault="007A65CE" w:rsidP="00424B75"/>
    <w:p w14:paraId="3A23D564" w14:textId="77777777" w:rsidR="00424B75" w:rsidRDefault="00424B75" w:rsidP="00424B75">
      <w:pPr>
        <w:pStyle w:val="berschrift2"/>
        <w:keepLines/>
        <w:numPr>
          <w:ilvl w:val="1"/>
          <w:numId w:val="11"/>
        </w:numPr>
        <w:pBdr>
          <w:bottom w:val="single" w:sz="4" w:space="1" w:color="auto"/>
        </w:pBdr>
        <w:spacing w:line="240" w:lineRule="auto"/>
        <w:rPr>
          <w:rStyle w:val="IntensiveHervorhebung"/>
        </w:rPr>
      </w:pPr>
      <w:bookmarkStart w:id="123" w:name="_Ref162266972"/>
      <w:bookmarkStart w:id="124" w:name="_Ref162266983"/>
      <w:bookmarkStart w:id="125" w:name="_Toc168919261"/>
      <w:r w:rsidRPr="00B519B0">
        <w:rPr>
          <w:rStyle w:val="IntensiveHervorhebung"/>
        </w:rPr>
        <w:t>[ANF-02</w:t>
      </w:r>
      <w:r>
        <w:rPr>
          <w:rStyle w:val="IntensiveHervorhebung"/>
        </w:rPr>
        <w:t>3</w:t>
      </w:r>
      <w:r w:rsidRPr="00B519B0">
        <w:rPr>
          <w:rStyle w:val="IntensiveHervorhebung"/>
        </w:rPr>
        <w:t>]</w:t>
      </w:r>
      <w:r w:rsidRPr="00FC168D">
        <w:rPr>
          <w:rStyle w:val="IntensiveHervorhebung"/>
        </w:rPr>
        <w:t xml:space="preserve"> </w:t>
      </w:r>
      <w:r>
        <w:rPr>
          <w:rStyle w:val="IntensiveHervorhebung"/>
        </w:rPr>
        <w:t>[Stufe 2b]</w:t>
      </w:r>
      <w:r w:rsidRPr="00B519B0">
        <w:rPr>
          <w:rStyle w:val="IntensiveHervorhebung"/>
        </w:rPr>
        <w:t xml:space="preserve"> Löschen von Berechtigungen auf Dienststellenebene</w:t>
      </w:r>
      <w:bookmarkEnd w:id="123"/>
      <w:bookmarkEnd w:id="124"/>
      <w:bookmarkEnd w:id="125"/>
    </w:p>
    <w:p w14:paraId="0BBE3034" w14:textId="77777777" w:rsidR="00424B75" w:rsidRDefault="00424B75" w:rsidP="00424B75"/>
    <w:p w14:paraId="0FD4D4DA" w14:textId="77777777" w:rsidR="007A65CE" w:rsidRPr="0024468A" w:rsidRDefault="007A65CE" w:rsidP="007A65CE">
      <w:pPr>
        <w:rPr>
          <w:u w:val="single"/>
        </w:rPr>
      </w:pPr>
      <w:r w:rsidRPr="0024468A">
        <w:rPr>
          <w:u w:val="single"/>
        </w:rPr>
        <w:t>Ereignis:</w:t>
      </w:r>
    </w:p>
    <w:p w14:paraId="72F66A89" w14:textId="095237BC" w:rsidR="007A65CE" w:rsidRDefault="007A65CE" w:rsidP="007A65CE">
      <w:r>
        <w:t>Ein aktiver Anwender ist einer Dienststelle zugeordnet und ihm soll eine Rolle auf der Dienststelle entzogen werden.</w:t>
      </w:r>
    </w:p>
    <w:p w14:paraId="72620493" w14:textId="77777777" w:rsidR="007A65CE" w:rsidRDefault="007A65CE" w:rsidP="007A65CE"/>
    <w:p w14:paraId="35567084" w14:textId="77777777" w:rsidR="007A65CE" w:rsidRDefault="007A65CE" w:rsidP="007A65CE">
      <w:r w:rsidRPr="00C336A0">
        <w:rPr>
          <w:u w:val="single"/>
        </w:rPr>
        <w:t>Lösungsart:</w:t>
      </w:r>
      <w:r>
        <w:t xml:space="preserve"> </w:t>
      </w:r>
    </w:p>
    <w:p w14:paraId="50274E32" w14:textId="7214B3F0" w:rsidR="007A65CE" w:rsidRDefault="007A65CE" w:rsidP="007A65CE">
      <w:r>
        <w:t>Automatisiert über Schnittstelle F-IAM</w:t>
      </w:r>
      <w:r w:rsidR="00955D20">
        <w:t>.</w:t>
      </w:r>
    </w:p>
    <w:p w14:paraId="0EEFB0A1" w14:textId="77777777" w:rsidR="007A65CE" w:rsidRDefault="007A65CE" w:rsidP="007A65CE">
      <w:r>
        <w:t>Es muss technisch geprüft werden, ob die Aktionen asynchron laufen müssen.</w:t>
      </w:r>
    </w:p>
    <w:p w14:paraId="1C57C983" w14:textId="77777777" w:rsidR="007A65CE" w:rsidRDefault="007A65CE" w:rsidP="007A65CE"/>
    <w:p w14:paraId="6EDA62D4" w14:textId="77777777" w:rsidR="007A65CE" w:rsidRPr="00C336A0" w:rsidRDefault="007A65CE" w:rsidP="007A65CE">
      <w:pPr>
        <w:rPr>
          <w:u w:val="single"/>
        </w:rPr>
      </w:pPr>
      <w:r w:rsidRPr="00C336A0">
        <w:rPr>
          <w:u w:val="single"/>
        </w:rPr>
        <w:t>Aktionen:</w:t>
      </w:r>
    </w:p>
    <w:p w14:paraId="0FE9E271" w14:textId="77777777" w:rsidR="00BC0759" w:rsidRDefault="00BC0759" w:rsidP="0087058D">
      <w:pPr>
        <w:pStyle w:val="Listenabsatz"/>
        <w:numPr>
          <w:ilvl w:val="0"/>
          <w:numId w:val="20"/>
        </w:numPr>
      </w:pPr>
      <w:r w:rsidRPr="00D4756D">
        <w:t xml:space="preserve">Die </w:t>
      </w:r>
      <w:r>
        <w:t>Daten vom Anwender sind vollständig bekannt</w:t>
      </w:r>
    </w:p>
    <w:p w14:paraId="1AA0BE54" w14:textId="3D323C75" w:rsidR="00BC0759" w:rsidRDefault="00BC0759" w:rsidP="0087058D">
      <w:pPr>
        <w:pStyle w:val="Listenabsatz"/>
        <w:numPr>
          <w:ilvl w:val="0"/>
          <w:numId w:val="20"/>
        </w:numPr>
      </w:pPr>
      <w:r>
        <w:t>Der technische Dienststellenschlüssel ist bekannt oder in F-IAM Web-UI oder in der Benutzerverwaltung</w:t>
      </w:r>
      <w:r w:rsidR="00955D20">
        <w:t xml:space="preserve"> (BV?)</w:t>
      </w:r>
      <w:r>
        <w:t xml:space="preserve"> auswählbar hinterlegt (siehe auch dazu Abschnitt </w:t>
      </w:r>
      <w:r>
        <w:fldChar w:fldCharType="begin"/>
      </w:r>
      <w:r>
        <w:instrText xml:space="preserve"> REF _Ref153796310 \r \h </w:instrText>
      </w:r>
      <w:r>
        <w:fldChar w:fldCharType="separate"/>
      </w:r>
      <w:r w:rsidR="001776B6">
        <w:t>3.1</w:t>
      </w:r>
      <w:r>
        <w:fldChar w:fldCharType="end"/>
      </w:r>
      <w:r>
        <w:t xml:space="preserve"> und Anforderung </w:t>
      </w:r>
      <w:r>
        <w:fldChar w:fldCharType="begin"/>
      </w:r>
      <w:r>
        <w:instrText xml:space="preserve"> REF _Ref153890618 \h </w:instrText>
      </w:r>
      <w:r>
        <w:fldChar w:fldCharType="separate"/>
      </w:r>
      <w:r w:rsidR="001776B6" w:rsidRPr="00B519B0">
        <w:rPr>
          <w:rStyle w:val="IntensiveHervorhebung"/>
        </w:rPr>
        <w:t>[ANF-001]</w:t>
      </w:r>
      <w:r w:rsidR="001776B6">
        <w:rPr>
          <w:rStyle w:val="IntensiveHervorhebung"/>
        </w:rPr>
        <w:t>[Stufe 2a]</w:t>
      </w:r>
      <w:r w:rsidR="001776B6" w:rsidRPr="00B519B0">
        <w:rPr>
          <w:rStyle w:val="IntensiveHervorhebung"/>
        </w:rPr>
        <w:t xml:space="preserve"> Anlage neuer Dienststellen</w:t>
      </w:r>
      <w:r>
        <w:fldChar w:fldCharType="end"/>
      </w:r>
      <w:r w:rsidR="00955D20">
        <w:rPr>
          <w:sz w:val="24"/>
        </w:rPr>
        <w:t>)</w:t>
      </w:r>
    </w:p>
    <w:p w14:paraId="23B2559D" w14:textId="1A9954B9" w:rsidR="00BC0759" w:rsidRDefault="00BC0759" w:rsidP="0087058D">
      <w:pPr>
        <w:pStyle w:val="Listenabsatz"/>
        <w:numPr>
          <w:ilvl w:val="0"/>
          <w:numId w:val="20"/>
        </w:numPr>
      </w:pPr>
      <w:proofErr w:type="gramStart"/>
      <w:r>
        <w:t>Die betroffenen Rolle</w:t>
      </w:r>
      <w:proofErr w:type="gramEnd"/>
      <w:r>
        <w:t>(n) vom Anwender und der Dienststelle werden in der Benutzerverwaltung vom Teilnehmer ausgetragen</w:t>
      </w:r>
    </w:p>
    <w:p w14:paraId="0B8B2B40" w14:textId="77777777" w:rsidR="00BC0759" w:rsidRDefault="00BC0759" w:rsidP="0087058D">
      <w:pPr>
        <w:pStyle w:val="Listenabsatz"/>
        <w:numPr>
          <w:ilvl w:val="0"/>
          <w:numId w:val="20"/>
        </w:numPr>
      </w:pPr>
      <w:r>
        <w:t>Sollte der Teilnehmer noch keine Benutzerverwaltung haben, kann diese im Teilnehmer-Verzeichnisdienst angelegt werden und dann über das Web-UI vom F-IAM gepflegt werden</w:t>
      </w:r>
    </w:p>
    <w:p w14:paraId="7506E71A" w14:textId="6A2382E4" w:rsidR="00BC0759" w:rsidRDefault="00BC0759" w:rsidP="0087058D">
      <w:pPr>
        <w:pStyle w:val="Listenabsatz"/>
        <w:numPr>
          <w:ilvl w:val="0"/>
          <w:numId w:val="20"/>
        </w:numPr>
      </w:pPr>
      <w:r>
        <w:t xml:space="preserve">Das F-IAM ruft die SCIMv2 Operation </w:t>
      </w:r>
      <w:r w:rsidR="00071F06">
        <w:t>PATCH mit „</w:t>
      </w:r>
      <w:proofErr w:type="spellStart"/>
      <w:r w:rsidR="00071F06">
        <w:t>remove</w:t>
      </w:r>
      <w:proofErr w:type="spellEnd"/>
      <w:r w:rsidR="00071F06">
        <w:t xml:space="preserve">“ </w:t>
      </w:r>
      <w:r>
        <w:t>auf den Endpunkt „</w:t>
      </w:r>
      <w:r w:rsidR="00071F06">
        <w:t>OU-</w:t>
      </w:r>
      <w:r>
        <w:t xml:space="preserve">Permission“ auf </w:t>
      </w:r>
      <w:r w:rsidR="005623DA">
        <w:t>s</w:t>
      </w:r>
      <w:r>
        <w:t xml:space="preserve">iehe auch Abschnitt </w:t>
      </w:r>
      <w:r>
        <w:fldChar w:fldCharType="begin"/>
      </w:r>
      <w:r>
        <w:instrText xml:space="preserve"> REF _Ref153201125 \n \h </w:instrText>
      </w:r>
      <w:r>
        <w:fldChar w:fldCharType="separate"/>
      </w:r>
      <w:r w:rsidR="001776B6">
        <w:t>3.3</w:t>
      </w:r>
      <w:r>
        <w:fldChar w:fldCharType="end"/>
      </w:r>
      <w:r>
        <w:t xml:space="preserve"> und </w:t>
      </w:r>
      <w:r>
        <w:fldChar w:fldCharType="begin"/>
      </w:r>
      <w:r>
        <w:instrText xml:space="preserve"> REF _Ref153201128 \w \h </w:instrText>
      </w:r>
      <w:r>
        <w:fldChar w:fldCharType="separate"/>
      </w:r>
      <w:r w:rsidR="001776B6">
        <w:t>3.4</w:t>
      </w:r>
      <w:r>
        <w:fldChar w:fldCharType="end"/>
      </w:r>
      <w:r>
        <w:t>.</w:t>
      </w:r>
    </w:p>
    <w:p w14:paraId="24DCBAC5" w14:textId="330C4BBA" w:rsidR="00BC0759" w:rsidRDefault="00BC0759" w:rsidP="0087058D">
      <w:pPr>
        <w:pStyle w:val="Listenabsatz"/>
        <w:numPr>
          <w:ilvl w:val="0"/>
          <w:numId w:val="20"/>
        </w:numPr>
      </w:pPr>
      <w:r>
        <w:t xml:space="preserve">Artus entzieht dem Anwender die Rollen auf der Dienststelle und wendet hier die Szenarien wie bei </w:t>
      </w:r>
      <w:r>
        <w:fldChar w:fldCharType="begin"/>
      </w:r>
      <w:r>
        <w:instrText xml:space="preserve"> REF _Ref154040099 \h </w:instrText>
      </w:r>
      <w:r>
        <w:fldChar w:fldCharType="separate"/>
      </w:r>
      <w:r w:rsidR="001776B6" w:rsidRPr="00B519B0">
        <w:rPr>
          <w:rStyle w:val="IntensiveHervorhebung"/>
        </w:rPr>
        <w:t>[ANF-011]</w:t>
      </w:r>
      <w:r w:rsidR="001776B6">
        <w:rPr>
          <w:rStyle w:val="IntensiveHervorhebung"/>
        </w:rPr>
        <w:t xml:space="preserve"> [Stufe 2a]</w:t>
      </w:r>
      <w:r w:rsidR="001776B6" w:rsidRPr="00B519B0">
        <w:rPr>
          <w:rStyle w:val="IntensiveHervorhebung"/>
        </w:rPr>
        <w:t xml:space="preserve"> Deaktivierung (logische Löschung) von Anwendern</w:t>
      </w:r>
      <w:r>
        <w:fldChar w:fldCharType="end"/>
      </w:r>
      <w:r>
        <w:t xml:space="preserve"> an</w:t>
      </w:r>
      <w:r w:rsidR="00D03E24">
        <w:t>,</w:t>
      </w:r>
      <w:r w:rsidR="001C32F9">
        <w:t xml:space="preserve"> ohne </w:t>
      </w:r>
      <w:r w:rsidR="00D03E24">
        <w:t xml:space="preserve">gleich </w:t>
      </w:r>
      <w:r w:rsidR="00AF0851">
        <w:t xml:space="preserve">die </w:t>
      </w:r>
      <w:r w:rsidR="00D03E24">
        <w:t>Zuordnung zu entfernen</w:t>
      </w:r>
      <w:r w:rsidR="001C32F9">
        <w:t xml:space="preserve"> </w:t>
      </w:r>
      <w:r w:rsidR="00D03E24">
        <w:t>und ohne den Anwender logisch zu löschen</w:t>
      </w:r>
    </w:p>
    <w:p w14:paraId="5CE3AA4A" w14:textId="77A4E6DC" w:rsidR="00420171" w:rsidRDefault="00420171" w:rsidP="0087058D">
      <w:pPr>
        <w:pStyle w:val="Listenabsatz"/>
        <w:numPr>
          <w:ilvl w:val="0"/>
          <w:numId w:val="20"/>
        </w:numPr>
      </w:pPr>
      <w:r>
        <w:t>Sollte es die letzte Rolle sein, wird die Zuordnung zur Dienststelle aufgehoben</w:t>
      </w:r>
    </w:p>
    <w:p w14:paraId="35020C44" w14:textId="0823869C" w:rsidR="00071F06" w:rsidRDefault="00BC0759" w:rsidP="0087058D">
      <w:pPr>
        <w:pStyle w:val="Listenabsatz"/>
        <w:numPr>
          <w:ilvl w:val="0"/>
          <w:numId w:val="20"/>
        </w:numPr>
      </w:pPr>
      <w:r>
        <w:t>Artus protokolliert die Änderungen aus den Szenarien in der Protokoll-Tabelle</w:t>
      </w:r>
    </w:p>
    <w:p w14:paraId="742C159F" w14:textId="77777777" w:rsidR="002A1E89" w:rsidRPr="002A1E89" w:rsidRDefault="002A1E89" w:rsidP="002A1E89"/>
    <w:p w14:paraId="30E4BF37" w14:textId="5FAAEEFF" w:rsidR="00B519B0" w:rsidRDefault="00B519B0" w:rsidP="00B519B0">
      <w:pPr>
        <w:pStyle w:val="berschrift2"/>
        <w:keepLines/>
        <w:numPr>
          <w:ilvl w:val="1"/>
          <w:numId w:val="11"/>
        </w:numPr>
        <w:pBdr>
          <w:bottom w:val="single" w:sz="4" w:space="1" w:color="auto"/>
        </w:pBdr>
        <w:spacing w:line="240" w:lineRule="auto"/>
        <w:rPr>
          <w:rStyle w:val="IntensiveHervorhebung"/>
        </w:rPr>
      </w:pPr>
      <w:bookmarkStart w:id="126" w:name="_Toc168919262"/>
      <w:r w:rsidRPr="00B519B0">
        <w:rPr>
          <w:rStyle w:val="IntensiveHervorhebung"/>
        </w:rPr>
        <w:t>[ANF-02</w:t>
      </w:r>
      <w:r w:rsidR="00424B75">
        <w:rPr>
          <w:rStyle w:val="IntensiveHervorhebung"/>
        </w:rPr>
        <w:t>4</w:t>
      </w:r>
      <w:r w:rsidRPr="00B519B0">
        <w:rPr>
          <w:rStyle w:val="IntensiveHervorhebung"/>
        </w:rPr>
        <w:t xml:space="preserve">] </w:t>
      </w:r>
      <w:r w:rsidR="00FC168D">
        <w:rPr>
          <w:rStyle w:val="IntensiveHervorhebung"/>
        </w:rPr>
        <w:t xml:space="preserve">[Stufe 2a] </w:t>
      </w:r>
      <w:r w:rsidRPr="00B519B0">
        <w:rPr>
          <w:rStyle w:val="IntensiveHervorhebung"/>
        </w:rPr>
        <w:t>Sperrung von Anwendern auf Dienststellen</w:t>
      </w:r>
      <w:bookmarkEnd w:id="126"/>
    </w:p>
    <w:p w14:paraId="0AFA6FB6" w14:textId="77777777" w:rsidR="006E3BE8" w:rsidRPr="0024468A" w:rsidRDefault="006E3BE8" w:rsidP="006E3BE8">
      <w:pPr>
        <w:rPr>
          <w:u w:val="single"/>
        </w:rPr>
      </w:pPr>
      <w:r w:rsidRPr="0024468A">
        <w:rPr>
          <w:u w:val="single"/>
        </w:rPr>
        <w:t>Ereignis:</w:t>
      </w:r>
    </w:p>
    <w:p w14:paraId="449C5309" w14:textId="7B764423" w:rsidR="006E3BE8" w:rsidRDefault="006E3BE8" w:rsidP="006E3BE8">
      <w:r>
        <w:t>Der VBS-Zugang von einem Anwender auf einer konkreten Dienststelle soll für diese Dienststelle gesperrt werden.</w:t>
      </w:r>
    </w:p>
    <w:p w14:paraId="3C2A69C5" w14:textId="77777777" w:rsidR="006E3BE8" w:rsidRDefault="006E3BE8" w:rsidP="006E3BE8"/>
    <w:p w14:paraId="42287AD1" w14:textId="77777777" w:rsidR="006E3BE8" w:rsidRDefault="006E3BE8" w:rsidP="006E3BE8">
      <w:r w:rsidRPr="00C336A0">
        <w:rPr>
          <w:u w:val="single"/>
        </w:rPr>
        <w:lastRenderedPageBreak/>
        <w:t>Lösungsart:</w:t>
      </w:r>
      <w:r>
        <w:t xml:space="preserve"> </w:t>
      </w:r>
    </w:p>
    <w:p w14:paraId="25FC6C02" w14:textId="7EF0EB0D" w:rsidR="006E3BE8" w:rsidRDefault="006E3BE8" w:rsidP="006E3BE8">
      <w:r>
        <w:t>Organisatorisch über @</w:t>
      </w:r>
      <w:proofErr w:type="spellStart"/>
      <w:r>
        <w:t>rtus</w:t>
      </w:r>
      <w:proofErr w:type="spellEnd"/>
      <w:r>
        <w:t xml:space="preserve"> Anwenderverwaltung.</w:t>
      </w:r>
    </w:p>
    <w:p w14:paraId="5FC85886" w14:textId="77777777" w:rsidR="006E3BE8" w:rsidRDefault="006E3BE8" w:rsidP="006E3BE8"/>
    <w:p w14:paraId="23F8F7AE" w14:textId="77777777" w:rsidR="006E3BE8" w:rsidRPr="00C336A0" w:rsidRDefault="006E3BE8" w:rsidP="006E3BE8">
      <w:pPr>
        <w:rPr>
          <w:u w:val="single"/>
        </w:rPr>
      </w:pPr>
      <w:r w:rsidRPr="00C336A0">
        <w:rPr>
          <w:u w:val="single"/>
        </w:rPr>
        <w:t>Aktionen:</w:t>
      </w:r>
    </w:p>
    <w:p w14:paraId="33D1997F" w14:textId="414BA4B5" w:rsidR="006E3BE8" w:rsidRDefault="006E3BE8" w:rsidP="0087058D">
      <w:pPr>
        <w:pStyle w:val="Listenabsatz"/>
        <w:numPr>
          <w:ilvl w:val="0"/>
          <w:numId w:val="22"/>
        </w:numPr>
      </w:pPr>
      <w:r>
        <w:t xml:space="preserve">Der Dienststellenleiter, Stellvertreter oder ein Mitarbeiter mit Organisationsrechten </w:t>
      </w:r>
      <w:r w:rsidR="00232575">
        <w:t>auf der Dienststelle</w:t>
      </w:r>
      <w:r>
        <w:t xml:space="preserve"> </w:t>
      </w:r>
      <w:r w:rsidR="00232575">
        <w:t>nutzt die Anwenderverwaltung und sperrt den Anwender auf seiner Dienststelle.</w:t>
      </w:r>
    </w:p>
    <w:p w14:paraId="2E684491" w14:textId="0DFA989C" w:rsidR="00232575" w:rsidRDefault="00232575" w:rsidP="00232575"/>
    <w:p w14:paraId="61BD5EE1" w14:textId="6300DEF3" w:rsidR="00232575" w:rsidRDefault="00232575" w:rsidP="00232575">
      <w:r>
        <w:t>Es ist davon auszugehen, dass dieser Anwendungsfall ein höchst seltenes Ereignis darstellt, es aber beim Eintritt auch eine zeitliche Dringlichkeit erfordert. Da es auch technisch unter der SCIM-</w:t>
      </w:r>
      <w:r w:rsidRPr="00533332">
        <w:rPr>
          <w:i/>
        </w:rPr>
        <w:t xml:space="preserve">Entität </w:t>
      </w:r>
      <w:proofErr w:type="spellStart"/>
      <w:r w:rsidR="00420171" w:rsidRPr="00533332">
        <w:rPr>
          <w:i/>
        </w:rPr>
        <w:t>OU</w:t>
      </w:r>
      <w:r w:rsidRPr="00533332">
        <w:rPr>
          <w:i/>
        </w:rPr>
        <w:t>Permissions</w:t>
      </w:r>
      <w:proofErr w:type="spellEnd"/>
      <w:r w:rsidRPr="00533332">
        <w:rPr>
          <w:i/>
        </w:rPr>
        <w:t xml:space="preserve"> gar nicht so trivial abgebildet werden kann, erscheint eine manuelle Lösung</w:t>
      </w:r>
      <w:r>
        <w:t xml:space="preserve"> hier angemessen. Ebenfalls wird davon ausgegangen, dass dann auch im Nachgang einer rechtmäßigen Sperrung auf einer Dienststelle, der Anwender dann auch seine Zuordnung zur Dienststelle verliert.</w:t>
      </w:r>
      <w:r w:rsidR="00EE3FEE">
        <w:t xml:space="preserve"> Dann würden die vorhandenen Szenarien ausgelöst werden.</w:t>
      </w:r>
    </w:p>
    <w:p w14:paraId="2C06BB63" w14:textId="77777777" w:rsidR="006E3BE8" w:rsidRPr="006E3BE8" w:rsidRDefault="006E3BE8" w:rsidP="006E3BE8"/>
    <w:p w14:paraId="528873C7" w14:textId="0F93221E" w:rsidR="00B519B0" w:rsidRDefault="00B519B0" w:rsidP="00FC168D">
      <w:pPr>
        <w:pStyle w:val="berschrift2"/>
        <w:keepLines/>
        <w:numPr>
          <w:ilvl w:val="1"/>
          <w:numId w:val="11"/>
        </w:numPr>
        <w:pBdr>
          <w:bottom w:val="single" w:sz="4" w:space="1" w:color="auto"/>
        </w:pBdr>
        <w:spacing w:line="240" w:lineRule="auto"/>
        <w:jc w:val="left"/>
        <w:rPr>
          <w:rStyle w:val="IntensiveHervorhebung"/>
        </w:rPr>
      </w:pPr>
      <w:bookmarkStart w:id="127" w:name="_Toc168919263"/>
      <w:r w:rsidRPr="00B519B0">
        <w:rPr>
          <w:rStyle w:val="IntensiveHervorhebung"/>
        </w:rPr>
        <w:t>[ANF-02</w:t>
      </w:r>
      <w:r w:rsidR="00424B75">
        <w:rPr>
          <w:rStyle w:val="IntensiveHervorhebung"/>
        </w:rPr>
        <w:t>5</w:t>
      </w:r>
      <w:r w:rsidRPr="00B519B0">
        <w:rPr>
          <w:rStyle w:val="IntensiveHervorhebung"/>
        </w:rPr>
        <w:t xml:space="preserve">] </w:t>
      </w:r>
      <w:r w:rsidR="00FC168D">
        <w:rPr>
          <w:rStyle w:val="IntensiveHervorhebung"/>
        </w:rPr>
        <w:t xml:space="preserve">[Stufe 2a] </w:t>
      </w:r>
      <w:r w:rsidRPr="00B519B0">
        <w:rPr>
          <w:rStyle w:val="IntensiveHervorhebung"/>
        </w:rPr>
        <w:t>Globale Sperrung von Anwender in @</w:t>
      </w:r>
      <w:proofErr w:type="spellStart"/>
      <w:r w:rsidRPr="00B519B0">
        <w:rPr>
          <w:rStyle w:val="IntensiveHervorhebung"/>
        </w:rPr>
        <w:t>rtus</w:t>
      </w:r>
      <w:bookmarkEnd w:id="127"/>
      <w:proofErr w:type="spellEnd"/>
    </w:p>
    <w:p w14:paraId="1B35E0DC" w14:textId="77777777" w:rsidR="00232575" w:rsidRPr="0024468A" w:rsidRDefault="00232575" w:rsidP="00232575">
      <w:pPr>
        <w:rPr>
          <w:u w:val="single"/>
        </w:rPr>
      </w:pPr>
      <w:r w:rsidRPr="0024468A">
        <w:rPr>
          <w:u w:val="single"/>
        </w:rPr>
        <w:t>Ereignis:</w:t>
      </w:r>
    </w:p>
    <w:p w14:paraId="7D001E93" w14:textId="1ACE6772" w:rsidR="00232575" w:rsidRDefault="00232575" w:rsidP="00232575">
      <w:r>
        <w:t xml:space="preserve">Der gesamte VBS-Zugang für einen Anwender soll gesperrt werden, ohne </w:t>
      </w:r>
      <w:r w:rsidR="00BF79E2">
        <w:t xml:space="preserve">beim </w:t>
      </w:r>
      <w:r>
        <w:t>Anwender zunächst die Zuordnung oder Berechtigung zu verändern.</w:t>
      </w:r>
    </w:p>
    <w:p w14:paraId="08A1F89F" w14:textId="77777777" w:rsidR="00232575" w:rsidRDefault="00232575" w:rsidP="00232575"/>
    <w:p w14:paraId="48CBB21F" w14:textId="77777777" w:rsidR="00232575" w:rsidRDefault="00232575" w:rsidP="00232575">
      <w:r w:rsidRPr="00C336A0">
        <w:rPr>
          <w:u w:val="single"/>
        </w:rPr>
        <w:t>Lösungsart:</w:t>
      </w:r>
      <w:r>
        <w:t xml:space="preserve"> </w:t>
      </w:r>
    </w:p>
    <w:p w14:paraId="08B9C26A" w14:textId="149BE3D3" w:rsidR="00232575" w:rsidRDefault="00232575" w:rsidP="00232575">
      <w:r>
        <w:t>Automatisiert über Schnittstelle F-IAM</w:t>
      </w:r>
      <w:r w:rsidR="000E4804">
        <w:t>.</w:t>
      </w:r>
    </w:p>
    <w:p w14:paraId="5F17D937" w14:textId="77777777" w:rsidR="00232575" w:rsidRDefault="00232575" w:rsidP="00232575"/>
    <w:p w14:paraId="30F4F2E4" w14:textId="77777777" w:rsidR="00232575" w:rsidRPr="00C336A0" w:rsidRDefault="00232575" w:rsidP="00232575">
      <w:pPr>
        <w:rPr>
          <w:u w:val="single"/>
        </w:rPr>
      </w:pPr>
      <w:r w:rsidRPr="00C336A0">
        <w:rPr>
          <w:u w:val="single"/>
        </w:rPr>
        <w:t>Aktionen:</w:t>
      </w:r>
    </w:p>
    <w:p w14:paraId="125FB0ED" w14:textId="77777777" w:rsidR="00232575" w:rsidRDefault="00232575" w:rsidP="0087058D">
      <w:pPr>
        <w:pStyle w:val="Listenabsatz"/>
        <w:numPr>
          <w:ilvl w:val="0"/>
          <w:numId w:val="20"/>
        </w:numPr>
      </w:pPr>
      <w:r w:rsidRPr="00D4756D">
        <w:t xml:space="preserve">Die </w:t>
      </w:r>
      <w:r>
        <w:t>Daten vom neuen Anwender sind vollständig bekannt</w:t>
      </w:r>
    </w:p>
    <w:p w14:paraId="7C132BFE" w14:textId="1D6FD357" w:rsidR="00232575" w:rsidRDefault="00232575" w:rsidP="0087058D">
      <w:pPr>
        <w:pStyle w:val="Listenabsatz"/>
        <w:numPr>
          <w:ilvl w:val="0"/>
          <w:numId w:val="20"/>
        </w:numPr>
      </w:pPr>
      <w:r>
        <w:t xml:space="preserve">Die Sperrung vom Anwender wird in der Benutzerverwaltung als Attribut vom Teilnehmer eingetragen (siehe Abschnitt </w:t>
      </w:r>
      <w:r>
        <w:fldChar w:fldCharType="begin"/>
      </w:r>
      <w:r>
        <w:instrText xml:space="preserve"> REF _Ref152597313 \r \h </w:instrText>
      </w:r>
      <w:r>
        <w:fldChar w:fldCharType="separate"/>
      </w:r>
      <w:r w:rsidR="001776B6">
        <w:t>3.2</w:t>
      </w:r>
      <w:r>
        <w:fldChar w:fldCharType="end"/>
      </w:r>
      <w:r>
        <w:t>)</w:t>
      </w:r>
    </w:p>
    <w:p w14:paraId="068B9C73" w14:textId="3FE81DAD" w:rsidR="00232575" w:rsidRDefault="00232575" w:rsidP="0087058D">
      <w:pPr>
        <w:pStyle w:val="Listenabsatz"/>
        <w:numPr>
          <w:ilvl w:val="0"/>
          <w:numId w:val="20"/>
        </w:numPr>
      </w:pPr>
      <w:r>
        <w:t>Sollte der Teilnehmer noch keine Benutzerverwaltung haben, kann diese im Teilnehmer-Verzeichnisdienst angelegt werden und dann über das Web-UI vom F-IAM gepflegt werden</w:t>
      </w:r>
    </w:p>
    <w:p w14:paraId="34FD8DEB" w14:textId="4B4C5A4F" w:rsidR="00232575" w:rsidRDefault="00232575" w:rsidP="0087058D">
      <w:pPr>
        <w:pStyle w:val="Listenabsatz"/>
        <w:numPr>
          <w:ilvl w:val="0"/>
          <w:numId w:val="20"/>
        </w:numPr>
      </w:pPr>
      <w:r>
        <w:t xml:space="preserve">Der Anwender ist </w:t>
      </w:r>
      <w:r w:rsidR="00245673">
        <w:t xml:space="preserve">im F-IAM </w:t>
      </w:r>
      <w:r>
        <w:t xml:space="preserve">dem </w:t>
      </w:r>
      <w:proofErr w:type="spellStart"/>
      <w:r>
        <w:t>iVBS</w:t>
      </w:r>
      <w:proofErr w:type="spellEnd"/>
      <w:r>
        <w:t xml:space="preserve"> @</w:t>
      </w:r>
      <w:proofErr w:type="spellStart"/>
      <w:r>
        <w:t>rtus</w:t>
      </w:r>
      <w:proofErr w:type="spellEnd"/>
      <w:r>
        <w:t xml:space="preserve"> zugeordnet</w:t>
      </w:r>
    </w:p>
    <w:p w14:paraId="7E3A354D" w14:textId="432FA026" w:rsidR="00232575" w:rsidRDefault="00232575" w:rsidP="0087058D">
      <w:pPr>
        <w:pStyle w:val="Listenabsatz"/>
        <w:numPr>
          <w:ilvl w:val="0"/>
          <w:numId w:val="20"/>
        </w:numPr>
      </w:pPr>
      <w:r>
        <w:t xml:space="preserve">Das F-IAM ruft die SCIMv2 Operation </w:t>
      </w:r>
      <w:r w:rsidR="00420171">
        <w:t xml:space="preserve">PATCH-Operation </w:t>
      </w:r>
      <w:r>
        <w:t xml:space="preserve">auf den Endpunkt „User“ auf </w:t>
      </w:r>
      <w:r w:rsidR="00245673">
        <w:t xml:space="preserve">mit </w:t>
      </w:r>
      <w:r w:rsidR="001907FD">
        <w:t xml:space="preserve">dem (?) </w:t>
      </w:r>
      <w:r w:rsidR="00245673">
        <w:t xml:space="preserve">Attribut </w:t>
      </w:r>
      <w:proofErr w:type="spellStart"/>
      <w:r w:rsidR="00420171">
        <w:t>active</w:t>
      </w:r>
      <w:proofErr w:type="spellEnd"/>
      <w:r w:rsidR="00420171">
        <w:t>=</w:t>
      </w:r>
      <w:proofErr w:type="spellStart"/>
      <w:r w:rsidR="00420171">
        <w:t>false</w:t>
      </w:r>
      <w:proofErr w:type="spellEnd"/>
    </w:p>
    <w:p w14:paraId="1A1BCF60" w14:textId="474FEA7B" w:rsidR="00232575" w:rsidRDefault="00232575" w:rsidP="0087058D">
      <w:pPr>
        <w:pStyle w:val="Listenabsatz"/>
        <w:numPr>
          <w:ilvl w:val="0"/>
          <w:numId w:val="20"/>
        </w:numPr>
      </w:pPr>
      <w:r>
        <w:t>@</w:t>
      </w:r>
      <w:proofErr w:type="spellStart"/>
      <w:r>
        <w:t>rtus</w:t>
      </w:r>
      <w:proofErr w:type="spellEnd"/>
      <w:r>
        <w:t xml:space="preserve"> setzt die Sperrung am Objekt Anwender</w:t>
      </w:r>
    </w:p>
    <w:p w14:paraId="298C725B" w14:textId="71A455F3" w:rsidR="00BC0759" w:rsidRDefault="00232575" w:rsidP="0087058D">
      <w:pPr>
        <w:pStyle w:val="Listenabsatz"/>
        <w:numPr>
          <w:ilvl w:val="0"/>
          <w:numId w:val="20"/>
        </w:numPr>
      </w:pPr>
      <w:r>
        <w:t>Artus protokolliert die Änderungen aus den Szenarien in der Protokoll-Tabelle</w:t>
      </w:r>
    </w:p>
    <w:p w14:paraId="488250B9" w14:textId="11CA7E6D" w:rsidR="00232575" w:rsidRDefault="00232575" w:rsidP="00232575"/>
    <w:p w14:paraId="2060DEE3" w14:textId="5592B064" w:rsidR="007744F4" w:rsidRDefault="007744F4" w:rsidP="00232575">
      <w:r>
        <w:t>Die Sperrung</w:t>
      </w:r>
      <w:r w:rsidR="001907FD">
        <w:t xml:space="preserve"> zu</w:t>
      </w:r>
      <w:r>
        <w:t xml:space="preserve"> entfernen ist identisch mit dem obigen Ablauf.</w:t>
      </w:r>
    </w:p>
    <w:p w14:paraId="51328993" w14:textId="1AD4A3C5" w:rsidR="00EE3FEE" w:rsidRDefault="00EE3FEE" w:rsidP="00232575"/>
    <w:p w14:paraId="6A9B8E76" w14:textId="43FDC8E8" w:rsidR="00EE3FEE" w:rsidRPr="002A1E89" w:rsidRDefault="00EE3FEE" w:rsidP="00232575">
      <w:r w:rsidRPr="00533332">
        <w:rPr>
          <w:highlight w:val="yellow"/>
        </w:rPr>
        <w:t>TODO</w:t>
      </w:r>
      <w:r>
        <w:rPr>
          <w:highlight w:val="yellow"/>
        </w:rPr>
        <w:t xml:space="preserve"> Dataport</w:t>
      </w:r>
      <w:r w:rsidRPr="00533332">
        <w:rPr>
          <w:highlight w:val="yellow"/>
        </w:rPr>
        <w:t xml:space="preserve">: Hinweis, dass Lösung über F-IAM </w:t>
      </w:r>
      <w:r w:rsidR="00577B31" w:rsidRPr="00533332">
        <w:rPr>
          <w:highlight w:val="yellow"/>
        </w:rPr>
        <w:t>eine Sperrung</w:t>
      </w:r>
      <w:r w:rsidRPr="00533332">
        <w:rPr>
          <w:highlight w:val="yellow"/>
        </w:rPr>
        <w:t xml:space="preserve"> </w:t>
      </w:r>
      <w:r w:rsidR="000039EE">
        <w:rPr>
          <w:highlight w:val="yellow"/>
        </w:rPr>
        <w:t>au</w:t>
      </w:r>
      <w:r w:rsidRPr="00533332">
        <w:rPr>
          <w:highlight w:val="yellow"/>
        </w:rPr>
        <w:t>f alle Verfahren auslöst</w:t>
      </w:r>
    </w:p>
    <w:p w14:paraId="3A3AF642" w14:textId="1A909D50" w:rsidR="002A1E89" w:rsidRPr="002A1E89" w:rsidRDefault="002A1E89" w:rsidP="002A1E89">
      <w:pPr>
        <w:pStyle w:val="berschrift2"/>
        <w:keepLines/>
        <w:numPr>
          <w:ilvl w:val="1"/>
          <w:numId w:val="11"/>
        </w:numPr>
        <w:pBdr>
          <w:bottom w:val="single" w:sz="4" w:space="1" w:color="auto"/>
        </w:pBdr>
        <w:spacing w:line="240" w:lineRule="auto"/>
        <w:rPr>
          <w:rStyle w:val="IntensiveHervorhebung"/>
        </w:rPr>
      </w:pPr>
      <w:bookmarkStart w:id="128" w:name="_Ref154055494"/>
      <w:bookmarkStart w:id="129" w:name="_Toc168919264"/>
      <w:bookmarkStart w:id="130" w:name="_Hlk167193010"/>
      <w:r w:rsidRPr="002A1E89">
        <w:rPr>
          <w:rStyle w:val="IntensiveHervorhebung"/>
        </w:rPr>
        <w:lastRenderedPageBreak/>
        <w:t xml:space="preserve">[ANF-030] </w:t>
      </w:r>
      <w:r w:rsidR="00FC168D">
        <w:rPr>
          <w:rStyle w:val="IntensiveHervorhebung"/>
        </w:rPr>
        <w:t>[Stufe 2</w:t>
      </w:r>
      <w:r w:rsidR="00A27C70">
        <w:rPr>
          <w:rStyle w:val="IntensiveHervorhebung"/>
        </w:rPr>
        <w:t>a</w:t>
      </w:r>
      <w:r w:rsidR="00FC168D">
        <w:rPr>
          <w:rStyle w:val="IntensiveHervorhebung"/>
        </w:rPr>
        <w:t>]</w:t>
      </w:r>
      <w:r w:rsidR="00FC168D" w:rsidRPr="00B519B0">
        <w:rPr>
          <w:rStyle w:val="IntensiveHervorhebung"/>
        </w:rPr>
        <w:t xml:space="preserve"> </w:t>
      </w:r>
      <w:r w:rsidRPr="002A1E89">
        <w:rPr>
          <w:rStyle w:val="IntensiveHervorhebung"/>
        </w:rPr>
        <w:t>Deaktivierung der internen Benutzerverwaltung für externe Provisionierung</w:t>
      </w:r>
      <w:bookmarkEnd w:id="128"/>
      <w:bookmarkEnd w:id="129"/>
    </w:p>
    <w:bookmarkEnd w:id="130"/>
    <w:p w14:paraId="1355C943" w14:textId="6AD88892" w:rsidR="00B358BF" w:rsidRDefault="00A027FD" w:rsidP="000601EA">
      <w:r>
        <w:t xml:space="preserve">Mit der Inbetriebnahme der externen </w:t>
      </w:r>
      <w:r w:rsidRPr="00A027FD">
        <w:t>Provisionierung</w:t>
      </w:r>
      <w:r>
        <w:t xml:space="preserve"> über das F-IAM, verfügt Artus nicht mehr über die Datenhoheit im Bereich der Anwenderverwaltung und Berechtigung. Der Datenbestand von Artus muss also in diesem Bereich (möglichst) synchron zu den Verwaltungsdaten im F-IAM sein. Die Wahrheit der Anwenderverwaltung und Berechtigung liegt demnach im F-IAM.</w:t>
      </w:r>
    </w:p>
    <w:p w14:paraId="0FFC3337" w14:textId="78DE27E7" w:rsidR="00A027FD" w:rsidRDefault="00A027FD" w:rsidP="000601EA">
      <w:r>
        <w:t>Damit die Datenbestände vom F-IAM und Artus nicht auseinanderlaufen, dürfen die Daten Anwenderverwaltung und Berechtigung nicht mehr über @</w:t>
      </w:r>
      <w:proofErr w:type="spellStart"/>
      <w:r>
        <w:t>rtus</w:t>
      </w:r>
      <w:proofErr w:type="spellEnd"/>
      <w:r>
        <w:t xml:space="preserve"> veränderbar sein.</w:t>
      </w:r>
    </w:p>
    <w:p w14:paraId="7DADB82F" w14:textId="44A0FFD2" w:rsidR="00A027FD" w:rsidRDefault="00A027FD" w:rsidP="000601EA">
      <w:r>
        <w:t xml:space="preserve">In der Stufe 2a werden zunächst keine Berechtigungen vom F-IAM übertragen. Somit sollen diese </w:t>
      </w:r>
      <w:r w:rsidR="00F53078">
        <w:t>Anwendungsfälle in @</w:t>
      </w:r>
      <w:proofErr w:type="spellStart"/>
      <w:r w:rsidR="00F53078">
        <w:t>rtus</w:t>
      </w:r>
      <w:proofErr w:type="spellEnd"/>
      <w:r w:rsidR="00F53078">
        <w:t xml:space="preserve"> bis zur Stufe 2b weiter genutzt werden können.</w:t>
      </w:r>
    </w:p>
    <w:p w14:paraId="6F82F3DA" w14:textId="7B634E09" w:rsidR="00F53078" w:rsidRDefault="00F53078" w:rsidP="000601EA">
      <w:r>
        <w:t xml:space="preserve">Konkret müssen </w:t>
      </w:r>
      <w:r w:rsidR="001907FD">
        <w:t xml:space="preserve">sich </w:t>
      </w:r>
      <w:r>
        <w:t>folgende Anwendungsfälle per Konfiguration abschalten lassen. Die Masken sollen weiterhin zur Ansicht zugänglich sein. Lediglich die schreibenden Aktionen (inkl. Kontextmenü) sollen deaktiviert werden:</w:t>
      </w:r>
    </w:p>
    <w:p w14:paraId="6F2FA2DF" w14:textId="11884119" w:rsidR="00F53078" w:rsidRDefault="00F53078" w:rsidP="000601EA"/>
    <w:p w14:paraId="333607C4" w14:textId="42D77EF9" w:rsidR="00F53078" w:rsidRDefault="00F53078" w:rsidP="000601EA">
      <w:r>
        <w:t>Anwendungsfall: „VBS Anwenderliste“</w:t>
      </w:r>
    </w:p>
    <w:p w14:paraId="1FBDBDDF" w14:textId="623BADAF" w:rsidR="00A027FD" w:rsidRDefault="005A57CE" w:rsidP="0087058D">
      <w:pPr>
        <w:pStyle w:val="Listenabsatz"/>
        <w:numPr>
          <w:ilvl w:val="0"/>
          <w:numId w:val="23"/>
        </w:numPr>
      </w:pPr>
      <w:r>
        <w:t>Keine Veränderung</w:t>
      </w:r>
    </w:p>
    <w:p w14:paraId="26830A03" w14:textId="4F80A963" w:rsidR="005A57CE" w:rsidRDefault="005A57CE" w:rsidP="005A57CE"/>
    <w:p w14:paraId="0C27B73D" w14:textId="59CE6C2E" w:rsidR="005A57CE" w:rsidRDefault="005A57CE" w:rsidP="005A57CE">
      <w:r>
        <w:t>Anwendungsfall: „VBS Anwender Hinzufügen“</w:t>
      </w:r>
    </w:p>
    <w:p w14:paraId="6AAD6537" w14:textId="6F809CBA" w:rsidR="005A57CE" w:rsidRDefault="005A57CE" w:rsidP="0087058D">
      <w:pPr>
        <w:pStyle w:val="Listenabsatz"/>
        <w:numPr>
          <w:ilvl w:val="0"/>
          <w:numId w:val="23"/>
        </w:numPr>
      </w:pPr>
      <w:r>
        <w:t>Die Suche darf nur noch über die eingetragenen Anwender in Artus gehen</w:t>
      </w:r>
    </w:p>
    <w:p w14:paraId="34097EBC" w14:textId="35F39CC0" w:rsidR="005A57CE" w:rsidRDefault="005A57CE" w:rsidP="0087058D">
      <w:pPr>
        <w:pStyle w:val="Listenabsatz"/>
        <w:numPr>
          <w:ilvl w:val="0"/>
          <w:numId w:val="23"/>
        </w:numPr>
      </w:pPr>
      <w:r>
        <w:t>Es darf keine Suche im Verzeichnisdienst oder AD erfolgen</w:t>
      </w:r>
    </w:p>
    <w:p w14:paraId="5DD131AA" w14:textId="1FB63A06" w:rsidR="005A57CE" w:rsidRDefault="005A57CE" w:rsidP="0087058D">
      <w:pPr>
        <w:pStyle w:val="Listenabsatz"/>
        <w:numPr>
          <w:ilvl w:val="0"/>
          <w:numId w:val="23"/>
        </w:numPr>
      </w:pPr>
      <w:r>
        <w:t>Entsprechend dürfen auch keine Anwender aus dem AD oder Verzeichnisdienst übernommen werden</w:t>
      </w:r>
    </w:p>
    <w:p w14:paraId="66B76EB6" w14:textId="5463F83D" w:rsidR="00A027FD" w:rsidRDefault="00A027FD" w:rsidP="000601EA"/>
    <w:p w14:paraId="51773B90" w14:textId="39EDA98F" w:rsidR="00F53078" w:rsidRDefault="00F53078" w:rsidP="00F53078">
      <w:r>
        <w:t>Anwendungsfall: „VBS Anwender Bearbeiten“</w:t>
      </w:r>
    </w:p>
    <w:p w14:paraId="6634DF3F" w14:textId="4B4BE6D1" w:rsidR="00F53078" w:rsidRDefault="00310D86" w:rsidP="0087058D">
      <w:pPr>
        <w:pStyle w:val="Listenabsatz"/>
        <w:numPr>
          <w:ilvl w:val="0"/>
          <w:numId w:val="23"/>
        </w:numPr>
      </w:pPr>
      <w:r>
        <w:t>Reiter „Anwenderdaten“</w:t>
      </w:r>
    </w:p>
    <w:p w14:paraId="6F68906E" w14:textId="7A2E1A5F" w:rsidR="00F53078" w:rsidRDefault="00310D86" w:rsidP="0087058D">
      <w:pPr>
        <w:pStyle w:val="Listenabsatz"/>
        <w:numPr>
          <w:ilvl w:val="1"/>
          <w:numId w:val="23"/>
        </w:numPr>
      </w:pPr>
      <w:r>
        <w:t>Nur noch folgende Felder dürfen editiert werden können:</w:t>
      </w:r>
    </w:p>
    <w:p w14:paraId="2ACF9FB1" w14:textId="2B73C8EA" w:rsidR="00310D86" w:rsidRDefault="00310D86" w:rsidP="0087058D">
      <w:pPr>
        <w:pStyle w:val="Listenabsatz"/>
        <w:numPr>
          <w:ilvl w:val="2"/>
          <w:numId w:val="23"/>
        </w:numPr>
      </w:pPr>
      <w:r>
        <w:t>Amtsbezeichnung</w:t>
      </w:r>
    </w:p>
    <w:p w14:paraId="13EF7F12" w14:textId="541EE0D7" w:rsidR="00310D86" w:rsidRDefault="00310D86" w:rsidP="0087058D">
      <w:pPr>
        <w:pStyle w:val="Listenabsatz"/>
        <w:numPr>
          <w:ilvl w:val="1"/>
          <w:numId w:val="23"/>
        </w:numPr>
      </w:pPr>
      <w:r>
        <w:t>Alle weiteren Felder sind deaktiviert</w:t>
      </w:r>
    </w:p>
    <w:p w14:paraId="480BC0AF" w14:textId="41EC14CE" w:rsidR="008C28AA" w:rsidRDefault="008C28AA" w:rsidP="0087058D">
      <w:pPr>
        <w:pStyle w:val="Listenabsatz"/>
        <w:numPr>
          <w:ilvl w:val="0"/>
          <w:numId w:val="23"/>
        </w:numPr>
      </w:pPr>
      <w:r>
        <w:t>Reiter „Anwenderberechtigung“</w:t>
      </w:r>
    </w:p>
    <w:p w14:paraId="462913AB" w14:textId="6BC83E3F" w:rsidR="008C28AA" w:rsidRDefault="005A57CE" w:rsidP="0087058D">
      <w:pPr>
        <w:pStyle w:val="Listenabsatz"/>
        <w:numPr>
          <w:ilvl w:val="1"/>
          <w:numId w:val="23"/>
        </w:numPr>
      </w:pPr>
      <w:r>
        <w:t>Unverändert, da Rechte in Stufe 2b noch über Artus vergeben werden</w:t>
      </w:r>
    </w:p>
    <w:p w14:paraId="342E9F22" w14:textId="0C872938" w:rsidR="008C28AA" w:rsidRDefault="008C28AA" w:rsidP="0087058D">
      <w:pPr>
        <w:pStyle w:val="Listenabsatz"/>
        <w:numPr>
          <w:ilvl w:val="0"/>
          <w:numId w:val="23"/>
        </w:numPr>
      </w:pPr>
      <w:r>
        <w:t>Reiter „Blockverbund“</w:t>
      </w:r>
    </w:p>
    <w:p w14:paraId="27DBBEAC" w14:textId="62DFF919" w:rsidR="008C28AA" w:rsidRDefault="008C28AA" w:rsidP="0087058D">
      <w:pPr>
        <w:pStyle w:val="Listenabsatz"/>
        <w:numPr>
          <w:ilvl w:val="1"/>
          <w:numId w:val="23"/>
        </w:numPr>
      </w:pPr>
      <w:r>
        <w:t>Bleibt unverändert.</w:t>
      </w:r>
    </w:p>
    <w:p w14:paraId="41505D11" w14:textId="77777777" w:rsidR="00F57CE7" w:rsidRDefault="00F57CE7" w:rsidP="000601EA"/>
    <w:p w14:paraId="1A372AF2" w14:textId="7521FACE" w:rsidR="00F53078" w:rsidRDefault="00F57CE7" w:rsidP="000601EA">
      <w:r>
        <w:t>Anmerkung: Amtsbezeichnung soll über IAM/BV pflegbar sein</w:t>
      </w:r>
      <w:r w:rsidR="001907FD">
        <w:t>,</w:t>
      </w:r>
      <w:r>
        <w:t xml:space="preserve"> </w:t>
      </w:r>
      <w:r w:rsidR="001907FD">
        <w:t>s</w:t>
      </w:r>
      <w:r>
        <w:t>iehe 14.1. Wurde als Anforderung eingebracht. Sofern sie dort umgesetzt wird, soll die Amtsbezeichnung nicht mehr pflegbar sein.</w:t>
      </w:r>
    </w:p>
    <w:p w14:paraId="7BE08C08" w14:textId="77777777" w:rsidR="00F57CE7" w:rsidRDefault="00F57CE7" w:rsidP="000601EA"/>
    <w:p w14:paraId="5CB627C1" w14:textId="57A56E45" w:rsidR="008C28AA" w:rsidRDefault="008C28AA" w:rsidP="008C28AA">
      <w:r>
        <w:t>Anwendungsfall: „Admin Anwender Bearbeiten“</w:t>
      </w:r>
    </w:p>
    <w:p w14:paraId="0084318D" w14:textId="42C3EF78" w:rsidR="00444EF5" w:rsidRDefault="00444EF5" w:rsidP="0087058D">
      <w:pPr>
        <w:pStyle w:val="Listenabsatz"/>
        <w:numPr>
          <w:ilvl w:val="0"/>
          <w:numId w:val="24"/>
        </w:numPr>
      </w:pPr>
      <w:r>
        <w:t xml:space="preserve">Folgende Felder </w:t>
      </w:r>
      <w:proofErr w:type="gramStart"/>
      <w:r>
        <w:t>bleiben</w:t>
      </w:r>
      <w:proofErr w:type="gramEnd"/>
      <w:r>
        <w:t xml:space="preserve"> aktiv änderbar</w:t>
      </w:r>
    </w:p>
    <w:p w14:paraId="255E4926" w14:textId="31B61621" w:rsidR="00444EF5" w:rsidRDefault="00444EF5" w:rsidP="0087058D">
      <w:pPr>
        <w:pStyle w:val="Listenabsatz"/>
        <w:numPr>
          <w:ilvl w:val="1"/>
          <w:numId w:val="24"/>
        </w:numPr>
      </w:pPr>
      <w:r>
        <w:t>„Pflege Hilfe“</w:t>
      </w:r>
    </w:p>
    <w:p w14:paraId="317BC51C" w14:textId="41068574" w:rsidR="00444EF5" w:rsidRDefault="00444EF5" w:rsidP="0087058D">
      <w:pPr>
        <w:pStyle w:val="Listenabsatz"/>
        <w:numPr>
          <w:ilvl w:val="1"/>
          <w:numId w:val="24"/>
        </w:numPr>
      </w:pPr>
      <w:r>
        <w:t>PIAV-OZ-Berechtigung</w:t>
      </w:r>
    </w:p>
    <w:p w14:paraId="323A991F" w14:textId="382AF48F" w:rsidR="00444EF5" w:rsidRDefault="00444EF5" w:rsidP="0087058D">
      <w:pPr>
        <w:pStyle w:val="Listenabsatz"/>
        <w:numPr>
          <w:ilvl w:val="0"/>
          <w:numId w:val="24"/>
        </w:numPr>
      </w:pPr>
      <w:r>
        <w:t xml:space="preserve">Alle anderen Felder </w:t>
      </w:r>
      <w:proofErr w:type="gramStart"/>
      <w:r>
        <w:t>werden</w:t>
      </w:r>
      <w:proofErr w:type="gramEnd"/>
      <w:r>
        <w:t xml:space="preserve"> deaktiviert und sind nur noch lesend einsehbar</w:t>
      </w:r>
    </w:p>
    <w:p w14:paraId="62F4D8C1" w14:textId="289F516D" w:rsidR="00444EF5" w:rsidRDefault="00444EF5" w:rsidP="0087058D">
      <w:pPr>
        <w:pStyle w:val="Listenabsatz"/>
        <w:numPr>
          <w:ilvl w:val="0"/>
          <w:numId w:val="24"/>
        </w:numPr>
      </w:pPr>
      <w:r>
        <w:t>Folgende Aktionen werden deaktiviert:</w:t>
      </w:r>
    </w:p>
    <w:p w14:paraId="61B4BAEE" w14:textId="0F3D57E4" w:rsidR="00444EF5" w:rsidRDefault="00444EF5" w:rsidP="0087058D">
      <w:pPr>
        <w:pStyle w:val="Listenabsatz"/>
        <w:numPr>
          <w:ilvl w:val="1"/>
          <w:numId w:val="24"/>
        </w:numPr>
      </w:pPr>
      <w:r>
        <w:t>Global sperren</w:t>
      </w:r>
    </w:p>
    <w:p w14:paraId="3F6185AB" w14:textId="0A7C67DF" w:rsidR="00444EF5" w:rsidRDefault="00444EF5" w:rsidP="0087058D">
      <w:pPr>
        <w:pStyle w:val="Listenabsatz"/>
        <w:numPr>
          <w:ilvl w:val="1"/>
          <w:numId w:val="24"/>
        </w:numPr>
      </w:pPr>
      <w:r>
        <w:t>Deaktivieren</w:t>
      </w:r>
    </w:p>
    <w:p w14:paraId="2382DB2E" w14:textId="77777777" w:rsidR="00A27C70" w:rsidRPr="002A1E89" w:rsidRDefault="00A27C70" w:rsidP="00A27C70">
      <w:pPr>
        <w:pStyle w:val="berschrift2"/>
        <w:keepLines/>
        <w:numPr>
          <w:ilvl w:val="1"/>
          <w:numId w:val="11"/>
        </w:numPr>
        <w:pBdr>
          <w:bottom w:val="single" w:sz="4" w:space="1" w:color="auto"/>
        </w:pBdr>
        <w:spacing w:line="240" w:lineRule="auto"/>
        <w:rPr>
          <w:rStyle w:val="IntensiveHervorhebung"/>
        </w:rPr>
      </w:pPr>
      <w:bookmarkStart w:id="131" w:name="_Ref167191689"/>
      <w:bookmarkStart w:id="132" w:name="_Ref167193630"/>
      <w:bookmarkStart w:id="133" w:name="_Toc168919265"/>
      <w:r w:rsidRPr="002A1E89">
        <w:rPr>
          <w:rStyle w:val="IntensiveHervorhebung"/>
        </w:rPr>
        <w:lastRenderedPageBreak/>
        <w:t xml:space="preserve">[ANF-030] </w:t>
      </w:r>
      <w:r>
        <w:rPr>
          <w:rStyle w:val="IntensiveHervorhebung"/>
        </w:rPr>
        <w:t>[Stufe 2b]</w:t>
      </w:r>
      <w:r w:rsidRPr="00B519B0">
        <w:rPr>
          <w:rStyle w:val="IntensiveHervorhebung"/>
        </w:rPr>
        <w:t xml:space="preserve"> </w:t>
      </w:r>
      <w:r w:rsidRPr="002A1E89">
        <w:rPr>
          <w:rStyle w:val="IntensiveHervorhebung"/>
        </w:rPr>
        <w:t>Deaktivierung der internen Benutzerverwaltung für externe Provisionierung</w:t>
      </w:r>
      <w:bookmarkEnd w:id="131"/>
      <w:bookmarkEnd w:id="132"/>
      <w:bookmarkEnd w:id="133"/>
    </w:p>
    <w:p w14:paraId="13ABEF11" w14:textId="62AB9604" w:rsidR="00A27C70" w:rsidRDefault="005A57CE" w:rsidP="000601EA">
      <w:r>
        <w:t xml:space="preserve">Für Stufe 2b gelten zunächst alle Änderungen, wie </w:t>
      </w:r>
      <w:r w:rsidR="00F32C0F">
        <w:t xml:space="preserve">diese </w:t>
      </w:r>
      <w:r>
        <w:t xml:space="preserve">bereits unter </w:t>
      </w:r>
      <w:r>
        <w:fldChar w:fldCharType="begin"/>
      </w:r>
      <w:r>
        <w:instrText xml:space="preserve"> REF _Ref154055494 \r \h </w:instrText>
      </w:r>
      <w:r>
        <w:fldChar w:fldCharType="separate"/>
      </w:r>
      <w:r w:rsidR="001776B6">
        <w:t>4.13</w:t>
      </w:r>
      <w:r>
        <w:fldChar w:fldCharType="end"/>
      </w:r>
      <w:r>
        <w:t xml:space="preserve"> beschrieben sind. Ab der Stufe 2b können nun auch </w:t>
      </w:r>
      <w:r w:rsidR="009A3256">
        <w:t>Zuordnung zu Dienststellen und Berechtigungen vergeben werden. Auch dieses soll über die Artus-Konfiguration eingestellt werden können.</w:t>
      </w:r>
    </w:p>
    <w:p w14:paraId="7CC5285B" w14:textId="32AA26B1" w:rsidR="00F57CE7" w:rsidRDefault="00F57CE7" w:rsidP="000601EA"/>
    <w:p w14:paraId="1F1C3CD3" w14:textId="4C02A578" w:rsidR="00035DC7" w:rsidRDefault="00F57CE7" w:rsidP="00533332">
      <w:r>
        <w:t>Hinweis: Es gibt bereits ei</w:t>
      </w:r>
      <w:r w:rsidR="00035DC7">
        <w:t xml:space="preserve">nen Konfigurationswert für einen Modus der internen/externen </w:t>
      </w:r>
      <w:r w:rsidR="00533332">
        <w:t>Berechtigungsverwaltung,</w:t>
      </w:r>
      <w:r w:rsidR="00035DC7">
        <w:t xml:space="preserve"> der um den Kontext IAM erweitert werden könnte: </w:t>
      </w:r>
      <w:r w:rsidR="00533332">
        <w:t>Siehe „</w:t>
      </w:r>
      <w:r w:rsidR="00035DC7">
        <w:t>Client-remote-</w:t>
      </w:r>
      <w:proofErr w:type="spellStart"/>
      <w:proofErr w:type="gramStart"/>
      <w:r w:rsidR="00035DC7">
        <w:t>config.properties</w:t>
      </w:r>
      <w:proofErr w:type="spellEnd"/>
      <w:proofErr w:type="gramEnd"/>
      <w:r w:rsidR="00035DC7">
        <w:t xml:space="preserve"> -&gt; </w:t>
      </w:r>
      <w:proofErr w:type="spellStart"/>
      <w:r w:rsidR="00035DC7" w:rsidRPr="00D87AE3">
        <w:t>anwenderverwaltung.modus</w:t>
      </w:r>
      <w:proofErr w:type="spellEnd"/>
      <w:r w:rsidR="00035DC7">
        <w:t xml:space="preserve"> = ?</w:t>
      </w:r>
      <w:r w:rsidR="00533332">
        <w:t>“</w:t>
      </w:r>
    </w:p>
    <w:p w14:paraId="7DF0EF60" w14:textId="77777777" w:rsidR="00035DC7" w:rsidRDefault="00035DC7" w:rsidP="000601EA"/>
    <w:p w14:paraId="14BE7779" w14:textId="77777777" w:rsidR="009A3256" w:rsidRDefault="009A3256" w:rsidP="000601EA"/>
    <w:p w14:paraId="4D1C801D" w14:textId="77777777" w:rsidR="005A57CE" w:rsidRPr="009A3256" w:rsidRDefault="005A57CE" w:rsidP="005A57CE">
      <w:pPr>
        <w:rPr>
          <w:u w:val="single"/>
        </w:rPr>
      </w:pPr>
      <w:r w:rsidRPr="009A3256">
        <w:rPr>
          <w:u w:val="single"/>
        </w:rPr>
        <w:t>Anwendungsfall: „VBS Anwenderliste“</w:t>
      </w:r>
    </w:p>
    <w:p w14:paraId="596BC302" w14:textId="77777777" w:rsidR="005A57CE" w:rsidRDefault="005A57CE" w:rsidP="0087058D">
      <w:pPr>
        <w:pStyle w:val="Listenabsatz"/>
        <w:numPr>
          <w:ilvl w:val="0"/>
          <w:numId w:val="23"/>
        </w:numPr>
      </w:pPr>
      <w:r>
        <w:t>Aktion „Hinzufügen“ deaktivieren</w:t>
      </w:r>
    </w:p>
    <w:p w14:paraId="162501D7" w14:textId="77777777" w:rsidR="005A57CE" w:rsidRDefault="005A57CE" w:rsidP="0087058D">
      <w:pPr>
        <w:pStyle w:val="Listenabsatz"/>
        <w:numPr>
          <w:ilvl w:val="0"/>
          <w:numId w:val="23"/>
        </w:numPr>
      </w:pPr>
      <w:r>
        <w:t>Aktion „</w:t>
      </w:r>
      <w:proofErr w:type="spellStart"/>
      <w:r>
        <w:t>Dst</w:t>
      </w:r>
      <w:proofErr w:type="spellEnd"/>
      <w:r>
        <w:t>-Zuordnung aufheben“ deaktivieren</w:t>
      </w:r>
    </w:p>
    <w:p w14:paraId="24C44DFA" w14:textId="77777777" w:rsidR="005A57CE" w:rsidRDefault="005A57CE" w:rsidP="0087058D">
      <w:pPr>
        <w:pStyle w:val="Listenabsatz"/>
        <w:numPr>
          <w:ilvl w:val="0"/>
          <w:numId w:val="23"/>
        </w:numPr>
      </w:pPr>
      <w:r>
        <w:t>Aktion „Rollen ändern“ deaktivieren</w:t>
      </w:r>
    </w:p>
    <w:p w14:paraId="784E0DB0" w14:textId="77777777" w:rsidR="005A57CE" w:rsidRDefault="005A57CE" w:rsidP="005A57CE"/>
    <w:p w14:paraId="05B7CD33" w14:textId="0EA558D8" w:rsidR="005A57CE" w:rsidRPr="009A3256" w:rsidRDefault="005A57CE" w:rsidP="005A57CE">
      <w:pPr>
        <w:rPr>
          <w:u w:val="single"/>
        </w:rPr>
      </w:pPr>
      <w:r w:rsidRPr="009A3256">
        <w:rPr>
          <w:u w:val="single"/>
        </w:rPr>
        <w:t>Anwendungsfall: „VBS Anwender Hinzufügen“</w:t>
      </w:r>
    </w:p>
    <w:p w14:paraId="3CA12F6E" w14:textId="7B048E16" w:rsidR="005A57CE" w:rsidRDefault="005A57CE" w:rsidP="0087058D">
      <w:pPr>
        <w:pStyle w:val="Listenabsatz"/>
        <w:numPr>
          <w:ilvl w:val="0"/>
          <w:numId w:val="23"/>
        </w:numPr>
      </w:pPr>
      <w:r>
        <w:t>Entfällt und ist nicht mehr aufrufbar</w:t>
      </w:r>
    </w:p>
    <w:p w14:paraId="19F0447E" w14:textId="77777777" w:rsidR="005A57CE" w:rsidRDefault="005A57CE" w:rsidP="005A57CE"/>
    <w:p w14:paraId="318052FE" w14:textId="77777777" w:rsidR="005A57CE" w:rsidRPr="009A3256" w:rsidRDefault="005A57CE" w:rsidP="005A57CE">
      <w:pPr>
        <w:rPr>
          <w:u w:val="single"/>
        </w:rPr>
      </w:pPr>
      <w:r w:rsidRPr="009A3256">
        <w:rPr>
          <w:u w:val="single"/>
        </w:rPr>
        <w:t>Anwendungsfall: „VBS Anwender Bearbeiten“</w:t>
      </w:r>
    </w:p>
    <w:p w14:paraId="22FC9D1D" w14:textId="77777777" w:rsidR="005A57CE" w:rsidRDefault="005A57CE" w:rsidP="0087058D">
      <w:pPr>
        <w:pStyle w:val="Listenabsatz"/>
        <w:numPr>
          <w:ilvl w:val="0"/>
          <w:numId w:val="23"/>
        </w:numPr>
      </w:pPr>
      <w:r>
        <w:t>Reiter „Anwenderdaten“</w:t>
      </w:r>
    </w:p>
    <w:p w14:paraId="502415E9" w14:textId="77777777" w:rsidR="005A57CE" w:rsidRDefault="005A57CE" w:rsidP="0087058D">
      <w:pPr>
        <w:pStyle w:val="Listenabsatz"/>
        <w:numPr>
          <w:ilvl w:val="1"/>
          <w:numId w:val="23"/>
        </w:numPr>
      </w:pPr>
      <w:r>
        <w:t>Nur noch folgende Felder dürfen editiert werden können:</w:t>
      </w:r>
    </w:p>
    <w:p w14:paraId="13696436" w14:textId="77777777" w:rsidR="005A57CE" w:rsidRDefault="005A57CE" w:rsidP="0087058D">
      <w:pPr>
        <w:pStyle w:val="Listenabsatz"/>
        <w:numPr>
          <w:ilvl w:val="2"/>
          <w:numId w:val="23"/>
        </w:numPr>
      </w:pPr>
      <w:r>
        <w:t>Amtsbezeichnung</w:t>
      </w:r>
    </w:p>
    <w:p w14:paraId="4D3639EB" w14:textId="77777777" w:rsidR="005A57CE" w:rsidRDefault="005A57CE" w:rsidP="0087058D">
      <w:pPr>
        <w:pStyle w:val="Listenabsatz"/>
        <w:numPr>
          <w:ilvl w:val="1"/>
          <w:numId w:val="23"/>
        </w:numPr>
      </w:pPr>
      <w:r>
        <w:t>Alle weiteren Felder sind deaktiviert</w:t>
      </w:r>
    </w:p>
    <w:p w14:paraId="3458BF18" w14:textId="77777777" w:rsidR="005A57CE" w:rsidRDefault="005A57CE" w:rsidP="0087058D">
      <w:pPr>
        <w:pStyle w:val="Listenabsatz"/>
        <w:numPr>
          <w:ilvl w:val="1"/>
          <w:numId w:val="23"/>
        </w:numPr>
      </w:pPr>
      <w:r>
        <w:t>Zuordnung aufheben ist deaktiviert</w:t>
      </w:r>
    </w:p>
    <w:p w14:paraId="4BA7C393" w14:textId="77777777" w:rsidR="005A57CE" w:rsidRDefault="005A57CE" w:rsidP="0087058D">
      <w:pPr>
        <w:pStyle w:val="Listenabsatz"/>
        <w:numPr>
          <w:ilvl w:val="0"/>
          <w:numId w:val="23"/>
        </w:numPr>
      </w:pPr>
      <w:r>
        <w:t>Reiter „Anwenderberechtigung“</w:t>
      </w:r>
    </w:p>
    <w:p w14:paraId="7E06BFA8" w14:textId="77777777" w:rsidR="005A57CE" w:rsidRPr="00533332" w:rsidRDefault="005A57CE" w:rsidP="0087058D">
      <w:pPr>
        <w:pStyle w:val="Listenabsatz"/>
        <w:numPr>
          <w:ilvl w:val="1"/>
          <w:numId w:val="23"/>
        </w:numPr>
      </w:pPr>
      <w:r w:rsidRPr="00533332">
        <w:t>Nur Feld „Anwender auf dieser Dienststellesperren“ ist editierbar und aktiv</w:t>
      </w:r>
    </w:p>
    <w:p w14:paraId="63F38764" w14:textId="77777777" w:rsidR="005A57CE" w:rsidRDefault="005A57CE" w:rsidP="0087058D">
      <w:pPr>
        <w:pStyle w:val="Listenabsatz"/>
        <w:numPr>
          <w:ilvl w:val="1"/>
          <w:numId w:val="23"/>
        </w:numPr>
      </w:pPr>
      <w:r>
        <w:t>Alle Felder und Aktionen sind deaktiviert, aber lesbar</w:t>
      </w:r>
    </w:p>
    <w:p w14:paraId="109DEECF" w14:textId="77777777" w:rsidR="005A57CE" w:rsidRDefault="005A57CE" w:rsidP="0087058D">
      <w:pPr>
        <w:pStyle w:val="Listenabsatz"/>
        <w:numPr>
          <w:ilvl w:val="0"/>
          <w:numId w:val="23"/>
        </w:numPr>
      </w:pPr>
      <w:r>
        <w:t>Reiter „Blockverbund“</w:t>
      </w:r>
    </w:p>
    <w:p w14:paraId="15DF28C2" w14:textId="43E910FC" w:rsidR="005A57CE" w:rsidRDefault="005A57CE" w:rsidP="0087058D">
      <w:pPr>
        <w:pStyle w:val="Listenabsatz"/>
        <w:numPr>
          <w:ilvl w:val="1"/>
          <w:numId w:val="23"/>
        </w:numPr>
      </w:pPr>
      <w:r>
        <w:t>Bleibt unverändert</w:t>
      </w:r>
    </w:p>
    <w:p w14:paraId="2D2B5EBD" w14:textId="78467F16" w:rsidR="005A57CE" w:rsidRDefault="005A57CE" w:rsidP="005A57CE"/>
    <w:p w14:paraId="14A74278" w14:textId="07516FAC" w:rsidR="009A3256" w:rsidRPr="009A3256" w:rsidRDefault="009A3256" w:rsidP="009A3256">
      <w:pPr>
        <w:rPr>
          <w:u w:val="single"/>
        </w:rPr>
      </w:pPr>
      <w:r w:rsidRPr="009A3256">
        <w:rPr>
          <w:u w:val="single"/>
        </w:rPr>
        <w:t>Anwendungsfall: „VBS Dienststellenverwaltung“</w:t>
      </w:r>
    </w:p>
    <w:p w14:paraId="43865CE9" w14:textId="3A2F3E19" w:rsidR="009A3256" w:rsidRDefault="009A3256" w:rsidP="0087058D">
      <w:pPr>
        <w:pStyle w:val="Listenabsatz"/>
        <w:numPr>
          <w:ilvl w:val="0"/>
          <w:numId w:val="26"/>
        </w:numPr>
      </w:pPr>
      <w:r>
        <w:t>Reiter „Dienststellenleiter“</w:t>
      </w:r>
    </w:p>
    <w:p w14:paraId="27AC163B" w14:textId="3AB4C4A7" w:rsidR="009A3256" w:rsidRDefault="009A3256" w:rsidP="0087058D">
      <w:pPr>
        <w:pStyle w:val="Listenabsatz"/>
        <w:numPr>
          <w:ilvl w:val="1"/>
          <w:numId w:val="26"/>
        </w:numPr>
      </w:pPr>
      <w:r>
        <w:t>An diesem Reiter sind keine Änderungen mehr erlaubt</w:t>
      </w:r>
    </w:p>
    <w:p w14:paraId="4F26F9F6" w14:textId="26D3AAAD" w:rsidR="009A3256" w:rsidRDefault="009A3256" w:rsidP="0087058D">
      <w:pPr>
        <w:pStyle w:val="Listenabsatz"/>
        <w:numPr>
          <w:ilvl w:val="1"/>
          <w:numId w:val="26"/>
        </w:numPr>
      </w:pPr>
      <w:r>
        <w:t>Nur Anzeige erlaubt</w:t>
      </w:r>
    </w:p>
    <w:p w14:paraId="766C6FFD" w14:textId="77777777" w:rsidR="009A3256" w:rsidRDefault="009A3256" w:rsidP="005A57CE"/>
    <w:p w14:paraId="73DE3E57" w14:textId="4F728E95" w:rsidR="005A57CE" w:rsidRPr="009A3256" w:rsidRDefault="005A57CE" w:rsidP="005A57CE">
      <w:pPr>
        <w:rPr>
          <w:u w:val="single"/>
        </w:rPr>
      </w:pPr>
      <w:r w:rsidRPr="009A3256">
        <w:rPr>
          <w:u w:val="single"/>
        </w:rPr>
        <w:t>Anwendungsfall: „</w:t>
      </w:r>
      <w:r w:rsidR="00035DC7">
        <w:rPr>
          <w:u w:val="single"/>
        </w:rPr>
        <w:t>Über @</w:t>
      </w:r>
      <w:proofErr w:type="spellStart"/>
      <w:r w:rsidR="00035DC7">
        <w:rPr>
          <w:u w:val="single"/>
        </w:rPr>
        <w:t>rtus</w:t>
      </w:r>
      <w:proofErr w:type="spellEnd"/>
      <w:r w:rsidR="00035DC7">
        <w:rPr>
          <w:u w:val="single"/>
        </w:rPr>
        <w:t>-</w:t>
      </w:r>
      <w:r w:rsidRPr="009A3256">
        <w:rPr>
          <w:u w:val="single"/>
        </w:rPr>
        <w:t>Admin Anwender Bearbeiten“</w:t>
      </w:r>
    </w:p>
    <w:p w14:paraId="300A8CF6" w14:textId="2108E3AA" w:rsidR="005A57CE" w:rsidRDefault="005A57CE" w:rsidP="0087058D">
      <w:pPr>
        <w:pStyle w:val="Listenabsatz"/>
        <w:numPr>
          <w:ilvl w:val="0"/>
          <w:numId w:val="24"/>
        </w:numPr>
      </w:pPr>
      <w:r>
        <w:t xml:space="preserve">Folgende Felder </w:t>
      </w:r>
      <w:proofErr w:type="gramStart"/>
      <w:r>
        <w:t>bleiben</w:t>
      </w:r>
      <w:proofErr w:type="gramEnd"/>
      <w:r>
        <w:t xml:space="preserve"> aktiv änderbar</w:t>
      </w:r>
    </w:p>
    <w:p w14:paraId="1FCE8EDD" w14:textId="77777777" w:rsidR="005A57CE" w:rsidRDefault="005A57CE" w:rsidP="0087058D">
      <w:pPr>
        <w:pStyle w:val="Listenabsatz"/>
        <w:numPr>
          <w:ilvl w:val="1"/>
          <w:numId w:val="24"/>
        </w:numPr>
      </w:pPr>
      <w:r>
        <w:t>„Pflege Hilfe“</w:t>
      </w:r>
    </w:p>
    <w:p w14:paraId="524B716D" w14:textId="77777777" w:rsidR="005A57CE" w:rsidRDefault="005A57CE" w:rsidP="0087058D">
      <w:pPr>
        <w:pStyle w:val="Listenabsatz"/>
        <w:numPr>
          <w:ilvl w:val="1"/>
          <w:numId w:val="24"/>
        </w:numPr>
      </w:pPr>
      <w:r>
        <w:t>PIAV-OZ-Berechtigung</w:t>
      </w:r>
    </w:p>
    <w:p w14:paraId="334B44D4" w14:textId="63C5B941" w:rsidR="005A57CE" w:rsidRDefault="00225867" w:rsidP="0087058D">
      <w:pPr>
        <w:pStyle w:val="Listenabsatz"/>
        <w:numPr>
          <w:ilvl w:val="0"/>
          <w:numId w:val="24"/>
        </w:numPr>
      </w:pPr>
      <w:r>
        <w:t xml:space="preserve">(A) </w:t>
      </w:r>
      <w:r w:rsidR="005A57CE">
        <w:t xml:space="preserve">Alle anderen Felder </w:t>
      </w:r>
      <w:proofErr w:type="gramStart"/>
      <w:r w:rsidR="005A57CE">
        <w:t>werden</w:t>
      </w:r>
      <w:proofErr w:type="gramEnd"/>
      <w:r w:rsidR="005A57CE">
        <w:t xml:space="preserve"> deaktiviert und sind nur noch lesend einsehbar</w:t>
      </w:r>
    </w:p>
    <w:p w14:paraId="699C57DF" w14:textId="4523247D" w:rsidR="005A57CE" w:rsidRDefault="00225867" w:rsidP="0087058D">
      <w:pPr>
        <w:pStyle w:val="Listenabsatz"/>
        <w:numPr>
          <w:ilvl w:val="0"/>
          <w:numId w:val="24"/>
        </w:numPr>
      </w:pPr>
      <w:r>
        <w:t xml:space="preserve">(B) </w:t>
      </w:r>
      <w:r w:rsidR="005A57CE">
        <w:t>Folgende Aktionen werden deaktiviert:</w:t>
      </w:r>
    </w:p>
    <w:p w14:paraId="2DE40491" w14:textId="77777777" w:rsidR="005A57CE" w:rsidRDefault="005A57CE" w:rsidP="0087058D">
      <w:pPr>
        <w:pStyle w:val="Listenabsatz"/>
        <w:numPr>
          <w:ilvl w:val="1"/>
          <w:numId w:val="24"/>
        </w:numPr>
      </w:pPr>
      <w:r>
        <w:t>Dienststelle hinzufügen</w:t>
      </w:r>
    </w:p>
    <w:p w14:paraId="1F900080" w14:textId="77777777" w:rsidR="005A57CE" w:rsidRDefault="005A57CE" w:rsidP="0087058D">
      <w:pPr>
        <w:pStyle w:val="Listenabsatz"/>
        <w:numPr>
          <w:ilvl w:val="1"/>
          <w:numId w:val="24"/>
        </w:numPr>
      </w:pPr>
      <w:r>
        <w:t>Zuordnung aufheben</w:t>
      </w:r>
    </w:p>
    <w:p w14:paraId="726FEF76" w14:textId="77777777" w:rsidR="005A57CE" w:rsidRDefault="005A57CE" w:rsidP="0087058D">
      <w:pPr>
        <w:pStyle w:val="Listenabsatz"/>
        <w:numPr>
          <w:ilvl w:val="1"/>
          <w:numId w:val="24"/>
        </w:numPr>
      </w:pPr>
      <w:r>
        <w:t>Global sperren</w:t>
      </w:r>
    </w:p>
    <w:p w14:paraId="4B426E37" w14:textId="493E8A75" w:rsidR="005A57CE" w:rsidRDefault="005A57CE" w:rsidP="0087058D">
      <w:pPr>
        <w:pStyle w:val="Listenabsatz"/>
        <w:numPr>
          <w:ilvl w:val="1"/>
          <w:numId w:val="24"/>
        </w:numPr>
      </w:pPr>
      <w:r>
        <w:lastRenderedPageBreak/>
        <w:t>Deaktivieren</w:t>
      </w:r>
    </w:p>
    <w:p w14:paraId="39313366" w14:textId="540A3015" w:rsidR="00225867" w:rsidRDefault="00225867" w:rsidP="0087058D">
      <w:pPr>
        <w:pStyle w:val="Listenabsatz"/>
        <w:numPr>
          <w:ilvl w:val="0"/>
          <w:numId w:val="24"/>
        </w:numPr>
      </w:pPr>
      <w:r>
        <w:t>Es wird ein Konfigurationswert eingeführt, der standardmäßig zur oben beschriebenen Deaktivierung von A und B führt. Wird der Konfigurationswert deaktiviert, werden die Felder und Aktionen von A und B wieder aktiv gesetzt, damit diese bei Bedarf genutzt werden können</w:t>
      </w:r>
    </w:p>
    <w:p w14:paraId="7F5281A4" w14:textId="25E3789C" w:rsidR="00225867" w:rsidRDefault="00225867" w:rsidP="0087058D">
      <w:pPr>
        <w:pStyle w:val="Listenabsatz"/>
        <w:numPr>
          <w:ilvl w:val="0"/>
          <w:numId w:val="24"/>
        </w:numPr>
      </w:pPr>
      <w:r>
        <w:t>Die Aktivierung bzw. Deaktivierung über einen Konfigurationswert soll es im Konflikt.- bzw. Fehlerfall ermöglichen, manuelle Korrekturen in @</w:t>
      </w:r>
      <w:proofErr w:type="spellStart"/>
      <w:r>
        <w:t>rtus</w:t>
      </w:r>
      <w:proofErr w:type="spellEnd"/>
      <w:r>
        <w:t xml:space="preserve"> zum Angleich in Bezug auf F-IAM bzw. BV über die Fachanwendung durchführen zu können</w:t>
      </w:r>
    </w:p>
    <w:p w14:paraId="73B0306C" w14:textId="77777777" w:rsidR="00225867" w:rsidRDefault="00225867" w:rsidP="009A3256"/>
    <w:p w14:paraId="2D457848" w14:textId="77777777" w:rsidR="00035DC7" w:rsidRDefault="00035DC7" w:rsidP="009A3256"/>
    <w:p w14:paraId="3C9C9E3C" w14:textId="047270CE" w:rsidR="009A3256" w:rsidRPr="009A3256" w:rsidRDefault="009A3256" w:rsidP="009A3256">
      <w:pPr>
        <w:rPr>
          <w:u w:val="single"/>
        </w:rPr>
      </w:pPr>
      <w:r w:rsidRPr="009A3256">
        <w:rPr>
          <w:u w:val="single"/>
        </w:rPr>
        <w:t>Anwendungsfall: „Admin Dienststellenliste/Hinzufügen“</w:t>
      </w:r>
    </w:p>
    <w:p w14:paraId="3409C764" w14:textId="647E8624" w:rsidR="005A57CE" w:rsidRDefault="009A3256" w:rsidP="0087058D">
      <w:pPr>
        <w:pStyle w:val="Listenabsatz"/>
        <w:numPr>
          <w:ilvl w:val="0"/>
          <w:numId w:val="25"/>
        </w:numPr>
      </w:pPr>
      <w:proofErr w:type="spellStart"/>
      <w:r>
        <w:t>Dst</w:t>
      </w:r>
      <w:proofErr w:type="spellEnd"/>
      <w:r>
        <w:t>-Leiter ist nicht mehr auswählbar und wird vorbelegt mit Superuser Artus-Admin</w:t>
      </w:r>
    </w:p>
    <w:p w14:paraId="64ED044B" w14:textId="288C8D93" w:rsidR="009A3256" w:rsidRDefault="009A3256" w:rsidP="0087058D">
      <w:pPr>
        <w:pStyle w:val="Listenabsatz"/>
        <w:numPr>
          <w:ilvl w:val="0"/>
          <w:numId w:val="25"/>
        </w:numPr>
      </w:pPr>
      <w:r>
        <w:t>Eine Änderung der Dienststellenleitung erfolgt dann über F-IAM</w:t>
      </w:r>
    </w:p>
    <w:p w14:paraId="66926952" w14:textId="77777777" w:rsidR="000039EE" w:rsidRDefault="000039EE" w:rsidP="000601EA"/>
    <w:p w14:paraId="4D57FFFD" w14:textId="01878FA7" w:rsidR="002A1E89" w:rsidRPr="006F44D6" w:rsidRDefault="000601EA" w:rsidP="006F44D6">
      <w:pPr>
        <w:pStyle w:val="berschrift2"/>
        <w:keepLines/>
        <w:numPr>
          <w:ilvl w:val="1"/>
          <w:numId w:val="11"/>
        </w:numPr>
        <w:pBdr>
          <w:bottom w:val="single" w:sz="4" w:space="1" w:color="auto"/>
        </w:pBdr>
        <w:spacing w:line="240" w:lineRule="auto"/>
        <w:rPr>
          <w:rStyle w:val="IntensiveHervorhebung"/>
        </w:rPr>
      </w:pPr>
      <w:bookmarkStart w:id="134" w:name="_Ref167191396"/>
      <w:bookmarkStart w:id="135" w:name="_Toc168919266"/>
      <w:r w:rsidRPr="006F44D6">
        <w:rPr>
          <w:rStyle w:val="IntensiveHervorhebung"/>
        </w:rPr>
        <w:t>[ANF-03</w:t>
      </w:r>
      <w:r w:rsidR="00F84AA2">
        <w:rPr>
          <w:rStyle w:val="IntensiveHervorhebung"/>
        </w:rPr>
        <w:t>1</w:t>
      </w:r>
      <w:r w:rsidRPr="006F44D6">
        <w:rPr>
          <w:rStyle w:val="IntensiveHervorhebung"/>
        </w:rPr>
        <w:t xml:space="preserve">] </w:t>
      </w:r>
      <w:r w:rsidR="00FC168D">
        <w:rPr>
          <w:rStyle w:val="IntensiveHervorhebung"/>
        </w:rPr>
        <w:t>[Stufe 2a]</w:t>
      </w:r>
      <w:r w:rsidR="00FC168D" w:rsidRPr="00B519B0">
        <w:rPr>
          <w:rStyle w:val="IntensiveHervorhebung"/>
        </w:rPr>
        <w:t xml:space="preserve"> </w:t>
      </w:r>
      <w:r w:rsidRPr="006F44D6">
        <w:rPr>
          <w:rStyle w:val="IntensiveHervorhebung"/>
        </w:rPr>
        <w:t>Protokollierung und Nachvollziehbarkeit</w:t>
      </w:r>
      <w:bookmarkEnd w:id="134"/>
      <w:bookmarkEnd w:id="135"/>
    </w:p>
    <w:p w14:paraId="2889D66B" w14:textId="5AA937E0" w:rsidR="00540B37" w:rsidRDefault="00540B37" w:rsidP="002A1E89"/>
    <w:p w14:paraId="28D1810A" w14:textId="19081BA0" w:rsidR="00014590" w:rsidRPr="00014590" w:rsidRDefault="00014590" w:rsidP="002A1E89">
      <w:pPr>
        <w:rPr>
          <w:u w:val="single"/>
        </w:rPr>
      </w:pPr>
      <w:r w:rsidRPr="00014590">
        <w:rPr>
          <w:u w:val="single"/>
        </w:rPr>
        <w:t>Log</w:t>
      </w:r>
      <w:r>
        <w:rPr>
          <w:u w:val="single"/>
        </w:rPr>
        <w:t>-E</w:t>
      </w:r>
      <w:r w:rsidRPr="00014590">
        <w:rPr>
          <w:u w:val="single"/>
        </w:rPr>
        <w:t>inträge in Logdatei und Protokolltabelle</w:t>
      </w:r>
    </w:p>
    <w:p w14:paraId="40CEE812" w14:textId="339F95B1" w:rsidR="0019606D" w:rsidRDefault="0019606D" w:rsidP="002A1E89">
      <w:r>
        <w:t>Bereits in den A</w:t>
      </w:r>
      <w:r w:rsidR="000C7211">
        <w:t>nforderungsbeschreibung</w:t>
      </w:r>
      <w:r w:rsidR="00EA2857">
        <w:t>en</w:t>
      </w:r>
      <w:r>
        <w:t xml:space="preserve"> der vorherigen Abschnitte wurde jeweils beschrieben, dass Einträge in </w:t>
      </w:r>
      <w:r w:rsidR="000C7211">
        <w:t xml:space="preserve">die </w:t>
      </w:r>
      <w:r>
        <w:t>Protokolltabelle und Log-Dateien vorgenommen werden. Diese werden dann im Abschnitt der Umsetzung jeweils konkretisiert werden.</w:t>
      </w:r>
      <w:r w:rsidR="00014590">
        <w:t xml:space="preserve"> Es gilt die </w:t>
      </w:r>
      <w:proofErr w:type="spellStart"/>
      <w:r w:rsidR="00014590">
        <w:t>Loggingrichtlinie</w:t>
      </w:r>
      <w:proofErr w:type="spellEnd"/>
      <w:r w:rsidR="00014590">
        <w:t xml:space="preserve"> von Artus (A6).</w:t>
      </w:r>
    </w:p>
    <w:p w14:paraId="10CFB2B7" w14:textId="67188B52" w:rsidR="0019606D" w:rsidRDefault="0019606D" w:rsidP="002A1E89"/>
    <w:p w14:paraId="5C96ABFF" w14:textId="09A0BA7F" w:rsidR="00014590" w:rsidRPr="00014590" w:rsidRDefault="00014590" w:rsidP="002A1E89">
      <w:pPr>
        <w:rPr>
          <w:u w:val="single"/>
        </w:rPr>
      </w:pPr>
      <w:r w:rsidRPr="00014590">
        <w:rPr>
          <w:u w:val="single"/>
        </w:rPr>
        <w:t xml:space="preserve">Speicherung </w:t>
      </w:r>
      <w:r>
        <w:rPr>
          <w:u w:val="single"/>
        </w:rPr>
        <w:t xml:space="preserve">und Verwertung </w:t>
      </w:r>
      <w:r w:rsidRPr="00014590">
        <w:rPr>
          <w:u w:val="single"/>
        </w:rPr>
        <w:t xml:space="preserve">der Nachrichten vom F-IAM </w:t>
      </w:r>
    </w:p>
    <w:p w14:paraId="48A16239" w14:textId="5201B560" w:rsidR="0019606D" w:rsidRDefault="00EA2857" w:rsidP="002A1E89">
      <w:r>
        <w:t>D</w:t>
      </w:r>
      <w:r w:rsidR="0019606D">
        <w:t>ie Speicherung der Nachrichten vom F-IAM</w:t>
      </w:r>
      <w:r w:rsidR="000C7211">
        <w:t xml:space="preserve"> erfolgt in der Artus</w:t>
      </w:r>
      <w:r w:rsidR="000860C7">
        <w:t xml:space="preserve">-Datenbank </w:t>
      </w:r>
      <w:r w:rsidR="000C7211">
        <w:t>in einer Tabelle</w:t>
      </w:r>
      <w:r w:rsidR="0019606D">
        <w:t xml:space="preserve">, </w:t>
      </w:r>
      <w:r w:rsidR="000C7211">
        <w:t xml:space="preserve">dabei </w:t>
      </w:r>
      <w:r w:rsidR="0019606D">
        <w:t>sollen mindestens folgende Bedarfe berücksichtigt werden:</w:t>
      </w:r>
    </w:p>
    <w:p w14:paraId="293F7B05" w14:textId="726396BA" w:rsidR="000C7211" w:rsidRDefault="000C7211" w:rsidP="0087058D">
      <w:pPr>
        <w:pStyle w:val="Listenabsatz"/>
        <w:numPr>
          <w:ilvl w:val="0"/>
          <w:numId w:val="28"/>
        </w:numPr>
      </w:pPr>
      <w:r>
        <w:t>Technischer Schlüssel</w:t>
      </w:r>
    </w:p>
    <w:p w14:paraId="01B56A83" w14:textId="5954E76F" w:rsidR="0019606D" w:rsidRDefault="0019606D" w:rsidP="0087058D">
      <w:pPr>
        <w:pStyle w:val="Listenabsatz"/>
        <w:numPr>
          <w:ilvl w:val="0"/>
          <w:numId w:val="28"/>
        </w:numPr>
      </w:pPr>
      <w:r>
        <w:t>Wann wurde die Nachricht vom F-IAM angenommen (Datum, Uhrzeit, sekundengenau)</w:t>
      </w:r>
    </w:p>
    <w:p w14:paraId="531CA778" w14:textId="769FD962" w:rsidR="0019606D" w:rsidRDefault="0019606D" w:rsidP="0087058D">
      <w:pPr>
        <w:pStyle w:val="Listenabsatz"/>
        <w:numPr>
          <w:ilvl w:val="0"/>
          <w:numId w:val="28"/>
        </w:numPr>
      </w:pPr>
      <w:r>
        <w:t>Wann wurde die Nachricht von Artus verarbeitet (Datum, Uhrzeit, sekundengenau)</w:t>
      </w:r>
    </w:p>
    <w:p w14:paraId="6666E4F9" w14:textId="688F3799" w:rsidR="0019606D" w:rsidRDefault="00B555D6" w:rsidP="0087058D">
      <w:pPr>
        <w:pStyle w:val="Listenabsatz"/>
        <w:numPr>
          <w:ilvl w:val="0"/>
          <w:numId w:val="28"/>
        </w:numPr>
      </w:pPr>
      <w:r>
        <w:t>Inhalt der Nachricht</w:t>
      </w:r>
      <w:r w:rsidR="000C7211">
        <w:t xml:space="preserve"> (JSON/SCIMv2 Nachrichten, ggf. komprimiert)</w:t>
      </w:r>
    </w:p>
    <w:p w14:paraId="04206777" w14:textId="084264E8" w:rsidR="000C7211" w:rsidRDefault="000C7211" w:rsidP="0087058D">
      <w:pPr>
        <w:pStyle w:val="Listenabsatz"/>
        <w:numPr>
          <w:ilvl w:val="0"/>
          <w:numId w:val="28"/>
        </w:numPr>
      </w:pPr>
      <w:r>
        <w:t>Art der Nachricht (User, Permission, Operation)</w:t>
      </w:r>
    </w:p>
    <w:p w14:paraId="7ED312D3" w14:textId="15DAA8F9" w:rsidR="000C7211" w:rsidRDefault="000C7211" w:rsidP="0087058D">
      <w:pPr>
        <w:pStyle w:val="Listenabsatz"/>
        <w:numPr>
          <w:ilvl w:val="0"/>
          <w:numId w:val="28"/>
        </w:numPr>
      </w:pPr>
      <w:r>
        <w:t>Protokollverlauf der Verarbeitung (Fließtext)</w:t>
      </w:r>
    </w:p>
    <w:p w14:paraId="118DCE12" w14:textId="6D7BBC9A" w:rsidR="00B555D6" w:rsidRDefault="00B555D6" w:rsidP="0087058D">
      <w:pPr>
        <w:pStyle w:val="Listenabsatz"/>
        <w:numPr>
          <w:ilvl w:val="0"/>
          <w:numId w:val="28"/>
        </w:numPr>
      </w:pPr>
      <w:r>
        <w:t>Status der Verarbeitung (Erfolg, Fehler)</w:t>
      </w:r>
    </w:p>
    <w:p w14:paraId="6FF6A1F3" w14:textId="1B40DEEA" w:rsidR="00540B37" w:rsidRDefault="00540B37" w:rsidP="002A1E89"/>
    <w:p w14:paraId="22B48563" w14:textId="6E6C63B4" w:rsidR="00CD6139" w:rsidRDefault="000C7211" w:rsidP="002A1E89">
      <w:r>
        <w:t>Ein Eintrag soll bei Bedarf über die Admin</w:t>
      </w:r>
      <w:r w:rsidR="00916ECF">
        <w:t>i</w:t>
      </w:r>
      <w:r>
        <w:t>strationskonsole (</w:t>
      </w:r>
      <w:proofErr w:type="spellStart"/>
      <w:r>
        <w:t>Hawtio</w:t>
      </w:r>
      <w:proofErr w:type="spellEnd"/>
      <w:r>
        <w:t xml:space="preserve">) vom Applikationsserver abrufbar sein. Diese ist nur dem Verfahrensbetrieb zugänglich. Hierzu wird ein weiterer JMX-Service </w:t>
      </w:r>
      <w:r w:rsidR="008919DB">
        <w:t xml:space="preserve">für IAM </w:t>
      </w:r>
      <w:r>
        <w:t>hinzugefügt, welche über den technischen Schlüssel die oben genannten Daten und die Nachricht anzeigt.</w:t>
      </w:r>
    </w:p>
    <w:p w14:paraId="4F39F41D" w14:textId="77777777" w:rsidR="00CD6139" w:rsidRDefault="00CD6139">
      <w:pPr>
        <w:overflowPunct/>
        <w:autoSpaceDE/>
        <w:autoSpaceDN/>
        <w:adjustRightInd/>
        <w:spacing w:before="0" w:after="0"/>
        <w:jc w:val="left"/>
        <w:textAlignment w:val="auto"/>
      </w:pPr>
      <w:r>
        <w:br w:type="page"/>
      </w:r>
    </w:p>
    <w:p w14:paraId="58206916" w14:textId="77777777" w:rsidR="000C7211" w:rsidRDefault="000C7211" w:rsidP="002A1E89"/>
    <w:p w14:paraId="7BAD64FD" w14:textId="3D1A742F" w:rsidR="00722561" w:rsidDel="00CD6139" w:rsidRDefault="00CD6139" w:rsidP="0087058D">
      <w:pPr>
        <w:numPr>
          <w:ilvl w:val="0"/>
          <w:numId w:val="31"/>
        </w:numPr>
        <w:rPr>
          <w:del w:id="136" w:author="Rüth, Jan" w:date="2024-05-15T11:44:00Z"/>
        </w:rPr>
      </w:pPr>
      <w:commentRangeStart w:id="137"/>
      <w:r>
        <w:t>Für ein fachliches Verfahrensmanagement wird in @</w:t>
      </w:r>
      <w:proofErr w:type="spellStart"/>
      <w:r>
        <w:t>rtus</w:t>
      </w:r>
      <w:proofErr w:type="spellEnd"/>
      <w:r>
        <w:t xml:space="preserve">-Admin ein </w:t>
      </w:r>
      <w:proofErr w:type="spellStart"/>
      <w:r>
        <w:t>Usecase</w:t>
      </w:r>
      <w:proofErr w:type="spellEnd"/>
      <w:r>
        <w:t xml:space="preserve"> zur Übersicht der IAM-Nachrichten erstellt. Dieser beinhaltet im Wesentlichen: </w:t>
      </w:r>
      <w:commentRangeEnd w:id="137"/>
      <w:r w:rsidR="00657C7A">
        <w:rPr>
          <w:rStyle w:val="Kommentarzeichen"/>
        </w:rPr>
        <w:commentReference w:id="137"/>
      </w:r>
    </w:p>
    <w:p w14:paraId="3AE81427" w14:textId="77777777" w:rsidR="00CD6139" w:rsidRDefault="00CD6139" w:rsidP="002A1E89">
      <w:pPr>
        <w:rPr>
          <w:ins w:id="138" w:author="Rüth, Jan" w:date="2024-05-15T11:47:00Z"/>
        </w:rPr>
      </w:pPr>
    </w:p>
    <w:p w14:paraId="208B474C" w14:textId="3506379E" w:rsidR="00CD6139" w:rsidRPr="00CD6139" w:rsidRDefault="00CD6139" w:rsidP="0087058D">
      <w:pPr>
        <w:numPr>
          <w:ilvl w:val="0"/>
          <w:numId w:val="31"/>
        </w:numPr>
        <w:rPr>
          <w:ins w:id="139" w:author="Rüth, Jan" w:date="2024-05-15T11:46:00Z"/>
        </w:rPr>
      </w:pPr>
      <w:ins w:id="140" w:author="Rüth, Jan" w:date="2024-05-15T11:46:00Z">
        <w:r w:rsidRPr="00CD6139">
          <w:t>Statis</w:t>
        </w:r>
        <w:r>
          <w:t>tis</w:t>
        </w:r>
        <w:r w:rsidRPr="00CD6139">
          <w:t xml:space="preserve">che Übersicht </w:t>
        </w:r>
      </w:ins>
      <w:ins w:id="141" w:author="Rüth, Jan" w:date="2024-05-15T11:47:00Z">
        <w:r>
          <w:t>zu den Nachrichten</w:t>
        </w:r>
      </w:ins>
    </w:p>
    <w:p w14:paraId="3C209E64" w14:textId="617DD893" w:rsidR="00CD6139" w:rsidRDefault="00CD6139" w:rsidP="0087058D">
      <w:pPr>
        <w:numPr>
          <w:ilvl w:val="0"/>
          <w:numId w:val="31"/>
        </w:numPr>
        <w:rPr>
          <w:ins w:id="142" w:author="Rüth, Jan" w:date="2024-05-15T11:48:00Z"/>
        </w:rPr>
      </w:pPr>
      <w:ins w:id="143" w:author="Rüth, Jan" w:date="2024-05-15T11:46:00Z">
        <w:r w:rsidRPr="00CD6139">
          <w:t xml:space="preserve">Auflistung </w:t>
        </w:r>
      </w:ins>
      <w:ins w:id="144" w:author="Tietgen, Maren" w:date="2024-05-29T08:15:00Z">
        <w:r w:rsidR="00EA2857">
          <w:t>von</w:t>
        </w:r>
      </w:ins>
      <w:r w:rsidR="00AF0851">
        <w:t xml:space="preserve"> </w:t>
      </w:r>
      <w:ins w:id="145" w:author="Rüth, Jan" w:date="2024-05-15T11:46:00Z">
        <w:r w:rsidRPr="00CD6139">
          <w:t xml:space="preserve">Nachrichten </w:t>
        </w:r>
      </w:ins>
      <w:ins w:id="146" w:author="Rüth, Jan" w:date="2024-05-15T11:47:00Z">
        <w:r>
          <w:t xml:space="preserve">über Suche </w:t>
        </w:r>
      </w:ins>
      <w:ins w:id="147" w:author="Rüth, Jan" w:date="2024-05-15T11:46:00Z">
        <w:r w:rsidRPr="00CD6139">
          <w:t>von</w:t>
        </w:r>
      </w:ins>
      <w:ins w:id="148" w:author="Rüth, Jan" w:date="2024-05-15T11:47:00Z">
        <w:r>
          <w:t>/</w:t>
        </w:r>
      </w:ins>
      <w:ins w:id="149" w:author="Rüth, Jan" w:date="2024-05-15T11:46:00Z">
        <w:r w:rsidRPr="00CD6139">
          <w:t>bis</w:t>
        </w:r>
      </w:ins>
      <w:ins w:id="150" w:author="Rüth, Jan" w:date="2024-05-15T11:47:00Z">
        <w:r>
          <w:t xml:space="preserve"> Datum/Uhrzeit</w:t>
        </w:r>
      </w:ins>
    </w:p>
    <w:p w14:paraId="2191147D" w14:textId="47A70B59" w:rsidR="00CD6139" w:rsidRPr="00CD6139" w:rsidRDefault="00CD6139" w:rsidP="0087058D">
      <w:pPr>
        <w:numPr>
          <w:ilvl w:val="0"/>
          <w:numId w:val="31"/>
        </w:numPr>
        <w:rPr>
          <w:ins w:id="151" w:author="Rüth, Jan" w:date="2024-05-15T11:46:00Z"/>
        </w:rPr>
      </w:pPr>
      <w:ins w:id="152" w:author="Rüth, Jan" w:date="2024-05-15T11:48:00Z">
        <w:r>
          <w:t>Suche über Nachrichten-ID von IAM</w:t>
        </w:r>
      </w:ins>
    </w:p>
    <w:p w14:paraId="4A692E61" w14:textId="77777777" w:rsidR="00CD6139" w:rsidRPr="00CD6139" w:rsidRDefault="00CD6139" w:rsidP="0087058D">
      <w:pPr>
        <w:numPr>
          <w:ilvl w:val="0"/>
          <w:numId w:val="31"/>
        </w:numPr>
        <w:rPr>
          <w:ins w:id="153" w:author="Rüth, Jan" w:date="2024-05-15T11:46:00Z"/>
        </w:rPr>
      </w:pPr>
      <w:ins w:id="154" w:author="Rüth, Jan" w:date="2024-05-15T11:46:00Z">
        <w:r w:rsidRPr="00CD6139">
          <w:t>Ansicht explizit Nachrichten und deren Verarbeitung </w:t>
        </w:r>
      </w:ins>
    </w:p>
    <w:p w14:paraId="6C596DC0" w14:textId="77777777" w:rsidR="00CD6139" w:rsidRPr="00CD6139" w:rsidRDefault="00CD6139" w:rsidP="0087058D">
      <w:pPr>
        <w:numPr>
          <w:ilvl w:val="0"/>
          <w:numId w:val="31"/>
        </w:numPr>
        <w:rPr>
          <w:ins w:id="155" w:author="Rüth, Jan" w:date="2024-05-15T11:46:00Z"/>
        </w:rPr>
      </w:pPr>
      <w:ins w:id="156" w:author="Rüth, Jan" w:date="2024-05-15T11:46:00Z">
        <w:r w:rsidRPr="00CD6139">
          <w:t>Nachricht erneut als Kopie einstellen und erneute Verarbeitung anstoßen</w:t>
        </w:r>
      </w:ins>
    </w:p>
    <w:p w14:paraId="05A4ACD1" w14:textId="77777777" w:rsidR="00CD6139" w:rsidRDefault="00CD6139" w:rsidP="002A1E89">
      <w:pPr>
        <w:rPr>
          <w:ins w:id="157" w:author="Rüth, Jan" w:date="2024-05-15T11:45:00Z"/>
        </w:rPr>
      </w:pPr>
    </w:p>
    <w:p w14:paraId="6B93AC48" w14:textId="395AFB27" w:rsidR="00CB5828" w:rsidRDefault="00CB5828" w:rsidP="002A1E89">
      <w:r>
        <w:t>Zur Löschung dieser Protokolldaten soll ein Service umgesetzt werden. Dieser Service soll die Nachrichten nach X-Tagen nach Eingangsdatum löschen. Die Anzahl der Tage soll konfigurierbar sein.</w:t>
      </w:r>
    </w:p>
    <w:p w14:paraId="4C05C019" w14:textId="13A74CF0" w:rsidR="00014590" w:rsidRDefault="00014590" w:rsidP="002A1E89"/>
    <w:p w14:paraId="39F8E112" w14:textId="4C39DCDC" w:rsidR="00014590" w:rsidRPr="00014590" w:rsidRDefault="00014590" w:rsidP="00014590">
      <w:pPr>
        <w:rPr>
          <w:u w:val="single"/>
        </w:rPr>
      </w:pPr>
      <w:r>
        <w:rPr>
          <w:u w:val="single"/>
        </w:rPr>
        <w:t xml:space="preserve">Status- und </w:t>
      </w:r>
      <w:proofErr w:type="spellStart"/>
      <w:r>
        <w:rPr>
          <w:u w:val="single"/>
        </w:rPr>
        <w:t>Monitoringdaten</w:t>
      </w:r>
      <w:proofErr w:type="spellEnd"/>
      <w:r>
        <w:rPr>
          <w:u w:val="single"/>
        </w:rPr>
        <w:t xml:space="preserve"> für das ULS</w:t>
      </w:r>
    </w:p>
    <w:p w14:paraId="4D78DC99" w14:textId="2A18F810" w:rsidR="00014590" w:rsidRDefault="00014590" w:rsidP="002A1E89"/>
    <w:p w14:paraId="0D5AAB25" w14:textId="33EA6169" w:rsidR="008919DB" w:rsidRDefault="008919DB" w:rsidP="008919DB">
      <w:r>
        <w:t>Für das ULS sollen die Einträge aus der „Nachrichte</w:t>
      </w:r>
      <w:r w:rsidR="00AF0851">
        <w:t>n</w:t>
      </w:r>
      <w:r>
        <w:t>tabelle“ mit folgenden Informationen unter dem ULS Abschnitt „</w:t>
      </w:r>
      <w:proofErr w:type="spellStart"/>
      <w:r w:rsidRPr="008919DB">
        <w:t>Application</w:t>
      </w:r>
      <w:proofErr w:type="spellEnd"/>
      <w:r w:rsidRPr="008919DB">
        <w:t xml:space="preserve"> Server</w:t>
      </w:r>
      <w:r>
        <w:t>/IAM/Nachrichten“ bereitgestellt werden:</w:t>
      </w:r>
    </w:p>
    <w:p w14:paraId="74443138" w14:textId="77777777" w:rsidR="008919DB" w:rsidRDefault="008919DB" w:rsidP="0087058D">
      <w:pPr>
        <w:pStyle w:val="Listenabsatz"/>
        <w:numPr>
          <w:ilvl w:val="0"/>
          <w:numId w:val="28"/>
        </w:numPr>
      </w:pPr>
      <w:r>
        <w:t>Technischer Schlüssel</w:t>
      </w:r>
    </w:p>
    <w:p w14:paraId="77212C13" w14:textId="77777777" w:rsidR="008919DB" w:rsidRDefault="008919DB" w:rsidP="0087058D">
      <w:pPr>
        <w:pStyle w:val="Listenabsatz"/>
        <w:numPr>
          <w:ilvl w:val="0"/>
          <w:numId w:val="28"/>
        </w:numPr>
      </w:pPr>
      <w:r>
        <w:t>Wann wurde die Nachricht vom F-IAM angenommen (Datum, Uhrzeit, sekundengenau)</w:t>
      </w:r>
    </w:p>
    <w:p w14:paraId="4EA4C31F" w14:textId="77777777" w:rsidR="008919DB" w:rsidRDefault="008919DB" w:rsidP="0087058D">
      <w:pPr>
        <w:pStyle w:val="Listenabsatz"/>
        <w:numPr>
          <w:ilvl w:val="0"/>
          <w:numId w:val="28"/>
        </w:numPr>
      </w:pPr>
      <w:r>
        <w:t>Wann wurde die Nachricht von Artus verarbeitet (Datum, Uhrzeit, sekundengenau)</w:t>
      </w:r>
    </w:p>
    <w:p w14:paraId="6AB9682F" w14:textId="77777777" w:rsidR="008919DB" w:rsidRDefault="008919DB" w:rsidP="0087058D">
      <w:pPr>
        <w:pStyle w:val="Listenabsatz"/>
        <w:numPr>
          <w:ilvl w:val="0"/>
          <w:numId w:val="28"/>
        </w:numPr>
      </w:pPr>
      <w:r>
        <w:t>Art der Nachricht (User, Permission, Operation)</w:t>
      </w:r>
    </w:p>
    <w:p w14:paraId="2C068E63" w14:textId="77777777" w:rsidR="008919DB" w:rsidRDefault="008919DB" w:rsidP="0087058D">
      <w:pPr>
        <w:pStyle w:val="Listenabsatz"/>
        <w:numPr>
          <w:ilvl w:val="0"/>
          <w:numId w:val="28"/>
        </w:numPr>
      </w:pPr>
      <w:r>
        <w:t>Status der Verarbeitung (Erfolgreich, Fehler)</w:t>
      </w:r>
    </w:p>
    <w:p w14:paraId="194F003E" w14:textId="7F5880B6" w:rsidR="008919DB" w:rsidRDefault="008919DB" w:rsidP="002A1E89"/>
    <w:p w14:paraId="014EB6F7" w14:textId="43CDC41F" w:rsidR="00652C13" w:rsidRDefault="00652C13" w:rsidP="002A1E89"/>
    <w:p w14:paraId="47E9C16A" w14:textId="72AF1EA2" w:rsidR="00652C13" w:rsidRDefault="00652C13" w:rsidP="002A1E89">
      <w:pPr>
        <w:rPr>
          <w:highlight w:val="green"/>
        </w:rPr>
      </w:pPr>
      <w:r w:rsidRPr="00652C13">
        <w:rPr>
          <w:highlight w:val="green"/>
        </w:rPr>
        <w:t>Stand der FAG Sichtung bis 19.04.2024</w:t>
      </w:r>
    </w:p>
    <w:p w14:paraId="4337117B" w14:textId="3C912C26" w:rsidR="00E56354" w:rsidRDefault="00E56354" w:rsidP="002A1E89"/>
    <w:p w14:paraId="632541A0" w14:textId="4B01E733" w:rsidR="00E56354" w:rsidRPr="002A1E89" w:rsidRDefault="00E56354" w:rsidP="00E56354">
      <w:pPr>
        <w:pStyle w:val="berschrift2"/>
        <w:keepLines/>
        <w:numPr>
          <w:ilvl w:val="1"/>
          <w:numId w:val="11"/>
        </w:numPr>
        <w:pBdr>
          <w:bottom w:val="single" w:sz="4" w:space="1" w:color="auto"/>
        </w:pBdr>
        <w:spacing w:line="240" w:lineRule="auto"/>
        <w:rPr>
          <w:ins w:id="158" w:author="Rüth, Jan [2]" w:date="2024-05-22T10:16:00Z"/>
          <w:rStyle w:val="IntensiveHervorhebung"/>
        </w:rPr>
      </w:pPr>
      <w:bookmarkStart w:id="159" w:name="_Ref167267073"/>
      <w:bookmarkStart w:id="160" w:name="_Toc168919267"/>
      <w:commentRangeStart w:id="161"/>
      <w:ins w:id="162" w:author="Rüth, Jan [2]" w:date="2024-05-22T10:18:00Z">
        <w:r w:rsidRPr="00E56354">
          <w:rPr>
            <w:rStyle w:val="IntensiveHervorhebung"/>
          </w:rPr>
          <w:t>[ANF-032] Lesende Zugriffe für F-IAM: Abfrage von Benutzerdaten</w:t>
        </w:r>
      </w:ins>
      <w:bookmarkEnd w:id="159"/>
      <w:commentRangeEnd w:id="161"/>
      <w:r w:rsidR="00657C7A">
        <w:rPr>
          <w:rStyle w:val="Kommentarzeichen"/>
          <w:b w:val="0"/>
        </w:rPr>
        <w:commentReference w:id="161"/>
      </w:r>
      <w:bookmarkEnd w:id="160"/>
    </w:p>
    <w:p w14:paraId="350030CB" w14:textId="2055B884" w:rsidR="00E56354" w:rsidRDefault="00240BFB" w:rsidP="002A1E89">
      <w:pPr>
        <w:rPr>
          <w:ins w:id="163" w:author="Rüth, Jan [2]" w:date="2024-05-22T10:20:00Z"/>
        </w:rPr>
      </w:pPr>
      <w:ins w:id="164" w:author="Rüth, Jan [2]" w:date="2024-05-22T10:19:00Z">
        <w:r>
          <w:t xml:space="preserve">Die SCIMv2-Spezifikation der PG IAM (A1.1) gibt </w:t>
        </w:r>
      </w:ins>
      <w:ins w:id="165" w:author="Rüth, Jan [2]" w:date="2024-05-22T10:20:00Z">
        <w:r>
          <w:t xml:space="preserve">zwei GET-Operationen, um durch das F-IAM abfragen auf den Bestand der Benutzer im </w:t>
        </w:r>
        <w:proofErr w:type="spellStart"/>
        <w:r>
          <w:t>iVBS</w:t>
        </w:r>
        <w:proofErr w:type="spellEnd"/>
        <w:r>
          <w:t xml:space="preserve"> @</w:t>
        </w:r>
        <w:proofErr w:type="spellStart"/>
        <w:r>
          <w:t>rtus</w:t>
        </w:r>
        <w:proofErr w:type="spellEnd"/>
        <w:r>
          <w:t xml:space="preserve"> durchzuführen.</w:t>
        </w:r>
      </w:ins>
    </w:p>
    <w:p w14:paraId="13946A36" w14:textId="3FBB4D51" w:rsidR="00240BFB" w:rsidRDefault="00240BFB" w:rsidP="002A1E89">
      <w:pPr>
        <w:rPr>
          <w:ins w:id="166" w:author="Rüth, Jan [2]" w:date="2024-05-22T10:21:00Z"/>
        </w:rPr>
      </w:pPr>
    </w:p>
    <w:p w14:paraId="0F920302" w14:textId="49F72154" w:rsidR="00240BFB" w:rsidRDefault="00240BFB" w:rsidP="002A1E89">
      <w:pPr>
        <w:rPr>
          <w:ins w:id="167" w:author="Rüth, Jan [2]" w:date="2024-05-22T10:19:00Z"/>
        </w:rPr>
      </w:pPr>
      <w:ins w:id="168" w:author="Rüth, Jan [2]" w:date="2024-05-22T10:24:00Z">
        <w:r>
          <w:rPr>
            <w:noProof/>
          </w:rPr>
          <w:drawing>
            <wp:inline distT="0" distB="0" distL="0" distR="0" wp14:anchorId="28C66A96" wp14:editId="2BF41257">
              <wp:extent cx="6048375" cy="2012950"/>
              <wp:effectExtent l="0" t="0" r="9525" b="635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048375" cy="2012950"/>
                      </a:xfrm>
                      <a:prstGeom prst="rect">
                        <a:avLst/>
                      </a:prstGeom>
                    </pic:spPr>
                  </pic:pic>
                </a:graphicData>
              </a:graphic>
            </wp:inline>
          </w:drawing>
        </w:r>
      </w:ins>
    </w:p>
    <w:p w14:paraId="2AE38616" w14:textId="74EEA2BE" w:rsidR="00E56354" w:rsidRDefault="00240BFB" w:rsidP="002A1E89">
      <w:pPr>
        <w:rPr>
          <w:ins w:id="169" w:author="Rüth, Jan [2]" w:date="2024-05-22T10:26:00Z"/>
        </w:rPr>
      </w:pPr>
      <w:ins w:id="170" w:author="Rüth, Jan [2]" w:date="2024-05-22T10:25:00Z">
        <w:r>
          <w:lastRenderedPageBreak/>
          <w:t xml:space="preserve">Die Abfragen müssen nach Vorgaben der Spezifikation unter </w:t>
        </w:r>
        <w:r w:rsidRPr="00240BFB">
          <w:t>1.4.3 Suchen (Search)</w:t>
        </w:r>
        <w:r>
          <w:t xml:space="preserve"> und </w:t>
        </w:r>
        <w:r w:rsidRPr="00240BFB">
          <w:t>1.4.4 Abrufen (</w:t>
        </w:r>
        <w:proofErr w:type="spellStart"/>
        <w:r w:rsidRPr="00240BFB">
          <w:t>WellKnown</w:t>
        </w:r>
        <w:proofErr w:type="spellEnd"/>
        <w:r w:rsidRPr="00240BFB">
          <w:t>)</w:t>
        </w:r>
        <w:r>
          <w:t xml:space="preserve"> (A1.1.) </w:t>
        </w:r>
      </w:ins>
      <w:ins w:id="171" w:author="Rüth, Jan [2]" w:date="2024-05-22T10:26:00Z">
        <w:r>
          <w:t>umgesetzt werden.</w:t>
        </w:r>
      </w:ins>
      <w:ins w:id="172" w:author="Rüth, Jan [2]" w:date="2024-05-22T10:27:00Z">
        <w:r>
          <w:t xml:space="preserve"> Die Abfragen liefern Informationen über den Bestand der Benutzer, sowie im D</w:t>
        </w:r>
      </w:ins>
      <w:ins w:id="173" w:author="Rüth, Jan [2]" w:date="2024-05-22T10:28:00Z">
        <w:r>
          <w:t>etail alle Attribute, Dienststellenzuord</w:t>
        </w:r>
      </w:ins>
      <w:ins w:id="174" w:author="Rüth, Jan [2]" w:date="2024-05-22T10:30:00Z">
        <w:r w:rsidR="0057566A">
          <w:t>n</w:t>
        </w:r>
      </w:ins>
      <w:ins w:id="175" w:author="Rüth, Jan [2]" w:date="2024-05-22T10:28:00Z">
        <w:r>
          <w:t>ungen und Rechte mit dem Umfang, wie sie u</w:t>
        </w:r>
      </w:ins>
      <w:ins w:id="176" w:author="Rüth, Jan [2]" w:date="2024-05-22T10:29:00Z">
        <w:r>
          <w:t xml:space="preserve">nter Abschnitt </w:t>
        </w:r>
        <w:r>
          <w:fldChar w:fldCharType="begin"/>
        </w:r>
        <w:r>
          <w:instrText xml:space="preserve"> REF _Ref152597313 \n \h </w:instrText>
        </w:r>
      </w:ins>
      <w:r>
        <w:fldChar w:fldCharType="separate"/>
      </w:r>
      <w:r w:rsidR="001776B6">
        <w:t>3.2</w:t>
      </w:r>
      <w:ins w:id="177" w:author="Rüth, Jan [2]" w:date="2024-05-22T10:29:00Z">
        <w:r>
          <w:fldChar w:fldCharType="end"/>
        </w:r>
        <w:r>
          <w:t xml:space="preserve">, </w:t>
        </w:r>
        <w:r>
          <w:fldChar w:fldCharType="begin"/>
        </w:r>
        <w:r>
          <w:instrText xml:space="preserve"> REF _Ref153201125 \n \h </w:instrText>
        </w:r>
      </w:ins>
      <w:r>
        <w:fldChar w:fldCharType="separate"/>
      </w:r>
      <w:r w:rsidR="001776B6">
        <w:t>3.3</w:t>
      </w:r>
      <w:ins w:id="178" w:author="Rüth, Jan [2]" w:date="2024-05-22T10:29:00Z">
        <w:r>
          <w:fldChar w:fldCharType="end"/>
        </w:r>
        <w:r>
          <w:t xml:space="preserve"> und </w:t>
        </w:r>
        <w:r>
          <w:fldChar w:fldCharType="begin"/>
        </w:r>
        <w:r>
          <w:instrText xml:space="preserve"> REF _Ref153201128 \n \h </w:instrText>
        </w:r>
      </w:ins>
      <w:r>
        <w:fldChar w:fldCharType="separate"/>
      </w:r>
      <w:r w:rsidR="001776B6">
        <w:t>3.4</w:t>
      </w:r>
      <w:ins w:id="179" w:author="Rüth, Jan [2]" w:date="2024-05-22T10:29:00Z">
        <w:r>
          <w:fldChar w:fldCharType="end"/>
        </w:r>
        <w:r>
          <w:t xml:space="preserve"> beschrieben sind.</w:t>
        </w:r>
      </w:ins>
    </w:p>
    <w:p w14:paraId="7DCB65A4" w14:textId="41A7C319" w:rsidR="0057566A" w:rsidRDefault="00240BFB" w:rsidP="002A1E89">
      <w:pPr>
        <w:rPr>
          <w:ins w:id="180" w:author="Rüth, Jan [2]" w:date="2024-05-22T10:16:00Z"/>
        </w:rPr>
      </w:pPr>
      <w:ins w:id="181" w:author="Rüth, Jan [2]" w:date="2024-05-22T10:26:00Z">
        <w:r>
          <w:t>Diese Abfragen können dann nicht nur vom F-IAM genutzt werden</w:t>
        </w:r>
      </w:ins>
      <w:r w:rsidR="00B5293E">
        <w:t xml:space="preserve">, sie </w:t>
      </w:r>
      <w:ins w:id="182" w:author="Rüth, Jan [2]" w:date="2024-05-22T10:26:00Z">
        <w:r>
          <w:t>können dann auch im Rahmen einer Migration von einer Artus-</w:t>
        </w:r>
      </w:ins>
      <w:ins w:id="183" w:author="Rüth, Jan [2]" w:date="2024-05-22T10:27:00Z">
        <w:r>
          <w:t>internen Benutzerverwaltung auf eine</w:t>
        </w:r>
      </w:ins>
      <w:r w:rsidR="00653DE3">
        <w:t>r</w:t>
      </w:r>
      <w:r>
        <w:t xml:space="preserve"> (neue</w:t>
      </w:r>
      <w:r w:rsidR="00653DE3">
        <w:t>n</w:t>
      </w:r>
      <w:ins w:id="184" w:author="Rüth, Jan [2]" w:date="2024-05-22T10:27:00Z">
        <w:r>
          <w:t xml:space="preserve">) BV des Teilnehmers genutzt werden. </w:t>
        </w:r>
      </w:ins>
    </w:p>
    <w:p w14:paraId="057DA550" w14:textId="51FF7B7C" w:rsidR="00E56354" w:rsidRPr="002A1E89" w:rsidRDefault="00E56354" w:rsidP="00E56354">
      <w:pPr>
        <w:pStyle w:val="berschrift2"/>
        <w:keepLines/>
        <w:numPr>
          <w:ilvl w:val="1"/>
          <w:numId w:val="11"/>
        </w:numPr>
        <w:pBdr>
          <w:bottom w:val="single" w:sz="4" w:space="1" w:color="auto"/>
        </w:pBdr>
        <w:spacing w:line="240" w:lineRule="auto"/>
        <w:rPr>
          <w:ins w:id="185" w:author="Rüth, Jan [2]" w:date="2024-05-22T10:16:00Z"/>
          <w:rStyle w:val="IntensiveHervorhebung"/>
        </w:rPr>
      </w:pPr>
      <w:bookmarkStart w:id="186" w:name="_Ref167267074"/>
      <w:bookmarkStart w:id="187" w:name="_Toc168919268"/>
      <w:ins w:id="188" w:author="Rüth, Jan [2]" w:date="2024-05-22T10:18:00Z">
        <w:r w:rsidRPr="00E56354">
          <w:rPr>
            <w:rStyle w:val="IntensiveHervorhebung"/>
          </w:rPr>
          <w:t>[ANF-033] Lesende Zugriffe für F-IAM: Abfrage von VBS-Rechten</w:t>
        </w:r>
      </w:ins>
      <w:bookmarkEnd w:id="186"/>
      <w:bookmarkEnd w:id="187"/>
    </w:p>
    <w:p w14:paraId="1BB18D12" w14:textId="635C99EF" w:rsidR="00E56354" w:rsidRDefault="00E56354" w:rsidP="002A1E89">
      <w:pPr>
        <w:rPr>
          <w:ins w:id="189" w:author="Rüth, Jan [2]" w:date="2024-05-22T10:16:00Z"/>
        </w:rPr>
      </w:pPr>
    </w:p>
    <w:p w14:paraId="728A5CE2" w14:textId="5A43F4BC" w:rsidR="00E56354" w:rsidRDefault="00240BFB" w:rsidP="002A1E89">
      <w:ins w:id="190" w:author="Rüth, Jan [2]" w:date="2024-05-22T10:24:00Z">
        <w:r>
          <w:rPr>
            <w:noProof/>
          </w:rPr>
          <w:drawing>
            <wp:inline distT="0" distB="0" distL="0" distR="0" wp14:anchorId="7C10BF56" wp14:editId="7E57C996">
              <wp:extent cx="6048375" cy="1816100"/>
              <wp:effectExtent l="0" t="0" r="9525"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048375" cy="1816100"/>
                      </a:xfrm>
                      <a:prstGeom prst="rect">
                        <a:avLst/>
                      </a:prstGeom>
                    </pic:spPr>
                  </pic:pic>
                </a:graphicData>
              </a:graphic>
            </wp:inline>
          </w:drawing>
        </w:r>
      </w:ins>
    </w:p>
    <w:p w14:paraId="3E0A56E2" w14:textId="77777777" w:rsidR="0057566A" w:rsidRDefault="0057566A" w:rsidP="0057566A">
      <w:pPr>
        <w:rPr>
          <w:ins w:id="191" w:author="Rüth, Jan [2]" w:date="2024-05-22T10:30:00Z"/>
        </w:rPr>
      </w:pPr>
    </w:p>
    <w:p w14:paraId="2C1D74B9" w14:textId="50A32273" w:rsidR="0057566A" w:rsidRDefault="0057566A" w:rsidP="0057566A">
      <w:pPr>
        <w:rPr>
          <w:ins w:id="192" w:author="Rüth, Jan [2]" w:date="2024-05-22T10:35:00Z"/>
        </w:rPr>
      </w:pPr>
      <w:bookmarkStart w:id="193" w:name="_Hlk167290095"/>
      <w:ins w:id="194" w:author="Rüth, Jan [2]" w:date="2024-05-22T10:30:00Z">
        <w:r>
          <w:t xml:space="preserve">Die Abfragen müssen nach Vorgaben der Spezifikation unter </w:t>
        </w:r>
      </w:ins>
      <w:ins w:id="195" w:author="Rüth, Jan [2]" w:date="2024-05-22T10:33:00Z">
        <w:r>
          <w:t>„</w:t>
        </w:r>
        <w:r w:rsidRPr="0057566A">
          <w:t>1.1.2 Berechtigungsdefinitionen Abfragen</w:t>
        </w:r>
        <w:r>
          <w:t xml:space="preserve">“ </w:t>
        </w:r>
      </w:ins>
      <w:ins w:id="196" w:author="Rüth, Jan [2]" w:date="2024-05-22T10:30:00Z">
        <w:r>
          <w:t xml:space="preserve">und </w:t>
        </w:r>
      </w:ins>
      <w:ins w:id="197" w:author="Rüth, Jan [2]" w:date="2024-05-22T10:34:00Z">
        <w:r>
          <w:t>„1.1.3 Berechtigungszuweisungen Abfragen“</w:t>
        </w:r>
      </w:ins>
      <w:ins w:id="198" w:author="Rüth, Jan [2]" w:date="2024-05-22T10:30:00Z">
        <w:r>
          <w:t xml:space="preserve"> (A1.1.) umgesetzt werden. </w:t>
        </w:r>
      </w:ins>
      <w:ins w:id="199" w:author="Rüth, Jan [2]" w:date="2024-05-22T10:34:00Z">
        <w:r>
          <w:t>Die erste liefert eine Liste der möglichen Rechte mit OE-Bezug (Dienststellenbezug)</w:t>
        </w:r>
      </w:ins>
      <w:ins w:id="200" w:author="Rüth, Jan [2]" w:date="2024-05-22T10:35:00Z">
        <w:r>
          <w:t xml:space="preserve">, die im VBS momentan vergeben werden können. Diese Liste ergibt sich aus den aktuellen Rollen, die im </w:t>
        </w:r>
        <w:proofErr w:type="spellStart"/>
        <w:r>
          <w:t>iVBS</w:t>
        </w:r>
        <w:proofErr w:type="spellEnd"/>
        <w:r>
          <w:t xml:space="preserve"> konfiguriert sind. </w:t>
        </w:r>
      </w:ins>
    </w:p>
    <w:bookmarkEnd w:id="193"/>
    <w:p w14:paraId="1D6D74A4" w14:textId="0FB1658C" w:rsidR="0057566A" w:rsidRDefault="0057566A" w:rsidP="0057566A">
      <w:pPr>
        <w:rPr>
          <w:ins w:id="201" w:author="Rüth, Jan [2]" w:date="2024-05-22T10:34:00Z"/>
        </w:rPr>
      </w:pPr>
      <w:ins w:id="202" w:author="Rüth, Jan [2]" w:date="2024-05-22T10:35:00Z">
        <w:r>
          <w:t>Die zweite Abfrage liefert eine Liste mit Benutzern, die ein angefragte</w:t>
        </w:r>
      </w:ins>
      <w:r w:rsidR="00653DE3">
        <w:t>s</w:t>
      </w:r>
      <w:ins w:id="203" w:author="Rüth, Jan [2]" w:date="2024-05-22T10:35:00Z">
        <w:r>
          <w:t xml:space="preserve"> Recht zugewiesen beko</w:t>
        </w:r>
      </w:ins>
      <w:ins w:id="204" w:author="Rüth, Jan [2]" w:date="2024-05-22T10:36:00Z">
        <w:r>
          <w:t>mmen haben</w:t>
        </w:r>
      </w:ins>
      <w:ins w:id="205" w:author="Tietgen, Maren" w:date="2024-05-29T08:22:00Z">
        <w:r w:rsidR="00653DE3">
          <w:t>.</w:t>
        </w:r>
      </w:ins>
    </w:p>
    <w:p w14:paraId="0113A584" w14:textId="23916BC6" w:rsidR="0057566A" w:rsidRDefault="0057566A" w:rsidP="0057566A">
      <w:ins w:id="206" w:author="Rüth, Jan [2]" w:date="2024-05-22T10:30:00Z">
        <w:r>
          <w:t>Diese Abfragen können dann nicht nur vom F-IAM genutzt werden</w:t>
        </w:r>
      </w:ins>
      <w:r w:rsidR="00653DE3">
        <w:t xml:space="preserve">, sie </w:t>
      </w:r>
      <w:ins w:id="207" w:author="Rüth, Jan [2]" w:date="2024-05-22T10:30:00Z">
        <w:r>
          <w:t xml:space="preserve">können dann auch im Rahmen einer Migration von einer Artus-internen Benutzerverwaltung auf eine (neue) BV des Teilnehmers genutzt werden. </w:t>
        </w:r>
      </w:ins>
    </w:p>
    <w:p w14:paraId="7569DDB0" w14:textId="77777777" w:rsidR="00381679" w:rsidRDefault="00381679" w:rsidP="0057566A">
      <w:pPr>
        <w:rPr>
          <w:ins w:id="208" w:author="Rüth, Jan [2]" w:date="2024-05-22T10:30:00Z"/>
        </w:rPr>
      </w:pPr>
    </w:p>
    <w:p w14:paraId="6C079D87" w14:textId="7D3A0D37" w:rsidR="00381679" w:rsidDel="00653DE3" w:rsidRDefault="00381679" w:rsidP="00381679">
      <w:pPr>
        <w:rPr>
          <w:del w:id="209" w:author="Tietgen, Maren" w:date="2024-05-29T08:24:00Z"/>
        </w:rPr>
      </w:pPr>
      <w:ins w:id="210" w:author="Rüth, Jan [2]" w:date="2024-05-22T17:28:00Z">
        <w:r w:rsidRPr="00EE762B">
          <w:rPr>
            <w:color w:val="FF0000"/>
          </w:rPr>
          <w:t xml:space="preserve">Hinweis: Die Operationen sind beide zwar in der Spezifikation aufgeführt, aber inhaltlich </w:t>
        </w:r>
      </w:ins>
      <w:ins w:id="211" w:author="Rüth, Jan [2]" w:date="2024-05-22T17:29:00Z">
        <w:r w:rsidRPr="008E6B55">
          <w:rPr>
            <w:color w:val="FF0000"/>
          </w:rPr>
          <w:t xml:space="preserve">noch nicht </w:t>
        </w:r>
      </w:ins>
      <w:ins w:id="212" w:author="Rüth, Jan [2]" w:date="2024-05-22T17:28:00Z">
        <w:r w:rsidRPr="00EE762B">
          <w:rPr>
            <w:color w:val="FF0000"/>
          </w:rPr>
          <w:t>beschrieben und mit Beispielen versehen.</w:t>
        </w:r>
      </w:ins>
    </w:p>
    <w:p w14:paraId="3719F59C" w14:textId="1CE06273" w:rsidR="00653DE3" w:rsidRDefault="00653DE3" w:rsidP="00381679"/>
    <w:p w14:paraId="73E25092" w14:textId="59DD49F0" w:rsidR="0057566A" w:rsidRDefault="0057566A">
      <w:pPr>
        <w:rPr>
          <w:ins w:id="213" w:author="Rüth, Jan [2]" w:date="2024-05-22T10:36:00Z"/>
        </w:rPr>
        <w:pPrChange w:id="214" w:author="Tietgen, Maren" w:date="2024-05-29T08:24:00Z">
          <w:pPr>
            <w:overflowPunct/>
            <w:autoSpaceDE/>
            <w:autoSpaceDN/>
            <w:adjustRightInd/>
            <w:spacing w:before="0" w:after="0"/>
            <w:jc w:val="left"/>
            <w:textAlignment w:val="auto"/>
          </w:pPr>
        </w:pPrChange>
      </w:pPr>
      <w:ins w:id="215" w:author="Rüth, Jan [2]" w:date="2024-05-22T10:36:00Z">
        <w:r>
          <w:br w:type="page"/>
        </w:r>
      </w:ins>
    </w:p>
    <w:p w14:paraId="4B0380C5" w14:textId="77777777" w:rsidR="008919DB" w:rsidRDefault="008919DB">
      <w:pPr>
        <w:overflowPunct/>
        <w:autoSpaceDE/>
        <w:autoSpaceDN/>
        <w:adjustRightInd/>
        <w:spacing w:before="0" w:after="0"/>
        <w:jc w:val="left"/>
        <w:textAlignment w:val="auto"/>
      </w:pPr>
    </w:p>
    <w:p w14:paraId="6A8D5459" w14:textId="1BBB8F9E" w:rsidR="004E40FB" w:rsidRPr="00EF4A2E" w:rsidRDefault="00C74691" w:rsidP="00F223A5">
      <w:pPr>
        <w:pStyle w:val="berschrift1"/>
        <w:numPr>
          <w:ilvl w:val="0"/>
          <w:numId w:val="11"/>
        </w:numPr>
        <w:pBdr>
          <w:top w:val="single" w:sz="4" w:space="1" w:color="auto" w:shadow="1"/>
          <w:left w:val="single" w:sz="4" w:space="4" w:color="auto" w:shadow="1"/>
          <w:bottom w:val="single" w:sz="4" w:space="1" w:color="auto" w:shadow="1"/>
          <w:right w:val="single" w:sz="4" w:space="4" w:color="auto" w:shadow="1"/>
        </w:pBdr>
        <w:shd w:val="clear" w:color="auto" w:fill="1F4A7F"/>
        <w:rPr>
          <w:rFonts w:asciiTheme="minorHAnsi" w:hAnsiTheme="minorHAnsi" w:cstheme="minorHAnsi"/>
          <w:color w:val="FFFFFF" w:themeColor="background1"/>
        </w:rPr>
      </w:pPr>
      <w:bookmarkStart w:id="216" w:name="_Ref150857936"/>
      <w:bookmarkStart w:id="217" w:name="_Toc168919269"/>
      <w:r w:rsidRPr="00EF4A2E">
        <w:rPr>
          <w:rFonts w:asciiTheme="minorHAnsi" w:hAnsiTheme="minorHAnsi" w:cstheme="minorHAnsi"/>
          <w:color w:val="FFFFFF" w:themeColor="background1"/>
        </w:rPr>
        <w:t>Umsetzung</w:t>
      </w:r>
      <w:r w:rsidR="002C262C">
        <w:rPr>
          <w:rFonts w:asciiTheme="minorHAnsi" w:hAnsiTheme="minorHAnsi" w:cstheme="minorHAnsi"/>
          <w:color w:val="FFFFFF" w:themeColor="background1"/>
        </w:rPr>
        <w:t xml:space="preserve"> </w:t>
      </w:r>
      <w:bookmarkEnd w:id="216"/>
      <w:r w:rsidR="00BC6956">
        <w:rPr>
          <w:rFonts w:asciiTheme="minorHAnsi" w:hAnsiTheme="minorHAnsi" w:cstheme="minorHAnsi"/>
          <w:color w:val="FFFFFF" w:themeColor="background1"/>
        </w:rPr>
        <w:t>Allgemein</w:t>
      </w:r>
      <w:bookmarkEnd w:id="217"/>
    </w:p>
    <w:p w14:paraId="4AE9C6AE" w14:textId="62F2AB22" w:rsidR="00B453DF" w:rsidRDefault="00B453DF" w:rsidP="004E40FB">
      <w:pPr>
        <w:rPr>
          <w:rFonts w:asciiTheme="minorHAnsi" w:hAnsiTheme="minorHAnsi" w:cstheme="minorHAnsi"/>
        </w:rPr>
      </w:pPr>
    </w:p>
    <w:p w14:paraId="6FC42DB7" w14:textId="1D13D773" w:rsidR="006474A5" w:rsidRPr="00E427D4" w:rsidRDefault="001F05F4" w:rsidP="006474A5">
      <w:pPr>
        <w:rPr>
          <w:rFonts w:cs="Arial"/>
        </w:rPr>
      </w:pPr>
      <w:r>
        <w:rPr>
          <w:rFonts w:cs="Arial"/>
        </w:rPr>
        <w:t>D</w:t>
      </w:r>
      <w:r w:rsidR="006474A5" w:rsidRPr="00E427D4">
        <w:rPr>
          <w:rFonts w:cs="Arial"/>
        </w:rPr>
        <w:t>ie folgenden Abschnitte beschreiben die Umsetzung des zuvor skizzierten Lösungsansatzes und d</w:t>
      </w:r>
      <w:r w:rsidR="008D29BB">
        <w:rPr>
          <w:rFonts w:cs="Arial"/>
        </w:rPr>
        <w:t>ie</w:t>
      </w:r>
      <w:r w:rsidR="006474A5" w:rsidRPr="00E427D4">
        <w:rPr>
          <w:rFonts w:cs="Arial"/>
        </w:rPr>
        <w:t xml:space="preserve"> Anforderungen aus den Abschnitten 3 und 4.</w:t>
      </w:r>
    </w:p>
    <w:p w14:paraId="541AC0D0" w14:textId="3AFBC2AF" w:rsidR="006474A5" w:rsidRDefault="006474A5" w:rsidP="006474A5">
      <w:pPr>
        <w:rPr>
          <w:rFonts w:cs="Arial"/>
        </w:rPr>
      </w:pPr>
      <w:r w:rsidRPr="00E427D4">
        <w:rPr>
          <w:rFonts w:cs="Arial"/>
        </w:rPr>
        <w:t xml:space="preserve">Da die vorangegangenen Abschnitte </w:t>
      </w:r>
      <w:r w:rsidR="00656E93" w:rsidRPr="00E427D4">
        <w:rPr>
          <w:rFonts w:cs="Arial"/>
        </w:rPr>
        <w:t xml:space="preserve">teilweise </w:t>
      </w:r>
      <w:r w:rsidRPr="00E427D4">
        <w:rPr>
          <w:rFonts w:cs="Arial"/>
        </w:rPr>
        <w:t xml:space="preserve">bereits </w:t>
      </w:r>
      <w:r w:rsidR="00935A54">
        <w:rPr>
          <w:rFonts w:cs="Arial"/>
        </w:rPr>
        <w:t xml:space="preserve">auch </w:t>
      </w:r>
      <w:r w:rsidRPr="00E427D4">
        <w:rPr>
          <w:rFonts w:cs="Arial"/>
        </w:rPr>
        <w:t xml:space="preserve">detaillierte Vorgaben zur Umsetzung gemacht haben, werden die Ausführungen in den nächsten Abschnitten nur Ergänzungen vornehmen und notwendige </w:t>
      </w:r>
      <w:r w:rsidR="00935A54">
        <w:rPr>
          <w:rFonts w:cs="Arial"/>
        </w:rPr>
        <w:t>sowie</w:t>
      </w:r>
      <w:r w:rsidR="00935A54" w:rsidRPr="00E427D4">
        <w:rPr>
          <w:rFonts w:cs="Arial"/>
        </w:rPr>
        <w:t xml:space="preserve"> </w:t>
      </w:r>
      <w:r w:rsidRPr="00E427D4">
        <w:rPr>
          <w:rFonts w:cs="Arial"/>
        </w:rPr>
        <w:t xml:space="preserve">offene Vorgaben zur Umsetzung vervollständigen, um redundante Ausführungen zu vermeiden. Ziel </w:t>
      </w:r>
      <w:r w:rsidR="00935A54">
        <w:rPr>
          <w:rFonts w:cs="Arial"/>
        </w:rPr>
        <w:t xml:space="preserve">der </w:t>
      </w:r>
      <w:r w:rsidR="008647FC" w:rsidRPr="00E427D4">
        <w:rPr>
          <w:rFonts w:cs="Arial"/>
        </w:rPr>
        <w:t>nächsten</w:t>
      </w:r>
      <w:r w:rsidRPr="00E427D4">
        <w:rPr>
          <w:rFonts w:cs="Arial"/>
        </w:rPr>
        <w:t xml:space="preserve"> Abschnitte ist es, eine gemeinsame Vorstellung </w:t>
      </w:r>
      <w:r w:rsidR="00935A54">
        <w:rPr>
          <w:rFonts w:cs="Arial"/>
        </w:rPr>
        <w:t>von der</w:t>
      </w:r>
      <w:r w:rsidR="00935A54" w:rsidRPr="00E427D4">
        <w:rPr>
          <w:rFonts w:cs="Arial"/>
        </w:rPr>
        <w:t xml:space="preserve"> </w:t>
      </w:r>
      <w:r w:rsidRPr="00E427D4">
        <w:rPr>
          <w:rFonts w:cs="Arial"/>
        </w:rPr>
        <w:t xml:space="preserve">Umsetzung der Anforderungen </w:t>
      </w:r>
      <w:r w:rsidR="001F05F4">
        <w:rPr>
          <w:rFonts w:cs="Arial"/>
        </w:rPr>
        <w:t>darzustellen</w:t>
      </w:r>
      <w:r w:rsidRPr="00E427D4">
        <w:rPr>
          <w:rFonts w:cs="Arial"/>
        </w:rPr>
        <w:t xml:space="preserve">, ohne zu kleinteilig zu werden. </w:t>
      </w:r>
    </w:p>
    <w:p w14:paraId="34DD6100" w14:textId="40C2A484" w:rsidR="00935A54" w:rsidRPr="00E427D4" w:rsidRDefault="00935A54" w:rsidP="006474A5">
      <w:pPr>
        <w:rPr>
          <w:rFonts w:cs="Arial"/>
        </w:rPr>
      </w:pPr>
      <w:r>
        <w:rPr>
          <w:rFonts w:cs="Arial"/>
        </w:rPr>
        <w:t xml:space="preserve">Da dieses Konzept vor allem die Anforderungen und Umsetzung einer technischen Schnittstelle beschreibt, lässt es sich auch nicht ganz vermeiden, im Folgenden auch einige technische Aspekte der Umsetzung zu beschreiben. </w:t>
      </w:r>
    </w:p>
    <w:p w14:paraId="2163C4CE" w14:textId="77777777" w:rsidR="006474A5" w:rsidRPr="00EF0EE8" w:rsidRDefault="006474A5" w:rsidP="006474A5">
      <w:pPr>
        <w:pStyle w:val="berschrift2"/>
        <w:keepLines/>
        <w:numPr>
          <w:ilvl w:val="1"/>
          <w:numId w:val="11"/>
        </w:numPr>
        <w:pBdr>
          <w:bottom w:val="single" w:sz="4" w:space="1" w:color="auto"/>
        </w:pBdr>
        <w:spacing w:line="240" w:lineRule="auto"/>
        <w:rPr>
          <w:b w:val="0"/>
          <w:bCs/>
          <w:i/>
          <w:iCs/>
          <w:color w:val="4F81BD" w:themeColor="accent1"/>
        </w:rPr>
      </w:pPr>
      <w:bookmarkStart w:id="218" w:name="_Ref167195797"/>
      <w:bookmarkStart w:id="219" w:name="_Toc168919270"/>
      <w:r>
        <w:rPr>
          <w:rStyle w:val="IntensiveHervorhebung"/>
        </w:rPr>
        <w:t>Technische Komponentenübersicht</w:t>
      </w:r>
      <w:bookmarkEnd w:id="218"/>
      <w:bookmarkEnd w:id="219"/>
    </w:p>
    <w:p w14:paraId="0E8D469F" w14:textId="150D63B1" w:rsidR="006474A5" w:rsidRDefault="006474A5" w:rsidP="006474A5">
      <w:pPr>
        <w:rPr>
          <w:rFonts w:cs="Arial"/>
        </w:rPr>
      </w:pPr>
      <w:r w:rsidRPr="00E427D4">
        <w:rPr>
          <w:rFonts w:cs="Arial"/>
        </w:rPr>
        <w:t xml:space="preserve">Die nachfolgende </w:t>
      </w:r>
      <w:r w:rsidR="008647FC" w:rsidRPr="00E427D4">
        <w:rPr>
          <w:rFonts w:cs="Arial"/>
        </w:rPr>
        <w:t xml:space="preserve">Komponentenübersicht </w:t>
      </w:r>
      <w:r w:rsidRPr="00E427D4">
        <w:rPr>
          <w:rFonts w:cs="Arial"/>
        </w:rPr>
        <w:t>lehnt sich an der Darstellung aus Abschnitt 3 (</w:t>
      </w:r>
      <w:r w:rsidRPr="00E427D4">
        <w:rPr>
          <w:rFonts w:cs="Arial"/>
        </w:rPr>
        <w:fldChar w:fldCharType="begin"/>
      </w:r>
      <w:r w:rsidRPr="00E427D4">
        <w:rPr>
          <w:rFonts w:cs="Arial"/>
        </w:rPr>
        <w:instrText xml:space="preserve"> REF _Ref152167054 \h  \* MERGEFORMAT </w:instrText>
      </w:r>
      <w:r w:rsidRPr="00E427D4">
        <w:rPr>
          <w:rFonts w:cs="Arial"/>
        </w:rPr>
      </w:r>
      <w:r w:rsidRPr="00E427D4">
        <w:rPr>
          <w:rFonts w:cs="Arial"/>
        </w:rPr>
        <w:fldChar w:fldCharType="separate"/>
      </w:r>
      <w:r w:rsidR="001776B6" w:rsidRPr="001776B6">
        <w:rPr>
          <w:rFonts w:cs="Arial"/>
        </w:rPr>
        <w:t>Abbildung 10</w:t>
      </w:r>
      <w:r w:rsidRPr="00E427D4">
        <w:rPr>
          <w:rFonts w:cs="Arial"/>
        </w:rPr>
        <w:fldChar w:fldCharType="end"/>
      </w:r>
      <w:r w:rsidRPr="00E427D4">
        <w:rPr>
          <w:rFonts w:cs="Arial"/>
        </w:rPr>
        <w:t xml:space="preserve">) an, wobei in dieser Ansicht die wesentlichen technische Umsetzungskomponenten vom </w:t>
      </w:r>
      <w:proofErr w:type="spellStart"/>
      <w:r w:rsidRPr="00E427D4">
        <w:rPr>
          <w:rFonts w:cs="Arial"/>
        </w:rPr>
        <w:t>iVBS</w:t>
      </w:r>
      <w:proofErr w:type="spellEnd"/>
      <w:r w:rsidRPr="00E427D4">
        <w:rPr>
          <w:rFonts w:cs="Arial"/>
        </w:rPr>
        <w:t xml:space="preserve"> dargestellt werden. Diese Komponenten werden dann im Folgenden kurz tabellarisch beschrieben. </w:t>
      </w:r>
      <w:r w:rsidR="008647FC" w:rsidRPr="00E427D4">
        <w:rPr>
          <w:rFonts w:cs="Arial"/>
        </w:rPr>
        <w:t>Die notwendigen Umsetzungsdetails der beteiligten Komponenten werden in den nachfolgenden Abschnitten weiter ausgeführt.</w:t>
      </w:r>
    </w:p>
    <w:p w14:paraId="2F325116" w14:textId="77777777" w:rsidR="00FB00B9" w:rsidRDefault="00FB00B9" w:rsidP="006474A5">
      <w:pPr>
        <w:rPr>
          <w:rFonts w:asciiTheme="minorHAnsi" w:hAnsiTheme="minorHAnsi" w:cstheme="minorHAnsi"/>
        </w:rPr>
      </w:pPr>
    </w:p>
    <w:p w14:paraId="5CDB0CFD" w14:textId="77777777" w:rsidR="006474A5" w:rsidRDefault="006474A5" w:rsidP="006474A5">
      <w:pPr>
        <w:keepNext/>
      </w:pPr>
      <w:r>
        <w:rPr>
          <w:noProof/>
        </w:rPr>
        <w:drawing>
          <wp:inline distT="0" distB="0" distL="0" distR="0" wp14:anchorId="0B1012B4" wp14:editId="02AA32AD">
            <wp:extent cx="6048375" cy="3515604"/>
            <wp:effectExtent l="0" t="0" r="0" b="8890"/>
            <wp:docPr id="1" name="Grafik 1" descr="cid:image001.png@01DAAB7D.D6DCFEC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descr="cid:image001.png@01DAAB7D.D6DCFEC0"/>
                    <pic:cNvPicPr>
                      <a:picLocks noChangeAspect="1" noChangeArrowheads="1"/>
                    </pic:cNvPicPr>
                  </pic:nvPicPr>
                  <pic:blipFill>
                    <a:blip r:embed="rId28" r:link="rId29">
                      <a:extLst>
                        <a:ext uri="{28A0092B-C50C-407E-A947-70E740481C1C}">
                          <a14:useLocalDpi xmlns:a14="http://schemas.microsoft.com/office/drawing/2010/main" val="0"/>
                        </a:ext>
                      </a:extLst>
                    </a:blip>
                    <a:srcRect/>
                    <a:stretch>
                      <a:fillRect/>
                    </a:stretch>
                  </pic:blipFill>
                  <pic:spPr bwMode="auto">
                    <a:xfrm>
                      <a:off x="0" y="0"/>
                      <a:ext cx="6048375" cy="3515604"/>
                    </a:xfrm>
                    <a:prstGeom prst="rect">
                      <a:avLst/>
                    </a:prstGeom>
                    <a:noFill/>
                    <a:ln>
                      <a:noFill/>
                    </a:ln>
                  </pic:spPr>
                </pic:pic>
              </a:graphicData>
            </a:graphic>
          </wp:inline>
        </w:drawing>
      </w:r>
    </w:p>
    <w:p w14:paraId="5A8E2DD6" w14:textId="0D234871" w:rsidR="006474A5" w:rsidRDefault="006474A5" w:rsidP="006474A5">
      <w:pPr>
        <w:pStyle w:val="Beschriftung"/>
        <w:rPr>
          <w:rFonts w:asciiTheme="minorHAnsi" w:hAnsiTheme="minorHAnsi" w:cstheme="minorHAnsi"/>
        </w:rPr>
      </w:pPr>
      <w:bookmarkStart w:id="220" w:name="_Toc168919617"/>
      <w:r>
        <w:t xml:space="preserve">Abbildung </w:t>
      </w:r>
      <w:fldSimple w:instr=" SEQ Abbildung \* ARABIC ">
        <w:r w:rsidR="002952B9">
          <w:rPr>
            <w:noProof/>
          </w:rPr>
          <w:t>13</w:t>
        </w:r>
      </w:fldSimple>
      <w:r>
        <w:t xml:space="preserve">: </w:t>
      </w:r>
      <w:r w:rsidRPr="00C316FD">
        <w:t xml:space="preserve">Technische </w:t>
      </w:r>
      <w:r w:rsidRPr="006816CA">
        <w:t>Komponentenübersicht</w:t>
      </w:r>
      <w:bookmarkEnd w:id="220"/>
    </w:p>
    <w:p w14:paraId="1B81421C" w14:textId="5BC68FBE" w:rsidR="00E427D4" w:rsidRDefault="00E427D4">
      <w:pPr>
        <w:overflowPunct/>
        <w:autoSpaceDE/>
        <w:autoSpaceDN/>
        <w:adjustRightInd/>
        <w:spacing w:before="0" w:after="0"/>
        <w:jc w:val="left"/>
        <w:textAlignment w:val="auto"/>
        <w:rPr>
          <w:rFonts w:asciiTheme="minorHAnsi" w:hAnsiTheme="minorHAnsi" w:cstheme="minorHAnsi"/>
        </w:rPr>
      </w:pPr>
      <w:r>
        <w:rPr>
          <w:rFonts w:asciiTheme="minorHAnsi" w:hAnsiTheme="minorHAnsi" w:cstheme="minorHAnsi"/>
        </w:rPr>
        <w:br w:type="page"/>
      </w:r>
    </w:p>
    <w:p w14:paraId="6B854A6E" w14:textId="77777777" w:rsidR="006474A5" w:rsidRDefault="006474A5" w:rsidP="006474A5">
      <w:pPr>
        <w:rPr>
          <w:rFonts w:asciiTheme="minorHAnsi" w:hAnsiTheme="minorHAnsi" w:cstheme="minorHAnsi"/>
        </w:rPr>
      </w:pP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2117"/>
        <w:gridCol w:w="7388"/>
      </w:tblGrid>
      <w:tr w:rsidR="006474A5" w14:paraId="7340A3D1" w14:textId="77777777" w:rsidTr="00656E93">
        <w:tc>
          <w:tcPr>
            <w:tcW w:w="2117" w:type="dxa"/>
            <w:tcBorders>
              <w:top w:val="single" w:sz="8" w:space="0" w:color="A3A3A3"/>
              <w:left w:val="single" w:sz="8" w:space="0" w:color="A3A3A3"/>
              <w:bottom w:val="single" w:sz="8" w:space="0" w:color="A3A3A3"/>
              <w:right w:val="single" w:sz="8" w:space="0" w:color="A3A3A3"/>
            </w:tcBorders>
            <w:shd w:val="clear" w:color="auto" w:fill="BFBFBF"/>
            <w:tcMar>
              <w:top w:w="80" w:type="dxa"/>
              <w:left w:w="80" w:type="dxa"/>
              <w:bottom w:w="80" w:type="dxa"/>
              <w:right w:w="80" w:type="dxa"/>
            </w:tcMar>
            <w:hideMark/>
          </w:tcPr>
          <w:p w14:paraId="48D1FE11" w14:textId="77777777" w:rsidR="006474A5" w:rsidRPr="00E427D4" w:rsidRDefault="006474A5" w:rsidP="00656E93">
            <w:pPr>
              <w:pStyle w:val="StandardWeb"/>
              <w:spacing w:before="0" w:after="0"/>
              <w:jc w:val="left"/>
              <w:rPr>
                <w:rFonts w:ascii="Arial" w:hAnsi="Arial" w:cs="Arial"/>
                <w:sz w:val="16"/>
                <w:szCs w:val="16"/>
              </w:rPr>
            </w:pPr>
            <w:r w:rsidRPr="00E427D4">
              <w:rPr>
                <w:rFonts w:ascii="Arial" w:hAnsi="Arial" w:cs="Arial"/>
                <w:b/>
                <w:bCs/>
                <w:sz w:val="16"/>
                <w:szCs w:val="16"/>
              </w:rPr>
              <w:t>Komponente</w:t>
            </w:r>
          </w:p>
        </w:tc>
        <w:tc>
          <w:tcPr>
            <w:tcW w:w="7388" w:type="dxa"/>
            <w:tcBorders>
              <w:top w:val="single" w:sz="8" w:space="0" w:color="A3A3A3"/>
              <w:left w:val="single" w:sz="8" w:space="0" w:color="A3A3A3"/>
              <w:bottom w:val="single" w:sz="8" w:space="0" w:color="A3A3A3"/>
              <w:right w:val="single" w:sz="8" w:space="0" w:color="A3A3A3"/>
            </w:tcBorders>
            <w:shd w:val="clear" w:color="auto" w:fill="BFBFBF"/>
            <w:tcMar>
              <w:top w:w="80" w:type="dxa"/>
              <w:left w:w="80" w:type="dxa"/>
              <w:bottom w:w="80" w:type="dxa"/>
              <w:right w:w="80" w:type="dxa"/>
            </w:tcMar>
            <w:hideMark/>
          </w:tcPr>
          <w:p w14:paraId="3B0CC079" w14:textId="77777777" w:rsidR="006474A5" w:rsidRPr="00E427D4" w:rsidRDefault="006474A5" w:rsidP="00656E93">
            <w:pPr>
              <w:pStyle w:val="StandardWeb"/>
              <w:spacing w:before="0" w:after="0"/>
              <w:rPr>
                <w:rFonts w:ascii="Arial" w:hAnsi="Arial" w:cs="Arial"/>
                <w:sz w:val="16"/>
                <w:szCs w:val="16"/>
              </w:rPr>
            </w:pPr>
            <w:r w:rsidRPr="00E427D4">
              <w:rPr>
                <w:rFonts w:ascii="Arial" w:hAnsi="Arial" w:cs="Arial"/>
                <w:b/>
                <w:bCs/>
                <w:sz w:val="16"/>
                <w:szCs w:val="16"/>
              </w:rPr>
              <w:t>Umsetzungsmerkmale/-beschreibung</w:t>
            </w:r>
          </w:p>
        </w:tc>
      </w:tr>
      <w:tr w:rsidR="006474A5" w14:paraId="10893268" w14:textId="77777777" w:rsidTr="00656E93">
        <w:tc>
          <w:tcPr>
            <w:tcW w:w="211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1D97C2B" w14:textId="77777777" w:rsidR="006474A5" w:rsidRPr="00E427D4" w:rsidRDefault="006474A5" w:rsidP="00656E93">
            <w:pPr>
              <w:pStyle w:val="StandardWeb"/>
              <w:spacing w:before="0" w:after="0"/>
              <w:jc w:val="left"/>
              <w:rPr>
                <w:rFonts w:ascii="Arial" w:hAnsi="Arial" w:cs="Arial"/>
                <w:b/>
                <w:bCs/>
                <w:sz w:val="16"/>
                <w:szCs w:val="16"/>
              </w:rPr>
            </w:pPr>
            <w:r w:rsidRPr="00E427D4">
              <w:rPr>
                <w:rFonts w:ascii="Arial" w:hAnsi="Arial" w:cs="Arial"/>
                <w:b/>
                <w:bCs/>
                <w:sz w:val="16"/>
                <w:szCs w:val="16"/>
              </w:rPr>
              <w:t>SCIMv2-REST-Service</w:t>
            </w:r>
          </w:p>
          <w:p w14:paraId="5F7D3F2F" w14:textId="77777777" w:rsidR="006474A5" w:rsidRPr="00E427D4" w:rsidRDefault="006474A5" w:rsidP="00656E93">
            <w:pPr>
              <w:pStyle w:val="StandardWeb"/>
              <w:spacing w:before="0" w:after="0"/>
              <w:jc w:val="left"/>
              <w:rPr>
                <w:rFonts w:ascii="Arial" w:hAnsi="Arial" w:cs="Arial"/>
                <w:sz w:val="16"/>
                <w:szCs w:val="16"/>
              </w:rPr>
            </w:pPr>
            <w:r w:rsidRPr="00E427D4">
              <w:rPr>
                <w:rFonts w:ascii="Arial" w:hAnsi="Arial" w:cs="Arial"/>
                <w:sz w:val="16"/>
                <w:szCs w:val="16"/>
              </w:rPr>
              <w:t>Webservice</w:t>
            </w:r>
          </w:p>
          <w:p w14:paraId="62EDC570" w14:textId="77777777" w:rsidR="006474A5" w:rsidRPr="00E427D4" w:rsidRDefault="006474A5" w:rsidP="00656E93">
            <w:pPr>
              <w:pStyle w:val="StandardWeb"/>
              <w:spacing w:before="0" w:after="0"/>
              <w:jc w:val="left"/>
              <w:rPr>
                <w:rFonts w:ascii="Arial" w:hAnsi="Arial" w:cs="Arial"/>
                <w:sz w:val="16"/>
                <w:szCs w:val="16"/>
              </w:rPr>
            </w:pPr>
            <w:r w:rsidRPr="00E427D4">
              <w:rPr>
                <w:rFonts w:ascii="Arial" w:hAnsi="Arial" w:cs="Arial"/>
                <w:sz w:val="16"/>
                <w:szCs w:val="16"/>
              </w:rPr>
              <w:t> </w:t>
            </w:r>
          </w:p>
        </w:tc>
        <w:tc>
          <w:tcPr>
            <w:tcW w:w="738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6BC51F2" w14:textId="30439759" w:rsidR="006474A5" w:rsidRPr="00E427D4" w:rsidRDefault="006474A5" w:rsidP="00656E93">
            <w:pPr>
              <w:overflowPunct/>
              <w:autoSpaceDE/>
              <w:autoSpaceDN/>
              <w:adjustRightInd/>
              <w:spacing w:before="0" w:after="0"/>
              <w:jc w:val="left"/>
              <w:textAlignment w:val="center"/>
              <w:rPr>
                <w:rFonts w:cs="Arial"/>
                <w:sz w:val="16"/>
                <w:szCs w:val="16"/>
              </w:rPr>
            </w:pPr>
            <w:r w:rsidRPr="00E427D4">
              <w:rPr>
                <w:rFonts w:cs="Arial"/>
                <w:sz w:val="16"/>
                <w:szCs w:val="16"/>
              </w:rPr>
              <w:t xml:space="preserve">Diese Komponente setzt den SCIM-Webservice um. </w:t>
            </w:r>
            <w:r w:rsidR="00572393">
              <w:rPr>
                <w:rFonts w:cs="Arial"/>
                <w:sz w:val="16"/>
                <w:szCs w:val="16"/>
              </w:rPr>
              <w:t>Sie</w:t>
            </w:r>
            <w:r w:rsidR="00572393" w:rsidRPr="00E427D4">
              <w:rPr>
                <w:rFonts w:cs="Arial"/>
                <w:sz w:val="16"/>
                <w:szCs w:val="16"/>
              </w:rPr>
              <w:t xml:space="preserve"> </w:t>
            </w:r>
            <w:r w:rsidR="008647FC" w:rsidRPr="00E427D4">
              <w:rPr>
                <w:rFonts w:cs="Arial"/>
                <w:sz w:val="16"/>
                <w:szCs w:val="16"/>
              </w:rPr>
              <w:t>stellt</w:t>
            </w:r>
            <w:r w:rsidRPr="00E427D4">
              <w:rPr>
                <w:rFonts w:cs="Arial"/>
                <w:sz w:val="16"/>
                <w:szCs w:val="16"/>
              </w:rPr>
              <w:t xml:space="preserve"> somit die Schnittstelle für das F-IAM </w:t>
            </w:r>
            <w:r w:rsidR="008647FC" w:rsidRPr="00E427D4">
              <w:rPr>
                <w:rFonts w:cs="Arial"/>
                <w:sz w:val="16"/>
                <w:szCs w:val="16"/>
              </w:rPr>
              <w:t xml:space="preserve">zur Verfügung </w:t>
            </w:r>
            <w:r w:rsidRPr="00E427D4">
              <w:rPr>
                <w:rFonts w:cs="Arial"/>
                <w:sz w:val="16"/>
                <w:szCs w:val="16"/>
              </w:rPr>
              <w:t>und basiert auf den Vorgaben der SCIM-Spezifikation der PG IAM (AW) (A1.1).</w:t>
            </w:r>
          </w:p>
          <w:p w14:paraId="11A09F36" w14:textId="77777777" w:rsidR="006474A5" w:rsidRPr="00E427D4" w:rsidRDefault="006474A5" w:rsidP="00656E93">
            <w:pPr>
              <w:overflowPunct/>
              <w:autoSpaceDE/>
              <w:autoSpaceDN/>
              <w:adjustRightInd/>
              <w:spacing w:before="0" w:after="0"/>
              <w:jc w:val="left"/>
              <w:textAlignment w:val="center"/>
              <w:rPr>
                <w:rFonts w:cs="Arial"/>
                <w:b/>
                <w:sz w:val="16"/>
                <w:szCs w:val="16"/>
                <w:u w:val="single"/>
              </w:rPr>
            </w:pPr>
            <w:r w:rsidRPr="00E427D4">
              <w:rPr>
                <w:rFonts w:cs="Arial"/>
                <w:b/>
                <w:sz w:val="16"/>
                <w:szCs w:val="16"/>
                <w:u w:val="single"/>
              </w:rPr>
              <w:t>Aufgaben:</w:t>
            </w:r>
          </w:p>
          <w:p w14:paraId="5A089C7A" w14:textId="77777777" w:rsidR="006474A5" w:rsidRPr="00E427D4" w:rsidRDefault="006474A5" w:rsidP="00656E93">
            <w:pPr>
              <w:pStyle w:val="Listenabsatz"/>
              <w:numPr>
                <w:ilvl w:val="0"/>
                <w:numId w:val="32"/>
              </w:numPr>
              <w:overflowPunct/>
              <w:autoSpaceDE/>
              <w:autoSpaceDN/>
              <w:adjustRightInd/>
              <w:spacing w:before="0" w:after="0"/>
              <w:jc w:val="left"/>
              <w:textAlignment w:val="center"/>
              <w:rPr>
                <w:rFonts w:cs="Arial"/>
                <w:sz w:val="16"/>
                <w:szCs w:val="16"/>
              </w:rPr>
            </w:pPr>
            <w:r w:rsidRPr="00E427D4">
              <w:rPr>
                <w:rFonts w:cs="Arial"/>
                <w:sz w:val="16"/>
                <w:szCs w:val="16"/>
              </w:rPr>
              <w:t>Annahme von SCIM-Nachrichten von F-IAM. Umsetzung der Endpunkte</w:t>
            </w:r>
          </w:p>
          <w:p w14:paraId="1767E790" w14:textId="77777777" w:rsidR="006474A5" w:rsidRPr="00E427D4" w:rsidRDefault="006474A5" w:rsidP="00656E93">
            <w:pPr>
              <w:pStyle w:val="Listenabsatz"/>
              <w:numPr>
                <w:ilvl w:val="0"/>
                <w:numId w:val="32"/>
              </w:numPr>
              <w:rPr>
                <w:rFonts w:cs="Arial"/>
                <w:sz w:val="16"/>
                <w:szCs w:val="16"/>
              </w:rPr>
            </w:pPr>
            <w:r w:rsidRPr="00E427D4">
              <w:rPr>
                <w:rFonts w:cs="Arial"/>
                <w:sz w:val="16"/>
                <w:szCs w:val="16"/>
              </w:rPr>
              <w:t>Validierung und Konsistenzprüfung der Nachricht nach SCIMv2 und IAM-Spezifikation</w:t>
            </w:r>
          </w:p>
          <w:p w14:paraId="39322EF0" w14:textId="77777777" w:rsidR="00505DF9" w:rsidRPr="00E427D4" w:rsidRDefault="006474A5" w:rsidP="00A2332C">
            <w:pPr>
              <w:pStyle w:val="Listenabsatz"/>
              <w:numPr>
                <w:ilvl w:val="0"/>
                <w:numId w:val="32"/>
              </w:numPr>
              <w:overflowPunct/>
              <w:autoSpaceDE/>
              <w:autoSpaceDN/>
              <w:adjustRightInd/>
              <w:spacing w:before="0" w:after="0"/>
              <w:jc w:val="left"/>
              <w:textAlignment w:val="center"/>
              <w:rPr>
                <w:rFonts w:cs="Arial"/>
                <w:sz w:val="16"/>
                <w:szCs w:val="16"/>
              </w:rPr>
            </w:pPr>
            <w:r w:rsidRPr="00E427D4">
              <w:rPr>
                <w:rFonts w:cs="Arial"/>
                <w:sz w:val="16"/>
                <w:szCs w:val="16"/>
              </w:rPr>
              <w:t>Vorprüfung nach Anforderungen @</w:t>
            </w:r>
            <w:proofErr w:type="spellStart"/>
            <w:r w:rsidRPr="00E427D4">
              <w:rPr>
                <w:rFonts w:cs="Arial"/>
                <w:sz w:val="16"/>
                <w:szCs w:val="16"/>
              </w:rPr>
              <w:t>rtus</w:t>
            </w:r>
            <w:proofErr w:type="spellEnd"/>
          </w:p>
          <w:p w14:paraId="36B772AA" w14:textId="52C06010" w:rsidR="008647FC" w:rsidRPr="00E427D4" w:rsidRDefault="008647FC" w:rsidP="00A2332C">
            <w:pPr>
              <w:pStyle w:val="Listenabsatz"/>
              <w:numPr>
                <w:ilvl w:val="0"/>
                <w:numId w:val="32"/>
              </w:numPr>
              <w:overflowPunct/>
              <w:autoSpaceDE/>
              <w:autoSpaceDN/>
              <w:adjustRightInd/>
              <w:spacing w:before="0" w:after="0"/>
              <w:jc w:val="left"/>
              <w:textAlignment w:val="center"/>
              <w:rPr>
                <w:rFonts w:cs="Arial"/>
                <w:sz w:val="16"/>
                <w:szCs w:val="16"/>
              </w:rPr>
            </w:pPr>
            <w:r w:rsidRPr="00E427D4">
              <w:rPr>
                <w:rFonts w:cs="Arial"/>
                <w:sz w:val="16"/>
                <w:szCs w:val="16"/>
              </w:rPr>
              <w:t xml:space="preserve">Für </w:t>
            </w:r>
            <w:r w:rsidRPr="001F05F4">
              <w:rPr>
                <w:rFonts w:cs="Arial"/>
                <w:sz w:val="16"/>
                <w:szCs w:val="16"/>
                <w:u w:val="single"/>
              </w:rPr>
              <w:t>lesende</w:t>
            </w:r>
            <w:r w:rsidRPr="00E427D4">
              <w:rPr>
                <w:rFonts w:cs="Arial"/>
                <w:sz w:val="16"/>
                <w:szCs w:val="16"/>
              </w:rPr>
              <w:t xml:space="preserve"> Operationen: Direkte synchrone Verarbeitung und Beantwortung</w:t>
            </w:r>
          </w:p>
          <w:p w14:paraId="36B6BDD3" w14:textId="635BD9B6" w:rsidR="008647FC" w:rsidRPr="00E427D4" w:rsidRDefault="00505DF9" w:rsidP="008647FC">
            <w:pPr>
              <w:numPr>
                <w:ilvl w:val="1"/>
                <w:numId w:val="32"/>
              </w:numPr>
              <w:overflowPunct/>
              <w:autoSpaceDE/>
              <w:autoSpaceDN/>
              <w:adjustRightInd/>
              <w:spacing w:before="0" w:after="0"/>
              <w:jc w:val="left"/>
              <w:textAlignment w:val="center"/>
              <w:rPr>
                <w:rFonts w:cs="Arial"/>
                <w:sz w:val="16"/>
                <w:szCs w:val="16"/>
              </w:rPr>
            </w:pPr>
            <w:r w:rsidRPr="00E427D4">
              <w:rPr>
                <w:rFonts w:cs="Arial"/>
                <w:sz w:val="16"/>
                <w:szCs w:val="16"/>
              </w:rPr>
              <w:t xml:space="preserve">Für </w:t>
            </w:r>
            <w:r w:rsidR="008647FC" w:rsidRPr="00E427D4">
              <w:rPr>
                <w:rFonts w:cs="Arial"/>
                <w:sz w:val="16"/>
                <w:szCs w:val="16"/>
              </w:rPr>
              <w:t>Endpunkt Operation GET</w:t>
            </w:r>
            <w:r w:rsidR="001F05F4">
              <w:rPr>
                <w:rFonts w:cs="Arial"/>
                <w:sz w:val="16"/>
                <w:szCs w:val="16"/>
              </w:rPr>
              <w:t>-Anfragen</w:t>
            </w:r>
          </w:p>
          <w:p w14:paraId="1B9D07DE" w14:textId="77777777" w:rsidR="008647FC" w:rsidRPr="00E427D4" w:rsidRDefault="008647FC" w:rsidP="008647FC">
            <w:pPr>
              <w:numPr>
                <w:ilvl w:val="1"/>
                <w:numId w:val="32"/>
              </w:numPr>
              <w:overflowPunct/>
              <w:autoSpaceDE/>
              <w:autoSpaceDN/>
              <w:adjustRightInd/>
              <w:spacing w:before="0" w:after="0"/>
              <w:jc w:val="left"/>
              <w:textAlignment w:val="center"/>
              <w:rPr>
                <w:rFonts w:cs="Arial"/>
                <w:sz w:val="16"/>
                <w:szCs w:val="16"/>
              </w:rPr>
            </w:pPr>
            <w:r w:rsidRPr="00E427D4">
              <w:rPr>
                <w:rFonts w:cs="Arial"/>
                <w:sz w:val="16"/>
                <w:szCs w:val="16"/>
              </w:rPr>
              <w:t>Führt Anfragen über Fachobjekte mittels Filter auf der DB aus, um Daten zu laden</w:t>
            </w:r>
          </w:p>
          <w:p w14:paraId="72439CAC" w14:textId="77777777" w:rsidR="008647FC" w:rsidRPr="00E427D4" w:rsidRDefault="008647FC" w:rsidP="008647FC">
            <w:pPr>
              <w:numPr>
                <w:ilvl w:val="1"/>
                <w:numId w:val="32"/>
              </w:numPr>
              <w:overflowPunct/>
              <w:autoSpaceDE/>
              <w:autoSpaceDN/>
              <w:adjustRightInd/>
              <w:spacing w:before="0" w:after="0"/>
              <w:jc w:val="left"/>
              <w:textAlignment w:val="center"/>
              <w:rPr>
                <w:rFonts w:cs="Arial"/>
                <w:sz w:val="16"/>
                <w:szCs w:val="16"/>
              </w:rPr>
            </w:pPr>
            <w:r w:rsidRPr="00E427D4">
              <w:rPr>
                <w:rFonts w:cs="Arial"/>
                <w:sz w:val="16"/>
                <w:szCs w:val="16"/>
              </w:rPr>
              <w:t xml:space="preserve">Nutzt den </w:t>
            </w:r>
            <w:r w:rsidRPr="00E427D4">
              <w:rPr>
                <w:rFonts w:cs="Arial"/>
                <w:i/>
                <w:sz w:val="16"/>
                <w:szCs w:val="16"/>
              </w:rPr>
              <w:t>VBS2SCIMConverter</w:t>
            </w:r>
            <w:r w:rsidRPr="00E427D4">
              <w:rPr>
                <w:rFonts w:cs="Arial"/>
                <w:sz w:val="16"/>
                <w:szCs w:val="16"/>
              </w:rPr>
              <w:t xml:space="preserve"> für Konvertierung zum SCIM-Format</w:t>
            </w:r>
          </w:p>
          <w:p w14:paraId="2F218EBE" w14:textId="77777777" w:rsidR="008647FC" w:rsidRPr="00E427D4" w:rsidRDefault="008647FC" w:rsidP="008647FC">
            <w:pPr>
              <w:numPr>
                <w:ilvl w:val="1"/>
                <w:numId w:val="32"/>
              </w:numPr>
              <w:overflowPunct/>
              <w:autoSpaceDE/>
              <w:autoSpaceDN/>
              <w:adjustRightInd/>
              <w:spacing w:before="0" w:after="0"/>
              <w:jc w:val="left"/>
              <w:textAlignment w:val="center"/>
              <w:rPr>
                <w:rFonts w:cs="Arial"/>
                <w:sz w:val="16"/>
                <w:szCs w:val="16"/>
              </w:rPr>
            </w:pPr>
            <w:r w:rsidRPr="00E427D4">
              <w:rPr>
                <w:rFonts w:cs="Arial"/>
                <w:sz w:val="16"/>
                <w:szCs w:val="16"/>
              </w:rPr>
              <w:t>Erzeugt die Ergebnisnachricht und führt Sendung der Antwort aus</w:t>
            </w:r>
          </w:p>
          <w:p w14:paraId="49B9868A" w14:textId="21FAD747" w:rsidR="008647FC" w:rsidRPr="00E427D4" w:rsidRDefault="008647FC" w:rsidP="008647FC">
            <w:pPr>
              <w:numPr>
                <w:ilvl w:val="1"/>
                <w:numId w:val="32"/>
              </w:numPr>
              <w:overflowPunct/>
              <w:autoSpaceDE/>
              <w:autoSpaceDN/>
              <w:adjustRightInd/>
              <w:spacing w:before="0" w:after="0"/>
              <w:jc w:val="left"/>
              <w:textAlignment w:val="center"/>
              <w:rPr>
                <w:rFonts w:cs="Arial"/>
                <w:sz w:val="16"/>
                <w:szCs w:val="16"/>
              </w:rPr>
            </w:pPr>
            <w:r w:rsidRPr="00E427D4">
              <w:rPr>
                <w:rFonts w:cs="Arial"/>
                <w:sz w:val="16"/>
                <w:szCs w:val="16"/>
              </w:rPr>
              <w:t>Protokolliert das Ereignis als "</w:t>
            </w:r>
            <w:proofErr w:type="spellStart"/>
            <w:r w:rsidRPr="00E427D4">
              <w:rPr>
                <w:rFonts w:cs="Arial"/>
                <w:i/>
                <w:sz w:val="16"/>
                <w:szCs w:val="16"/>
              </w:rPr>
              <w:t>IAMNachricht</w:t>
            </w:r>
            <w:proofErr w:type="spellEnd"/>
            <w:r w:rsidRPr="00E427D4">
              <w:rPr>
                <w:rFonts w:cs="Arial"/>
                <w:sz w:val="16"/>
                <w:szCs w:val="16"/>
              </w:rPr>
              <w:t>"</w:t>
            </w:r>
          </w:p>
          <w:p w14:paraId="7E5EE8FF" w14:textId="47F9803D" w:rsidR="006474A5" w:rsidRPr="00E427D4" w:rsidRDefault="006474A5" w:rsidP="008647FC">
            <w:pPr>
              <w:numPr>
                <w:ilvl w:val="0"/>
                <w:numId w:val="32"/>
              </w:numPr>
              <w:overflowPunct/>
              <w:autoSpaceDE/>
              <w:autoSpaceDN/>
              <w:adjustRightInd/>
              <w:spacing w:before="0" w:after="0"/>
              <w:jc w:val="left"/>
              <w:textAlignment w:val="center"/>
              <w:rPr>
                <w:rFonts w:cs="Arial"/>
                <w:sz w:val="16"/>
                <w:szCs w:val="16"/>
              </w:rPr>
            </w:pPr>
            <w:r w:rsidRPr="00E427D4">
              <w:rPr>
                <w:rFonts w:cs="Arial"/>
                <w:sz w:val="16"/>
                <w:szCs w:val="16"/>
              </w:rPr>
              <w:t xml:space="preserve">Für </w:t>
            </w:r>
            <w:r w:rsidRPr="001F05F4">
              <w:rPr>
                <w:rFonts w:cs="Arial"/>
                <w:sz w:val="16"/>
                <w:szCs w:val="16"/>
                <w:u w:val="single"/>
              </w:rPr>
              <w:t>ändernde</w:t>
            </w:r>
            <w:r w:rsidRPr="00E427D4">
              <w:rPr>
                <w:rFonts w:cs="Arial"/>
                <w:sz w:val="16"/>
                <w:szCs w:val="16"/>
              </w:rPr>
              <w:t xml:space="preserve"> Operationen: Asynchrone Verarbeitung durch "</w:t>
            </w:r>
            <w:proofErr w:type="spellStart"/>
            <w:r w:rsidRPr="00E427D4">
              <w:rPr>
                <w:rFonts w:cs="Arial"/>
                <w:i/>
                <w:sz w:val="16"/>
                <w:szCs w:val="16"/>
              </w:rPr>
              <w:t>IAMExecuterService</w:t>
            </w:r>
            <w:proofErr w:type="spellEnd"/>
            <w:r w:rsidRPr="00E427D4">
              <w:rPr>
                <w:rFonts w:cs="Arial"/>
                <w:sz w:val="16"/>
                <w:szCs w:val="16"/>
              </w:rPr>
              <w:t>"</w:t>
            </w:r>
          </w:p>
          <w:p w14:paraId="1A1D7F24" w14:textId="5A5C08C2" w:rsidR="006474A5" w:rsidRPr="00E427D4" w:rsidRDefault="00505DF9" w:rsidP="00656E93">
            <w:pPr>
              <w:numPr>
                <w:ilvl w:val="1"/>
                <w:numId w:val="32"/>
              </w:numPr>
              <w:overflowPunct/>
              <w:autoSpaceDE/>
              <w:autoSpaceDN/>
              <w:adjustRightInd/>
              <w:spacing w:before="0" w:after="0"/>
              <w:jc w:val="left"/>
              <w:textAlignment w:val="center"/>
              <w:rPr>
                <w:rFonts w:cs="Arial"/>
                <w:sz w:val="16"/>
                <w:szCs w:val="16"/>
              </w:rPr>
            </w:pPr>
            <w:r w:rsidRPr="00E427D4">
              <w:rPr>
                <w:rFonts w:cs="Arial"/>
                <w:sz w:val="16"/>
                <w:szCs w:val="16"/>
              </w:rPr>
              <w:t xml:space="preserve">Für </w:t>
            </w:r>
            <w:r w:rsidR="006474A5" w:rsidRPr="00E427D4">
              <w:rPr>
                <w:rFonts w:cs="Arial"/>
                <w:sz w:val="16"/>
                <w:szCs w:val="16"/>
              </w:rPr>
              <w:t>Endpunkt Operation PATCH, POST, DELETE</w:t>
            </w:r>
          </w:p>
          <w:p w14:paraId="78A34F55" w14:textId="259DF27C" w:rsidR="006474A5" w:rsidRPr="00E427D4" w:rsidRDefault="00505DF9" w:rsidP="00656E93">
            <w:pPr>
              <w:numPr>
                <w:ilvl w:val="1"/>
                <w:numId w:val="32"/>
              </w:numPr>
              <w:overflowPunct/>
              <w:autoSpaceDE/>
              <w:autoSpaceDN/>
              <w:adjustRightInd/>
              <w:spacing w:before="0" w:after="0"/>
              <w:jc w:val="left"/>
              <w:textAlignment w:val="center"/>
              <w:rPr>
                <w:rFonts w:cs="Arial"/>
                <w:sz w:val="16"/>
                <w:szCs w:val="16"/>
              </w:rPr>
            </w:pPr>
            <w:r w:rsidRPr="00E427D4">
              <w:rPr>
                <w:rFonts w:cs="Arial"/>
                <w:sz w:val="16"/>
                <w:szCs w:val="16"/>
              </w:rPr>
              <w:t xml:space="preserve">Aufgrund asynchroner Verarbeitung, sendet der Service </w:t>
            </w:r>
            <w:r w:rsidR="006474A5" w:rsidRPr="00E427D4">
              <w:rPr>
                <w:rFonts w:cs="Arial"/>
                <w:sz w:val="16"/>
                <w:szCs w:val="16"/>
              </w:rPr>
              <w:t>positive Quittierung an F-IAM</w:t>
            </w:r>
            <w:r w:rsidRPr="00E427D4">
              <w:rPr>
                <w:rFonts w:cs="Arial"/>
                <w:sz w:val="16"/>
                <w:szCs w:val="16"/>
              </w:rPr>
              <w:t xml:space="preserve"> nach Speicherung der Nachricht</w:t>
            </w:r>
          </w:p>
          <w:p w14:paraId="23445BF9" w14:textId="154F1125" w:rsidR="006474A5" w:rsidRPr="00E427D4" w:rsidRDefault="006474A5" w:rsidP="00505DF9">
            <w:pPr>
              <w:numPr>
                <w:ilvl w:val="1"/>
                <w:numId w:val="32"/>
              </w:numPr>
              <w:overflowPunct/>
              <w:autoSpaceDE/>
              <w:autoSpaceDN/>
              <w:adjustRightInd/>
              <w:spacing w:before="0" w:after="0"/>
              <w:jc w:val="left"/>
              <w:textAlignment w:val="center"/>
              <w:rPr>
                <w:rFonts w:cs="Arial"/>
                <w:sz w:val="16"/>
                <w:szCs w:val="16"/>
              </w:rPr>
            </w:pPr>
            <w:r w:rsidRPr="00E427D4">
              <w:rPr>
                <w:rFonts w:cs="Arial"/>
                <w:sz w:val="16"/>
                <w:szCs w:val="16"/>
              </w:rPr>
              <w:t xml:space="preserve">Sollte später ein Fehler bei der Verarbeitung auftreten, </w:t>
            </w:r>
            <w:r w:rsidR="00D43760" w:rsidRPr="00E427D4">
              <w:rPr>
                <w:rFonts w:cs="Arial"/>
                <w:sz w:val="16"/>
                <w:szCs w:val="16"/>
              </w:rPr>
              <w:t>werden</w:t>
            </w:r>
            <w:r w:rsidRPr="00E427D4">
              <w:rPr>
                <w:rFonts w:cs="Arial"/>
                <w:sz w:val="16"/>
                <w:szCs w:val="16"/>
              </w:rPr>
              <w:t xml:space="preserve"> die Zuständigen per Mail ans Postfach und über Admin-Client Ansicht und ULS benachrichtigt</w:t>
            </w:r>
          </w:p>
        </w:tc>
      </w:tr>
      <w:tr w:rsidR="006474A5" w14:paraId="19A82EDD" w14:textId="77777777" w:rsidTr="00656E93">
        <w:tc>
          <w:tcPr>
            <w:tcW w:w="211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A5F762D" w14:textId="77777777" w:rsidR="006474A5" w:rsidRPr="00E427D4" w:rsidRDefault="006474A5" w:rsidP="00656E93">
            <w:pPr>
              <w:pStyle w:val="StandardWeb"/>
              <w:spacing w:before="0" w:after="0"/>
              <w:jc w:val="left"/>
              <w:rPr>
                <w:rFonts w:ascii="Arial" w:hAnsi="Arial" w:cs="Arial"/>
                <w:b/>
                <w:sz w:val="16"/>
                <w:szCs w:val="16"/>
              </w:rPr>
            </w:pPr>
            <w:proofErr w:type="spellStart"/>
            <w:r w:rsidRPr="00E427D4">
              <w:rPr>
                <w:rFonts w:ascii="Arial" w:hAnsi="Arial" w:cs="Arial"/>
                <w:b/>
                <w:sz w:val="16"/>
                <w:szCs w:val="16"/>
              </w:rPr>
              <w:t>IAMNachricht</w:t>
            </w:r>
            <w:proofErr w:type="spellEnd"/>
          </w:p>
          <w:p w14:paraId="3B45979B" w14:textId="77777777" w:rsidR="006474A5" w:rsidRPr="00E427D4" w:rsidRDefault="006474A5" w:rsidP="00656E93">
            <w:pPr>
              <w:pStyle w:val="StandardWeb"/>
              <w:spacing w:before="0" w:after="0"/>
              <w:jc w:val="left"/>
              <w:rPr>
                <w:rFonts w:ascii="Arial" w:hAnsi="Arial" w:cs="Arial"/>
                <w:bCs/>
                <w:sz w:val="16"/>
                <w:szCs w:val="16"/>
              </w:rPr>
            </w:pPr>
            <w:r w:rsidRPr="00E427D4">
              <w:rPr>
                <w:rFonts w:ascii="Arial" w:hAnsi="Arial" w:cs="Arial"/>
                <w:bCs/>
                <w:sz w:val="16"/>
                <w:szCs w:val="16"/>
              </w:rPr>
              <w:t>Entity/Fachobjekt</w:t>
            </w:r>
          </w:p>
        </w:tc>
        <w:tc>
          <w:tcPr>
            <w:tcW w:w="738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7D5E780" w14:textId="55BC03F1" w:rsidR="006474A5" w:rsidRPr="00E427D4" w:rsidRDefault="006474A5" w:rsidP="00656E93">
            <w:pPr>
              <w:overflowPunct/>
              <w:autoSpaceDE/>
              <w:autoSpaceDN/>
              <w:adjustRightInd/>
              <w:spacing w:before="0" w:after="0"/>
              <w:jc w:val="left"/>
              <w:textAlignment w:val="center"/>
              <w:rPr>
                <w:rFonts w:cs="Arial"/>
                <w:sz w:val="16"/>
                <w:szCs w:val="16"/>
              </w:rPr>
            </w:pPr>
            <w:r w:rsidRPr="00E427D4">
              <w:rPr>
                <w:rFonts w:cs="Arial"/>
                <w:sz w:val="16"/>
                <w:szCs w:val="16"/>
              </w:rPr>
              <w:t>Neue</w:t>
            </w:r>
            <w:r w:rsidR="001F05F4">
              <w:rPr>
                <w:rFonts w:cs="Arial"/>
                <w:sz w:val="16"/>
                <w:szCs w:val="16"/>
              </w:rPr>
              <w:t>s</w:t>
            </w:r>
            <w:r w:rsidRPr="00E427D4">
              <w:rPr>
                <w:rFonts w:cs="Arial"/>
                <w:sz w:val="16"/>
                <w:szCs w:val="16"/>
              </w:rPr>
              <w:t xml:space="preserve"> Fachobjekt in @</w:t>
            </w:r>
            <w:proofErr w:type="spellStart"/>
            <w:r w:rsidRPr="00E427D4">
              <w:rPr>
                <w:rFonts w:cs="Arial"/>
                <w:sz w:val="16"/>
                <w:szCs w:val="16"/>
              </w:rPr>
              <w:t>rtus</w:t>
            </w:r>
            <w:proofErr w:type="spellEnd"/>
            <w:r w:rsidRPr="00E427D4">
              <w:rPr>
                <w:rFonts w:cs="Arial"/>
                <w:sz w:val="16"/>
                <w:szCs w:val="16"/>
              </w:rPr>
              <w:t>, um Nachrichten aus SCIM persistent zu speichern. Dieses neue Fachobjekt hält Metadaten zur Nachricht und Verarbeitung sowie die SCIM-Anfrage und eine mögliche Antwort bzw. Quittierung seitens @</w:t>
            </w:r>
            <w:proofErr w:type="spellStart"/>
            <w:r w:rsidRPr="00E427D4">
              <w:rPr>
                <w:rFonts w:cs="Arial"/>
                <w:sz w:val="16"/>
                <w:szCs w:val="16"/>
              </w:rPr>
              <w:t>rtus</w:t>
            </w:r>
            <w:proofErr w:type="spellEnd"/>
            <w:r w:rsidRPr="00E427D4">
              <w:rPr>
                <w:rFonts w:cs="Arial"/>
                <w:sz w:val="16"/>
                <w:szCs w:val="16"/>
              </w:rPr>
              <w:t xml:space="preserve"> vor. Es werden alle Nachrichten von jedem Endpunkt hier gespeichert.</w:t>
            </w:r>
          </w:p>
          <w:p w14:paraId="641F23AA" w14:textId="2C11F957" w:rsidR="006474A5" w:rsidRPr="00E427D4" w:rsidRDefault="006474A5" w:rsidP="00656E93">
            <w:pPr>
              <w:overflowPunct/>
              <w:autoSpaceDE/>
              <w:autoSpaceDN/>
              <w:adjustRightInd/>
              <w:spacing w:before="0" w:after="0"/>
              <w:jc w:val="left"/>
              <w:textAlignment w:val="center"/>
              <w:rPr>
                <w:rFonts w:cs="Arial"/>
                <w:sz w:val="16"/>
                <w:szCs w:val="16"/>
              </w:rPr>
            </w:pPr>
            <w:r w:rsidRPr="00E427D4">
              <w:rPr>
                <w:rFonts w:cs="Arial"/>
                <w:sz w:val="16"/>
                <w:szCs w:val="16"/>
              </w:rPr>
              <w:t>Für ändernde Operationen dien</w:t>
            </w:r>
            <w:r w:rsidR="00C2066B">
              <w:rPr>
                <w:rFonts w:cs="Arial"/>
                <w:sz w:val="16"/>
                <w:szCs w:val="16"/>
              </w:rPr>
              <w:t>en</w:t>
            </w:r>
            <w:r w:rsidRPr="00E427D4">
              <w:rPr>
                <w:rFonts w:cs="Arial"/>
                <w:sz w:val="16"/>
                <w:szCs w:val="16"/>
              </w:rPr>
              <w:t xml:space="preserve"> diese Fachobjekte/Tabelle als Warteschlange, um die einzelnen Änderungen und notwendigen Anpassungen vorzuhalten, die dann asynchron von den anderen Komponenten verarbeitet werden.</w:t>
            </w:r>
          </w:p>
        </w:tc>
      </w:tr>
      <w:tr w:rsidR="006474A5" w14:paraId="740A9F5D" w14:textId="77777777" w:rsidTr="00656E93">
        <w:tc>
          <w:tcPr>
            <w:tcW w:w="211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41AA2A9" w14:textId="77777777" w:rsidR="006474A5" w:rsidRPr="00E427D4" w:rsidRDefault="006474A5" w:rsidP="00656E93">
            <w:pPr>
              <w:pStyle w:val="StandardWeb"/>
              <w:spacing w:before="0" w:after="0"/>
              <w:jc w:val="left"/>
              <w:rPr>
                <w:rFonts w:ascii="Arial" w:hAnsi="Arial" w:cs="Arial"/>
                <w:b/>
                <w:bCs/>
                <w:sz w:val="16"/>
                <w:szCs w:val="16"/>
              </w:rPr>
            </w:pPr>
            <w:r w:rsidRPr="00E427D4">
              <w:rPr>
                <w:rFonts w:ascii="Arial" w:hAnsi="Arial" w:cs="Arial"/>
                <w:b/>
                <w:bCs/>
                <w:sz w:val="16"/>
                <w:szCs w:val="16"/>
              </w:rPr>
              <w:t xml:space="preserve">VBS2SCIMConverter </w:t>
            </w:r>
          </w:p>
          <w:p w14:paraId="6CDF0715" w14:textId="77777777" w:rsidR="006474A5" w:rsidRPr="00E427D4" w:rsidRDefault="006474A5" w:rsidP="00656E93">
            <w:pPr>
              <w:pStyle w:val="StandardWeb"/>
              <w:spacing w:before="0" w:after="0"/>
              <w:jc w:val="left"/>
              <w:rPr>
                <w:rFonts w:ascii="Arial" w:hAnsi="Arial" w:cs="Arial"/>
                <w:sz w:val="16"/>
                <w:szCs w:val="16"/>
              </w:rPr>
            </w:pPr>
            <w:r w:rsidRPr="00E427D4">
              <w:rPr>
                <w:rFonts w:ascii="Arial" w:hAnsi="Arial" w:cs="Arial"/>
                <w:sz w:val="16"/>
                <w:szCs w:val="16"/>
              </w:rPr>
              <w:t>SW-Komponente</w:t>
            </w:r>
          </w:p>
        </w:tc>
        <w:tc>
          <w:tcPr>
            <w:tcW w:w="738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E7FB334" w14:textId="48974770" w:rsidR="006474A5" w:rsidRPr="00E427D4" w:rsidRDefault="006474A5" w:rsidP="00656E93">
            <w:pPr>
              <w:overflowPunct/>
              <w:autoSpaceDE/>
              <w:autoSpaceDN/>
              <w:adjustRightInd/>
              <w:spacing w:before="0" w:after="0"/>
              <w:jc w:val="left"/>
              <w:textAlignment w:val="center"/>
              <w:rPr>
                <w:rFonts w:cs="Arial"/>
                <w:sz w:val="16"/>
                <w:szCs w:val="16"/>
              </w:rPr>
            </w:pPr>
            <w:r w:rsidRPr="00E427D4">
              <w:rPr>
                <w:rFonts w:cs="Arial"/>
                <w:sz w:val="16"/>
                <w:szCs w:val="16"/>
              </w:rPr>
              <w:t>Hilfskomponente zur Konvertierung von VBS-Zustand der Objekte Anwender, Dienststelle und Benutzerechte zur jeweiligen SCIM-Abbildung (User, OU-Permission).</w:t>
            </w:r>
          </w:p>
        </w:tc>
      </w:tr>
      <w:tr w:rsidR="006474A5" w14:paraId="2ED775C4" w14:textId="77777777" w:rsidTr="00656E93">
        <w:tc>
          <w:tcPr>
            <w:tcW w:w="211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690ABF1" w14:textId="77777777" w:rsidR="006474A5" w:rsidRPr="00E427D4" w:rsidRDefault="006474A5" w:rsidP="00656E93">
            <w:pPr>
              <w:overflowPunct/>
              <w:autoSpaceDE/>
              <w:autoSpaceDN/>
              <w:adjustRightInd/>
              <w:spacing w:before="0" w:after="0"/>
              <w:jc w:val="left"/>
              <w:textAlignment w:val="center"/>
              <w:rPr>
                <w:rFonts w:cs="Arial"/>
                <w:b/>
                <w:sz w:val="16"/>
                <w:szCs w:val="16"/>
              </w:rPr>
            </w:pPr>
            <w:proofErr w:type="spellStart"/>
            <w:r w:rsidRPr="00E427D4">
              <w:rPr>
                <w:rFonts w:cs="Arial"/>
                <w:b/>
                <w:sz w:val="16"/>
                <w:szCs w:val="16"/>
              </w:rPr>
              <w:t>IAMExecuterService</w:t>
            </w:r>
            <w:proofErr w:type="spellEnd"/>
            <w:r w:rsidRPr="00E427D4">
              <w:rPr>
                <w:rFonts w:cs="Arial"/>
                <w:b/>
                <w:sz w:val="16"/>
                <w:szCs w:val="16"/>
              </w:rPr>
              <w:t xml:space="preserve"> </w:t>
            </w:r>
          </w:p>
          <w:p w14:paraId="072131D1" w14:textId="77777777" w:rsidR="006474A5" w:rsidRPr="00E427D4" w:rsidRDefault="006474A5" w:rsidP="00656E93">
            <w:pPr>
              <w:overflowPunct/>
              <w:autoSpaceDE/>
              <w:autoSpaceDN/>
              <w:adjustRightInd/>
              <w:spacing w:before="0" w:after="0"/>
              <w:jc w:val="left"/>
              <w:textAlignment w:val="center"/>
              <w:rPr>
                <w:rFonts w:cs="Arial"/>
                <w:sz w:val="16"/>
                <w:szCs w:val="16"/>
              </w:rPr>
            </w:pPr>
            <w:r w:rsidRPr="00E427D4">
              <w:rPr>
                <w:rFonts w:cs="Arial"/>
                <w:sz w:val="16"/>
                <w:szCs w:val="16"/>
              </w:rPr>
              <w:t>JMX-Service</w:t>
            </w:r>
          </w:p>
        </w:tc>
        <w:tc>
          <w:tcPr>
            <w:tcW w:w="738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F80DCAB" w14:textId="7F4D463A" w:rsidR="006474A5" w:rsidRPr="00E427D4" w:rsidRDefault="006474A5" w:rsidP="00656E93">
            <w:pPr>
              <w:overflowPunct/>
              <w:autoSpaceDE/>
              <w:autoSpaceDN/>
              <w:adjustRightInd/>
              <w:spacing w:before="0" w:after="0"/>
              <w:jc w:val="left"/>
              <w:textAlignment w:val="center"/>
              <w:rPr>
                <w:rFonts w:cs="Arial"/>
                <w:sz w:val="16"/>
                <w:szCs w:val="16"/>
              </w:rPr>
            </w:pPr>
            <w:r w:rsidRPr="00E427D4">
              <w:rPr>
                <w:rFonts w:cs="Arial"/>
                <w:sz w:val="16"/>
                <w:szCs w:val="16"/>
              </w:rPr>
              <w:t xml:space="preserve">Dieser serverseitige Dienst fragt zyklisch die unbearbeiteten IAM-Nachrichten ab. Die Abfrage erfolgt geordnet und stellt somit die korrekte Verarbeitungsreihenfolge sicher. Der Dienst analysiert </w:t>
            </w:r>
            <w:r w:rsidR="00EE762B">
              <w:rPr>
                <w:rFonts w:cs="Arial"/>
                <w:sz w:val="16"/>
                <w:szCs w:val="16"/>
              </w:rPr>
              <w:t>anhand</w:t>
            </w:r>
            <w:r w:rsidRPr="00E427D4">
              <w:rPr>
                <w:rFonts w:cs="Arial"/>
                <w:sz w:val="16"/>
                <w:szCs w:val="16"/>
              </w:rPr>
              <w:t xml:space="preserve"> der Operation und Endpunkt die in Frage kommenden Anwendungsfälle und lässt diese dann ausführen. Der Dienst übernimmt hierbei die Transaktionsteuerung und Fehlerhandling.</w:t>
            </w:r>
          </w:p>
          <w:p w14:paraId="2D9E5960" w14:textId="4614B67B" w:rsidR="006474A5" w:rsidRPr="00E427D4" w:rsidRDefault="006474A5" w:rsidP="00656E93">
            <w:pPr>
              <w:overflowPunct/>
              <w:autoSpaceDE/>
              <w:autoSpaceDN/>
              <w:adjustRightInd/>
              <w:spacing w:before="0" w:after="0"/>
              <w:jc w:val="left"/>
              <w:textAlignment w:val="center"/>
              <w:rPr>
                <w:rFonts w:cs="Arial"/>
                <w:sz w:val="16"/>
                <w:szCs w:val="16"/>
              </w:rPr>
            </w:pPr>
            <w:r w:rsidRPr="00E427D4">
              <w:rPr>
                <w:rFonts w:cs="Arial"/>
                <w:sz w:val="16"/>
                <w:szCs w:val="16"/>
              </w:rPr>
              <w:t xml:space="preserve">Der Dienst dokumentiert das Ergebnis und </w:t>
            </w:r>
            <w:r w:rsidR="00C2066B">
              <w:rPr>
                <w:rFonts w:cs="Arial"/>
                <w:sz w:val="16"/>
                <w:szCs w:val="16"/>
              </w:rPr>
              <w:t xml:space="preserve">den </w:t>
            </w:r>
            <w:r w:rsidRPr="00E427D4">
              <w:rPr>
                <w:rFonts w:cs="Arial"/>
                <w:sz w:val="16"/>
                <w:szCs w:val="16"/>
              </w:rPr>
              <w:t xml:space="preserve">Status in der </w:t>
            </w:r>
            <w:proofErr w:type="spellStart"/>
            <w:r w:rsidRPr="00E427D4">
              <w:rPr>
                <w:rFonts w:cs="Arial"/>
                <w:i/>
                <w:sz w:val="16"/>
                <w:szCs w:val="16"/>
              </w:rPr>
              <w:t>IAMNachricht</w:t>
            </w:r>
            <w:proofErr w:type="spellEnd"/>
            <w:r w:rsidRPr="00E427D4">
              <w:rPr>
                <w:rFonts w:cs="Arial"/>
                <w:sz w:val="16"/>
                <w:szCs w:val="16"/>
              </w:rPr>
              <w:t>.</w:t>
            </w:r>
          </w:p>
        </w:tc>
      </w:tr>
      <w:tr w:rsidR="006474A5" w14:paraId="0E52C353" w14:textId="77777777" w:rsidTr="00656E93">
        <w:tc>
          <w:tcPr>
            <w:tcW w:w="211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ACDBB65" w14:textId="77777777" w:rsidR="006474A5" w:rsidRPr="00E427D4" w:rsidRDefault="006474A5" w:rsidP="00656E93">
            <w:pPr>
              <w:pStyle w:val="StandardWeb"/>
              <w:spacing w:before="0" w:after="0"/>
              <w:jc w:val="left"/>
              <w:rPr>
                <w:rFonts w:ascii="Arial" w:hAnsi="Arial" w:cs="Arial"/>
                <w:b/>
                <w:bCs/>
                <w:sz w:val="16"/>
                <w:szCs w:val="16"/>
              </w:rPr>
            </w:pPr>
            <w:proofErr w:type="spellStart"/>
            <w:r w:rsidRPr="00E427D4">
              <w:rPr>
                <w:rFonts w:ascii="Arial" w:hAnsi="Arial" w:cs="Arial"/>
                <w:b/>
                <w:bCs/>
                <w:sz w:val="16"/>
                <w:szCs w:val="16"/>
              </w:rPr>
              <w:t>IAMUsecaseExecuter</w:t>
            </w:r>
            <w:proofErr w:type="spellEnd"/>
          </w:p>
          <w:p w14:paraId="619AC757" w14:textId="77777777" w:rsidR="006474A5" w:rsidRPr="00E427D4" w:rsidRDefault="006474A5" w:rsidP="00656E93">
            <w:pPr>
              <w:pStyle w:val="StandardWeb"/>
              <w:spacing w:before="0" w:after="0"/>
              <w:jc w:val="left"/>
              <w:rPr>
                <w:rFonts w:ascii="Arial" w:hAnsi="Arial" w:cs="Arial"/>
                <w:sz w:val="16"/>
                <w:szCs w:val="16"/>
              </w:rPr>
            </w:pPr>
            <w:r w:rsidRPr="00E427D4">
              <w:rPr>
                <w:rFonts w:ascii="Arial" w:hAnsi="Arial" w:cs="Arial"/>
                <w:sz w:val="16"/>
                <w:szCs w:val="16"/>
              </w:rPr>
              <w:t>SW-Komponente</w:t>
            </w:r>
          </w:p>
        </w:tc>
        <w:tc>
          <w:tcPr>
            <w:tcW w:w="738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9DE308C" w14:textId="77777777" w:rsidR="006474A5" w:rsidRPr="00E427D4" w:rsidRDefault="006474A5" w:rsidP="00656E93">
            <w:pPr>
              <w:overflowPunct/>
              <w:autoSpaceDE/>
              <w:autoSpaceDN/>
              <w:adjustRightInd/>
              <w:spacing w:before="0" w:after="0"/>
              <w:jc w:val="left"/>
              <w:textAlignment w:val="center"/>
              <w:rPr>
                <w:rFonts w:cs="Arial"/>
                <w:sz w:val="16"/>
                <w:szCs w:val="16"/>
              </w:rPr>
            </w:pPr>
            <w:r w:rsidRPr="00E427D4">
              <w:rPr>
                <w:rFonts w:cs="Arial"/>
                <w:sz w:val="16"/>
                <w:szCs w:val="16"/>
              </w:rPr>
              <w:t xml:space="preserve">Diese Software-Komponente(n) setzt jeweils einen oder mehrere Anwendungsfälle aus den Anforderungen und Szenarien aus Abschnitt 4 um. Die Komponente wird vom </w:t>
            </w:r>
            <w:proofErr w:type="spellStart"/>
            <w:r w:rsidRPr="00E427D4">
              <w:rPr>
                <w:rFonts w:cs="Arial"/>
                <w:i/>
                <w:sz w:val="16"/>
                <w:szCs w:val="16"/>
              </w:rPr>
              <w:t>IAMExecuterService</w:t>
            </w:r>
            <w:proofErr w:type="spellEnd"/>
            <w:r w:rsidRPr="00E427D4">
              <w:rPr>
                <w:rFonts w:cs="Arial"/>
                <w:sz w:val="16"/>
                <w:szCs w:val="16"/>
              </w:rPr>
              <w:t xml:space="preserve"> aufgerufen. Zunächst werden bei Ausführung die Voraussetzungen geprüft und dann das besagte Szenario ausgeführt.</w:t>
            </w:r>
          </w:p>
          <w:p w14:paraId="2BF91977" w14:textId="528C0D10" w:rsidR="006474A5" w:rsidRPr="00E427D4" w:rsidRDefault="006474A5" w:rsidP="00656E93">
            <w:pPr>
              <w:overflowPunct/>
              <w:autoSpaceDE/>
              <w:autoSpaceDN/>
              <w:adjustRightInd/>
              <w:spacing w:before="0" w:after="0"/>
              <w:jc w:val="left"/>
              <w:textAlignment w:val="center"/>
              <w:rPr>
                <w:rFonts w:cs="Arial"/>
                <w:sz w:val="16"/>
                <w:szCs w:val="16"/>
              </w:rPr>
            </w:pPr>
            <w:r w:rsidRPr="00E427D4">
              <w:rPr>
                <w:rFonts w:cs="Arial"/>
                <w:sz w:val="16"/>
                <w:szCs w:val="16"/>
              </w:rPr>
              <w:t>Der Verlauf wird im einen Textprotokoll festgehalten und an de</w:t>
            </w:r>
            <w:r w:rsidR="00C2066B">
              <w:rPr>
                <w:rFonts w:cs="Arial"/>
                <w:sz w:val="16"/>
                <w:szCs w:val="16"/>
              </w:rPr>
              <w:t>n</w:t>
            </w:r>
            <w:r w:rsidRPr="00E427D4">
              <w:rPr>
                <w:rFonts w:cs="Arial"/>
                <w:sz w:val="16"/>
                <w:szCs w:val="16"/>
              </w:rPr>
              <w:t xml:space="preserve"> </w:t>
            </w:r>
            <w:proofErr w:type="spellStart"/>
            <w:r w:rsidRPr="00E427D4">
              <w:rPr>
                <w:rFonts w:cs="Arial"/>
                <w:i/>
                <w:sz w:val="16"/>
                <w:szCs w:val="16"/>
              </w:rPr>
              <w:t>IAMExecuterService</w:t>
            </w:r>
            <w:proofErr w:type="spellEnd"/>
            <w:r w:rsidRPr="00E427D4">
              <w:rPr>
                <w:rFonts w:cs="Arial"/>
                <w:sz w:val="16"/>
                <w:szCs w:val="16"/>
              </w:rPr>
              <w:t xml:space="preserve"> mit dem Gesamtergebnis (</w:t>
            </w:r>
            <w:r w:rsidR="00D43760" w:rsidRPr="00E427D4">
              <w:rPr>
                <w:rFonts w:cs="Arial"/>
                <w:sz w:val="16"/>
                <w:szCs w:val="16"/>
              </w:rPr>
              <w:t xml:space="preserve">z.B. </w:t>
            </w:r>
            <w:r w:rsidRPr="00E427D4">
              <w:rPr>
                <w:rFonts w:cs="Arial"/>
                <w:sz w:val="16"/>
                <w:szCs w:val="16"/>
              </w:rPr>
              <w:t>erledigt, Fehler) zurückgegeben.</w:t>
            </w:r>
          </w:p>
        </w:tc>
      </w:tr>
      <w:tr w:rsidR="006474A5" w14:paraId="17C135B5" w14:textId="77777777" w:rsidTr="00656E93">
        <w:tc>
          <w:tcPr>
            <w:tcW w:w="211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81BF982" w14:textId="77777777" w:rsidR="006474A5" w:rsidRPr="00E427D4" w:rsidRDefault="006474A5" w:rsidP="00656E93">
            <w:pPr>
              <w:pStyle w:val="StandardWeb"/>
              <w:spacing w:before="0" w:after="0"/>
              <w:jc w:val="left"/>
              <w:rPr>
                <w:rFonts w:ascii="Arial" w:hAnsi="Arial" w:cs="Arial"/>
                <w:b/>
                <w:bCs/>
                <w:sz w:val="16"/>
                <w:szCs w:val="16"/>
              </w:rPr>
            </w:pPr>
            <w:proofErr w:type="spellStart"/>
            <w:r w:rsidRPr="00E427D4">
              <w:rPr>
                <w:rFonts w:ascii="Arial" w:hAnsi="Arial" w:cs="Arial"/>
                <w:b/>
                <w:bCs/>
                <w:sz w:val="16"/>
                <w:szCs w:val="16"/>
              </w:rPr>
              <w:t>IAMProtocolService</w:t>
            </w:r>
            <w:proofErr w:type="spellEnd"/>
          </w:p>
          <w:p w14:paraId="043FA61B" w14:textId="77777777" w:rsidR="006474A5" w:rsidRPr="00E427D4" w:rsidRDefault="006474A5" w:rsidP="00656E93">
            <w:pPr>
              <w:pStyle w:val="StandardWeb"/>
              <w:spacing w:before="0" w:after="0"/>
              <w:jc w:val="left"/>
              <w:rPr>
                <w:rFonts w:ascii="Arial" w:hAnsi="Arial" w:cs="Arial"/>
                <w:sz w:val="16"/>
                <w:szCs w:val="16"/>
              </w:rPr>
            </w:pPr>
            <w:r w:rsidRPr="00E427D4">
              <w:rPr>
                <w:rFonts w:ascii="Arial" w:hAnsi="Arial" w:cs="Arial"/>
                <w:sz w:val="16"/>
                <w:szCs w:val="16"/>
              </w:rPr>
              <w:t>JMX-Service</w:t>
            </w:r>
          </w:p>
        </w:tc>
        <w:tc>
          <w:tcPr>
            <w:tcW w:w="738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8D3FDED" w14:textId="63CCD85D" w:rsidR="006474A5" w:rsidRPr="00E427D4" w:rsidRDefault="006474A5" w:rsidP="00656E93">
            <w:pPr>
              <w:overflowPunct/>
              <w:autoSpaceDE/>
              <w:autoSpaceDN/>
              <w:adjustRightInd/>
              <w:spacing w:before="0" w:after="0"/>
              <w:jc w:val="left"/>
              <w:textAlignment w:val="center"/>
              <w:rPr>
                <w:rFonts w:cs="Arial"/>
                <w:sz w:val="16"/>
                <w:szCs w:val="16"/>
              </w:rPr>
            </w:pPr>
            <w:r w:rsidRPr="00E427D4">
              <w:rPr>
                <w:rFonts w:cs="Arial"/>
                <w:sz w:val="16"/>
                <w:szCs w:val="16"/>
              </w:rPr>
              <w:t xml:space="preserve">Dieser serverseitige JMX-Dienst ermittelt alle 5 Minuten die Erkenntnisse aus der Tabelle </w:t>
            </w:r>
            <w:proofErr w:type="spellStart"/>
            <w:r w:rsidRPr="00E427D4">
              <w:rPr>
                <w:rFonts w:cs="Arial"/>
                <w:i/>
                <w:sz w:val="16"/>
                <w:szCs w:val="16"/>
              </w:rPr>
              <w:t>IAMNachricht</w:t>
            </w:r>
            <w:proofErr w:type="spellEnd"/>
            <w:r w:rsidRPr="00E427D4">
              <w:rPr>
                <w:rFonts w:cs="Arial"/>
                <w:sz w:val="16"/>
                <w:szCs w:val="16"/>
              </w:rPr>
              <w:t xml:space="preserve">. </w:t>
            </w:r>
            <w:r w:rsidR="001F67B4" w:rsidRPr="00E427D4">
              <w:rPr>
                <w:rFonts w:cs="Arial"/>
                <w:sz w:val="16"/>
                <w:szCs w:val="16"/>
              </w:rPr>
              <w:t>Der Dienst</w:t>
            </w:r>
            <w:r w:rsidRPr="00E427D4">
              <w:rPr>
                <w:rFonts w:cs="Arial"/>
                <w:sz w:val="16"/>
                <w:szCs w:val="16"/>
              </w:rPr>
              <w:t xml:space="preserve"> liefert dann alle Nachrichten mit den gewünschten Metadaten an das ULS. Mögliche Fehler werden als Emails laut Anforderung an konfigurierte Postfächer versandt. Der JMX-Service wird auch über einige Operationen verfügen, um Nachrichten bei Bedarf vollständig einsehen zu können.</w:t>
            </w:r>
          </w:p>
        </w:tc>
      </w:tr>
      <w:tr w:rsidR="006474A5" w14:paraId="2A2849C5" w14:textId="77777777" w:rsidTr="00656E93">
        <w:tc>
          <w:tcPr>
            <w:tcW w:w="211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A36149A" w14:textId="77777777" w:rsidR="006474A5" w:rsidRPr="00E427D4" w:rsidRDefault="006474A5" w:rsidP="00656E93">
            <w:pPr>
              <w:pStyle w:val="StandardWeb"/>
              <w:spacing w:before="0" w:after="0"/>
              <w:jc w:val="left"/>
              <w:rPr>
                <w:rFonts w:ascii="Arial" w:hAnsi="Arial" w:cs="Arial"/>
                <w:b/>
                <w:bCs/>
                <w:sz w:val="16"/>
                <w:szCs w:val="16"/>
              </w:rPr>
            </w:pPr>
            <w:proofErr w:type="spellStart"/>
            <w:r w:rsidRPr="00E427D4">
              <w:rPr>
                <w:rFonts w:ascii="Arial" w:hAnsi="Arial" w:cs="Arial"/>
                <w:b/>
                <w:bCs/>
                <w:sz w:val="16"/>
                <w:szCs w:val="16"/>
              </w:rPr>
              <w:t>IAMLoeschenService</w:t>
            </w:r>
            <w:proofErr w:type="spellEnd"/>
          </w:p>
          <w:p w14:paraId="37C14C76" w14:textId="77777777" w:rsidR="006474A5" w:rsidRPr="00E427D4" w:rsidRDefault="006474A5" w:rsidP="00656E93">
            <w:pPr>
              <w:pStyle w:val="StandardWeb"/>
              <w:spacing w:before="0" w:after="0"/>
              <w:jc w:val="left"/>
              <w:rPr>
                <w:rFonts w:ascii="Arial" w:hAnsi="Arial" w:cs="Arial"/>
                <w:sz w:val="16"/>
                <w:szCs w:val="16"/>
              </w:rPr>
            </w:pPr>
            <w:r w:rsidRPr="00E427D4">
              <w:rPr>
                <w:rFonts w:ascii="Arial" w:hAnsi="Arial" w:cs="Arial"/>
                <w:sz w:val="16"/>
                <w:szCs w:val="16"/>
              </w:rPr>
              <w:t>JMX-Service</w:t>
            </w:r>
          </w:p>
        </w:tc>
        <w:tc>
          <w:tcPr>
            <w:tcW w:w="738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D9F0FA8" w14:textId="1F534568" w:rsidR="006474A5" w:rsidRPr="00E427D4" w:rsidRDefault="006474A5" w:rsidP="00656E93">
            <w:pPr>
              <w:overflowPunct/>
              <w:autoSpaceDE/>
              <w:autoSpaceDN/>
              <w:adjustRightInd/>
              <w:spacing w:before="0" w:after="0"/>
              <w:jc w:val="left"/>
              <w:textAlignment w:val="center"/>
              <w:rPr>
                <w:rFonts w:cs="Arial"/>
                <w:sz w:val="16"/>
                <w:szCs w:val="16"/>
              </w:rPr>
            </w:pPr>
            <w:r w:rsidRPr="00E427D4">
              <w:rPr>
                <w:rFonts w:cs="Arial"/>
                <w:sz w:val="16"/>
                <w:szCs w:val="16"/>
              </w:rPr>
              <w:t xml:space="preserve">Dieser serverseitige JMX-Dienst prüft alle 30 Minuten die Tabelle </w:t>
            </w:r>
            <w:proofErr w:type="spellStart"/>
            <w:r w:rsidRPr="00E427D4">
              <w:rPr>
                <w:rFonts w:cs="Arial"/>
                <w:i/>
                <w:sz w:val="16"/>
                <w:szCs w:val="16"/>
              </w:rPr>
              <w:t>IAMNachricht</w:t>
            </w:r>
            <w:proofErr w:type="spellEnd"/>
            <w:r w:rsidRPr="00E427D4">
              <w:rPr>
                <w:rFonts w:cs="Arial"/>
                <w:i/>
                <w:sz w:val="16"/>
                <w:szCs w:val="16"/>
              </w:rPr>
              <w:t xml:space="preserve"> </w:t>
            </w:r>
            <w:r w:rsidRPr="00E427D4">
              <w:rPr>
                <w:rFonts w:cs="Arial"/>
                <w:sz w:val="16"/>
                <w:szCs w:val="16"/>
              </w:rPr>
              <w:t xml:space="preserve">und ermittelt alle Nachrichten, die gelöscht werden sollen und führt die physische Löschung aus. Die Ermittlung erfolgt wie in der Anforderung beschrieben, nach </w:t>
            </w:r>
            <w:r w:rsidR="00EE762B">
              <w:rPr>
                <w:rFonts w:cs="Arial"/>
                <w:sz w:val="16"/>
                <w:szCs w:val="16"/>
              </w:rPr>
              <w:t>X</w:t>
            </w:r>
            <w:r w:rsidRPr="00E427D4">
              <w:rPr>
                <w:rFonts w:cs="Arial"/>
                <w:sz w:val="16"/>
                <w:szCs w:val="16"/>
              </w:rPr>
              <w:t>-Tagen nach Nachrichteneingang.</w:t>
            </w:r>
            <w:r w:rsidRPr="00E427D4">
              <w:rPr>
                <w:rFonts w:cs="Arial"/>
                <w:i/>
                <w:sz w:val="16"/>
                <w:szCs w:val="16"/>
              </w:rPr>
              <w:t xml:space="preserve"> </w:t>
            </w:r>
          </w:p>
        </w:tc>
      </w:tr>
      <w:tr w:rsidR="006474A5" w14:paraId="486C6BDC" w14:textId="77777777" w:rsidTr="00656E93">
        <w:tc>
          <w:tcPr>
            <w:tcW w:w="211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6A2C4B5" w14:textId="77777777" w:rsidR="006474A5" w:rsidRPr="00E427D4" w:rsidRDefault="006474A5" w:rsidP="00656E93">
            <w:pPr>
              <w:pStyle w:val="StandardWeb"/>
              <w:spacing w:before="0" w:after="0"/>
              <w:jc w:val="left"/>
              <w:rPr>
                <w:rFonts w:ascii="Arial" w:hAnsi="Arial" w:cs="Arial"/>
                <w:b/>
                <w:bCs/>
                <w:sz w:val="16"/>
                <w:szCs w:val="16"/>
                <w:lang w:val="en-US"/>
              </w:rPr>
            </w:pPr>
            <w:r w:rsidRPr="00E427D4">
              <w:rPr>
                <w:rFonts w:ascii="Arial" w:hAnsi="Arial" w:cs="Arial"/>
                <w:b/>
                <w:bCs/>
                <w:sz w:val="16"/>
                <w:szCs w:val="16"/>
                <w:lang w:val="en-US"/>
              </w:rPr>
              <w:t>Admin: IAM-Dashboard </w:t>
            </w:r>
          </w:p>
          <w:p w14:paraId="0D615229" w14:textId="77777777" w:rsidR="006474A5" w:rsidRPr="00E427D4" w:rsidRDefault="006474A5" w:rsidP="00656E93">
            <w:pPr>
              <w:pStyle w:val="StandardWeb"/>
              <w:spacing w:before="0" w:after="0"/>
              <w:jc w:val="left"/>
              <w:rPr>
                <w:rFonts w:ascii="Arial" w:hAnsi="Arial" w:cs="Arial"/>
                <w:sz w:val="16"/>
                <w:szCs w:val="16"/>
                <w:lang w:val="en-US"/>
              </w:rPr>
            </w:pPr>
            <w:r w:rsidRPr="00E427D4">
              <w:rPr>
                <w:rFonts w:ascii="Arial" w:hAnsi="Arial" w:cs="Arial"/>
                <w:sz w:val="16"/>
                <w:szCs w:val="16"/>
                <w:lang w:val="en-US"/>
              </w:rPr>
              <w:t>Client-</w:t>
            </w:r>
            <w:proofErr w:type="spellStart"/>
            <w:r w:rsidRPr="00E427D4">
              <w:rPr>
                <w:rFonts w:ascii="Arial" w:hAnsi="Arial" w:cs="Arial"/>
                <w:sz w:val="16"/>
                <w:szCs w:val="16"/>
                <w:lang w:val="en-US"/>
              </w:rPr>
              <w:t>Usecase</w:t>
            </w:r>
            <w:proofErr w:type="spellEnd"/>
          </w:p>
        </w:tc>
        <w:tc>
          <w:tcPr>
            <w:tcW w:w="738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999B2C7" w14:textId="46EADC39" w:rsidR="006474A5" w:rsidRPr="00E427D4" w:rsidRDefault="006474A5" w:rsidP="00656E93">
            <w:pPr>
              <w:overflowPunct/>
              <w:autoSpaceDE/>
              <w:autoSpaceDN/>
              <w:adjustRightInd/>
              <w:spacing w:before="0" w:after="0"/>
              <w:jc w:val="left"/>
              <w:textAlignment w:val="center"/>
              <w:rPr>
                <w:rFonts w:cs="Arial"/>
                <w:sz w:val="16"/>
                <w:szCs w:val="16"/>
              </w:rPr>
            </w:pPr>
            <w:r w:rsidRPr="00E427D4">
              <w:rPr>
                <w:rFonts w:cs="Arial"/>
                <w:sz w:val="16"/>
                <w:szCs w:val="16"/>
              </w:rPr>
              <w:t xml:space="preserve">Das IAM-Dashboard ist ein neuer </w:t>
            </w:r>
            <w:proofErr w:type="spellStart"/>
            <w:r w:rsidRPr="00E427D4">
              <w:rPr>
                <w:rFonts w:cs="Arial"/>
                <w:sz w:val="16"/>
                <w:szCs w:val="16"/>
              </w:rPr>
              <w:t>Usecase</w:t>
            </w:r>
            <w:proofErr w:type="spellEnd"/>
            <w:r w:rsidRPr="00E427D4">
              <w:rPr>
                <w:rFonts w:cs="Arial"/>
                <w:sz w:val="16"/>
                <w:szCs w:val="16"/>
              </w:rPr>
              <w:t xml:space="preserve"> in @</w:t>
            </w:r>
            <w:proofErr w:type="spellStart"/>
            <w:r w:rsidRPr="00E427D4">
              <w:rPr>
                <w:rFonts w:cs="Arial"/>
                <w:sz w:val="16"/>
                <w:szCs w:val="16"/>
              </w:rPr>
              <w:t>rtus</w:t>
            </w:r>
            <w:proofErr w:type="spellEnd"/>
            <w:r w:rsidRPr="00E427D4">
              <w:rPr>
                <w:rFonts w:cs="Arial"/>
                <w:sz w:val="16"/>
                <w:szCs w:val="16"/>
              </w:rPr>
              <w:t xml:space="preserve">-Admin. Dieser </w:t>
            </w:r>
            <w:proofErr w:type="spellStart"/>
            <w:r w:rsidRPr="00E427D4">
              <w:rPr>
                <w:rFonts w:cs="Arial"/>
                <w:sz w:val="16"/>
                <w:szCs w:val="16"/>
              </w:rPr>
              <w:t>Usecase</w:t>
            </w:r>
            <w:proofErr w:type="spellEnd"/>
            <w:r w:rsidRPr="00E427D4">
              <w:rPr>
                <w:rFonts w:cs="Arial"/>
                <w:sz w:val="16"/>
                <w:szCs w:val="16"/>
              </w:rPr>
              <w:t xml:space="preserve"> setzte die Anforderung </w:t>
            </w:r>
            <w:r w:rsidRPr="00E427D4">
              <w:rPr>
                <w:rFonts w:cs="Arial"/>
                <w:sz w:val="16"/>
                <w:szCs w:val="16"/>
              </w:rPr>
              <w:fldChar w:fldCharType="begin"/>
            </w:r>
            <w:r w:rsidRPr="00E427D4">
              <w:rPr>
                <w:rFonts w:cs="Arial"/>
                <w:sz w:val="16"/>
                <w:szCs w:val="16"/>
              </w:rPr>
              <w:instrText xml:space="preserve"> REF _Ref167191396 \h  \* MERGEFORMAT </w:instrText>
            </w:r>
            <w:r w:rsidRPr="00E427D4">
              <w:rPr>
                <w:rFonts w:cs="Arial"/>
                <w:sz w:val="16"/>
                <w:szCs w:val="16"/>
              </w:rPr>
            </w:r>
            <w:r w:rsidRPr="00E427D4">
              <w:rPr>
                <w:rFonts w:cs="Arial"/>
                <w:sz w:val="16"/>
                <w:szCs w:val="16"/>
              </w:rPr>
              <w:fldChar w:fldCharType="separate"/>
            </w:r>
            <w:r w:rsidR="001776B6" w:rsidRPr="001776B6">
              <w:rPr>
                <w:rFonts w:cs="Arial"/>
                <w:sz w:val="16"/>
                <w:szCs w:val="16"/>
              </w:rPr>
              <w:t>[ANF-031] [Stufe 2a] Protokollierung und Nachvollziehbarkeit</w:t>
            </w:r>
            <w:r w:rsidRPr="00E427D4">
              <w:rPr>
                <w:rFonts w:cs="Arial"/>
                <w:sz w:val="16"/>
                <w:szCs w:val="16"/>
              </w:rPr>
              <w:fldChar w:fldCharType="end"/>
            </w:r>
            <w:r w:rsidRPr="00E427D4">
              <w:rPr>
                <w:rFonts w:cs="Arial"/>
                <w:sz w:val="16"/>
                <w:szCs w:val="16"/>
              </w:rPr>
              <w:t xml:space="preserve"> um. Der </w:t>
            </w:r>
            <w:proofErr w:type="spellStart"/>
            <w:r w:rsidRPr="00E427D4">
              <w:rPr>
                <w:rFonts w:cs="Arial"/>
                <w:sz w:val="16"/>
                <w:szCs w:val="16"/>
              </w:rPr>
              <w:t>Usecase</w:t>
            </w:r>
            <w:proofErr w:type="spellEnd"/>
            <w:r w:rsidRPr="00E427D4">
              <w:rPr>
                <w:rFonts w:cs="Arial"/>
                <w:sz w:val="16"/>
                <w:szCs w:val="16"/>
              </w:rPr>
              <w:t xml:space="preserve"> bietet </w:t>
            </w:r>
            <w:r w:rsidR="003B7381" w:rsidRPr="00E427D4">
              <w:rPr>
                <w:rFonts w:cs="Arial"/>
                <w:sz w:val="16"/>
                <w:szCs w:val="16"/>
              </w:rPr>
              <w:t>de</w:t>
            </w:r>
            <w:r w:rsidR="003B7381">
              <w:rPr>
                <w:rFonts w:cs="Arial"/>
                <w:sz w:val="16"/>
                <w:szCs w:val="16"/>
              </w:rPr>
              <w:t>m</w:t>
            </w:r>
            <w:r w:rsidR="003B7381" w:rsidRPr="00E427D4">
              <w:rPr>
                <w:rFonts w:cs="Arial"/>
                <w:sz w:val="16"/>
                <w:szCs w:val="16"/>
              </w:rPr>
              <w:t xml:space="preserve"> </w:t>
            </w:r>
            <w:r w:rsidRPr="00E427D4">
              <w:rPr>
                <w:rFonts w:cs="Arial"/>
                <w:sz w:val="16"/>
                <w:szCs w:val="16"/>
              </w:rPr>
              <w:t>Anwender der produktverantwortlichen Stelle @</w:t>
            </w:r>
            <w:proofErr w:type="spellStart"/>
            <w:r w:rsidRPr="00E427D4">
              <w:rPr>
                <w:rFonts w:cs="Arial"/>
                <w:sz w:val="16"/>
                <w:szCs w:val="16"/>
              </w:rPr>
              <w:t>rtus</w:t>
            </w:r>
            <w:proofErr w:type="spellEnd"/>
            <w:r w:rsidRPr="00E427D4">
              <w:rPr>
                <w:rFonts w:cs="Arial"/>
                <w:sz w:val="16"/>
                <w:szCs w:val="16"/>
              </w:rPr>
              <w:t xml:space="preserve"> die Möglichkeit, die Fachobjekte aus der Entität </w:t>
            </w:r>
            <w:proofErr w:type="spellStart"/>
            <w:r w:rsidRPr="00E427D4">
              <w:rPr>
                <w:rFonts w:cs="Arial"/>
                <w:i/>
                <w:sz w:val="16"/>
                <w:szCs w:val="16"/>
              </w:rPr>
              <w:t>IAMNachricht</w:t>
            </w:r>
            <w:proofErr w:type="spellEnd"/>
            <w:r w:rsidRPr="00E427D4">
              <w:rPr>
                <w:rFonts w:cs="Arial"/>
                <w:i/>
                <w:sz w:val="16"/>
                <w:szCs w:val="16"/>
              </w:rPr>
              <w:t xml:space="preserve"> </w:t>
            </w:r>
            <w:r w:rsidRPr="00E427D4">
              <w:rPr>
                <w:rFonts w:cs="Arial"/>
                <w:sz w:val="16"/>
                <w:szCs w:val="16"/>
              </w:rPr>
              <w:t xml:space="preserve">abzufragen, zu filtern und im Detail einzusehen. Aus diesem </w:t>
            </w:r>
            <w:proofErr w:type="spellStart"/>
            <w:r w:rsidRPr="00E427D4">
              <w:rPr>
                <w:rFonts w:cs="Arial"/>
                <w:sz w:val="16"/>
                <w:szCs w:val="16"/>
              </w:rPr>
              <w:t>Usecase</w:t>
            </w:r>
            <w:proofErr w:type="spellEnd"/>
            <w:r w:rsidRPr="00E427D4">
              <w:rPr>
                <w:rFonts w:cs="Arial"/>
                <w:sz w:val="16"/>
                <w:szCs w:val="16"/>
              </w:rPr>
              <w:t xml:space="preserve"> heraus können auch Nachrichten inkl. Verlauf und Antwort als Mail zur weiteren Analyse versandt werden.</w:t>
            </w:r>
          </w:p>
        </w:tc>
      </w:tr>
      <w:tr w:rsidR="006474A5" w14:paraId="2D4E91A3" w14:textId="77777777" w:rsidTr="00656E93">
        <w:tc>
          <w:tcPr>
            <w:tcW w:w="211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272C286" w14:textId="77777777" w:rsidR="006474A5" w:rsidRPr="00E427D4" w:rsidRDefault="006474A5" w:rsidP="00656E93">
            <w:pPr>
              <w:pStyle w:val="StandardWeb"/>
              <w:spacing w:before="0" w:after="0"/>
              <w:jc w:val="left"/>
              <w:rPr>
                <w:rFonts w:ascii="Arial" w:hAnsi="Arial" w:cs="Arial"/>
                <w:sz w:val="16"/>
                <w:szCs w:val="16"/>
              </w:rPr>
            </w:pPr>
            <w:r w:rsidRPr="00E427D4">
              <w:rPr>
                <w:rFonts w:ascii="Arial" w:hAnsi="Arial" w:cs="Arial"/>
                <w:b/>
                <w:bCs/>
                <w:sz w:val="16"/>
                <w:szCs w:val="16"/>
              </w:rPr>
              <w:t>Admin: Benutzerverwaltung</w:t>
            </w:r>
          </w:p>
          <w:p w14:paraId="079D3BDD" w14:textId="77777777" w:rsidR="006474A5" w:rsidRPr="00E427D4" w:rsidRDefault="006474A5" w:rsidP="00656E93">
            <w:pPr>
              <w:pStyle w:val="StandardWeb"/>
              <w:spacing w:before="0" w:after="0"/>
              <w:jc w:val="left"/>
              <w:rPr>
                <w:rFonts w:ascii="Arial" w:hAnsi="Arial" w:cs="Arial"/>
                <w:sz w:val="16"/>
                <w:szCs w:val="16"/>
              </w:rPr>
            </w:pPr>
            <w:r w:rsidRPr="00E427D4">
              <w:rPr>
                <w:rFonts w:ascii="Arial" w:hAnsi="Arial" w:cs="Arial"/>
                <w:sz w:val="16"/>
                <w:szCs w:val="16"/>
              </w:rPr>
              <w:t>Client-</w:t>
            </w:r>
            <w:proofErr w:type="spellStart"/>
            <w:r w:rsidRPr="00E427D4">
              <w:rPr>
                <w:rFonts w:ascii="Arial" w:hAnsi="Arial" w:cs="Arial"/>
                <w:sz w:val="16"/>
                <w:szCs w:val="16"/>
              </w:rPr>
              <w:t>Usecase</w:t>
            </w:r>
            <w:proofErr w:type="spellEnd"/>
          </w:p>
        </w:tc>
        <w:tc>
          <w:tcPr>
            <w:tcW w:w="738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C9BE00A" w14:textId="532E6A40" w:rsidR="006C6DC0" w:rsidRPr="00E427D4" w:rsidRDefault="006C6DC0" w:rsidP="006C6DC0">
            <w:pPr>
              <w:overflowPunct/>
              <w:autoSpaceDE/>
              <w:autoSpaceDN/>
              <w:adjustRightInd/>
              <w:spacing w:before="0" w:after="0"/>
              <w:jc w:val="left"/>
              <w:textAlignment w:val="center"/>
              <w:rPr>
                <w:rFonts w:cs="Arial"/>
                <w:sz w:val="16"/>
                <w:szCs w:val="16"/>
              </w:rPr>
            </w:pPr>
            <w:r w:rsidRPr="00E427D4">
              <w:rPr>
                <w:rFonts w:cs="Arial"/>
                <w:sz w:val="16"/>
                <w:szCs w:val="16"/>
              </w:rPr>
              <w:t xml:space="preserve">Dieser </w:t>
            </w:r>
            <w:proofErr w:type="spellStart"/>
            <w:r w:rsidRPr="00E427D4">
              <w:rPr>
                <w:rFonts w:cs="Arial"/>
                <w:sz w:val="16"/>
                <w:szCs w:val="16"/>
              </w:rPr>
              <w:t>Usecase</w:t>
            </w:r>
            <w:proofErr w:type="spellEnd"/>
            <w:r w:rsidRPr="00E427D4">
              <w:rPr>
                <w:rFonts w:cs="Arial"/>
                <w:sz w:val="16"/>
                <w:szCs w:val="16"/>
              </w:rPr>
              <w:t xml:space="preserve"> ist bereits in @</w:t>
            </w:r>
            <w:proofErr w:type="spellStart"/>
            <w:r w:rsidRPr="00E427D4">
              <w:rPr>
                <w:rFonts w:cs="Arial"/>
                <w:sz w:val="16"/>
                <w:szCs w:val="16"/>
              </w:rPr>
              <w:t>rtus</w:t>
            </w:r>
            <w:proofErr w:type="spellEnd"/>
            <w:r w:rsidRPr="00E427D4">
              <w:rPr>
                <w:rFonts w:cs="Arial"/>
                <w:sz w:val="16"/>
                <w:szCs w:val="16"/>
              </w:rPr>
              <w:t>-Admin vorhanden und wird gemäß den Anforderungen [ANF-030] [Stufe 2a] und [ANF-030] [Stufe 2b] „Deaktivierung der internen Benutzerverwaltung für externe Provisionierung“ angepasst.</w:t>
            </w:r>
          </w:p>
          <w:p w14:paraId="5EE25E75" w14:textId="77777777" w:rsidR="006474A5" w:rsidRPr="00E427D4" w:rsidRDefault="006474A5" w:rsidP="00656E93">
            <w:pPr>
              <w:overflowPunct/>
              <w:autoSpaceDE/>
              <w:autoSpaceDN/>
              <w:adjustRightInd/>
              <w:spacing w:before="0" w:after="0"/>
              <w:jc w:val="left"/>
              <w:textAlignment w:val="center"/>
              <w:rPr>
                <w:rFonts w:cs="Arial"/>
                <w:sz w:val="16"/>
                <w:szCs w:val="16"/>
              </w:rPr>
            </w:pPr>
            <w:r w:rsidRPr="00E427D4">
              <w:rPr>
                <w:rFonts w:cs="Arial"/>
                <w:sz w:val="16"/>
                <w:szCs w:val="16"/>
              </w:rPr>
              <w:t> </w:t>
            </w:r>
          </w:p>
        </w:tc>
      </w:tr>
      <w:tr w:rsidR="006474A5" w14:paraId="108936E0" w14:textId="77777777" w:rsidTr="00656E93">
        <w:tc>
          <w:tcPr>
            <w:tcW w:w="211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A35D99B" w14:textId="77777777" w:rsidR="006474A5" w:rsidRPr="00E427D4" w:rsidRDefault="006474A5" w:rsidP="00656E93">
            <w:pPr>
              <w:pStyle w:val="StandardWeb"/>
              <w:spacing w:before="0" w:after="0"/>
              <w:jc w:val="left"/>
              <w:rPr>
                <w:rFonts w:ascii="Arial" w:hAnsi="Arial" w:cs="Arial"/>
                <w:b/>
                <w:bCs/>
                <w:sz w:val="16"/>
                <w:szCs w:val="16"/>
              </w:rPr>
            </w:pPr>
            <w:r w:rsidRPr="00E427D4">
              <w:rPr>
                <w:rFonts w:ascii="Arial" w:hAnsi="Arial" w:cs="Arial"/>
                <w:b/>
                <w:bCs/>
                <w:sz w:val="16"/>
                <w:szCs w:val="16"/>
              </w:rPr>
              <w:lastRenderedPageBreak/>
              <w:t>VBS: Benutzerverwaltung</w:t>
            </w:r>
          </w:p>
          <w:p w14:paraId="3EE9DC69" w14:textId="77777777" w:rsidR="006474A5" w:rsidRPr="00E427D4" w:rsidRDefault="006474A5" w:rsidP="00656E93">
            <w:pPr>
              <w:pStyle w:val="StandardWeb"/>
              <w:spacing w:before="0" w:after="0"/>
              <w:jc w:val="left"/>
              <w:rPr>
                <w:rFonts w:ascii="Arial" w:hAnsi="Arial" w:cs="Arial"/>
                <w:sz w:val="16"/>
                <w:szCs w:val="16"/>
              </w:rPr>
            </w:pPr>
            <w:r w:rsidRPr="00E427D4">
              <w:rPr>
                <w:rFonts w:ascii="Arial" w:hAnsi="Arial" w:cs="Arial"/>
                <w:sz w:val="16"/>
                <w:szCs w:val="16"/>
              </w:rPr>
              <w:t>Client-</w:t>
            </w:r>
            <w:proofErr w:type="spellStart"/>
            <w:r w:rsidRPr="00E427D4">
              <w:rPr>
                <w:rFonts w:ascii="Arial" w:hAnsi="Arial" w:cs="Arial"/>
                <w:sz w:val="16"/>
                <w:szCs w:val="16"/>
              </w:rPr>
              <w:t>Usecase</w:t>
            </w:r>
            <w:proofErr w:type="spellEnd"/>
          </w:p>
        </w:tc>
        <w:tc>
          <w:tcPr>
            <w:tcW w:w="738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335584C" w14:textId="03FB78BA" w:rsidR="006474A5" w:rsidRPr="00E427D4" w:rsidRDefault="006C6DC0" w:rsidP="002952B9">
            <w:pPr>
              <w:keepNext/>
              <w:overflowPunct/>
              <w:autoSpaceDE/>
              <w:autoSpaceDN/>
              <w:adjustRightInd/>
              <w:spacing w:before="0" w:after="0"/>
              <w:jc w:val="left"/>
              <w:textAlignment w:val="center"/>
              <w:rPr>
                <w:rFonts w:cs="Arial"/>
                <w:sz w:val="16"/>
                <w:szCs w:val="16"/>
              </w:rPr>
            </w:pPr>
            <w:r w:rsidRPr="00E427D4">
              <w:rPr>
                <w:rFonts w:cs="Arial"/>
                <w:sz w:val="16"/>
                <w:szCs w:val="16"/>
              </w:rPr>
              <w:t xml:space="preserve">Dieser </w:t>
            </w:r>
            <w:proofErr w:type="spellStart"/>
            <w:r w:rsidRPr="00E427D4">
              <w:rPr>
                <w:rFonts w:cs="Arial"/>
                <w:sz w:val="16"/>
                <w:szCs w:val="16"/>
              </w:rPr>
              <w:t>Usecase</w:t>
            </w:r>
            <w:proofErr w:type="spellEnd"/>
            <w:r w:rsidRPr="00E427D4">
              <w:rPr>
                <w:rFonts w:cs="Arial"/>
                <w:sz w:val="16"/>
                <w:szCs w:val="16"/>
              </w:rPr>
              <w:t xml:space="preserve"> ist bereits in @</w:t>
            </w:r>
            <w:proofErr w:type="spellStart"/>
            <w:r w:rsidRPr="00E427D4">
              <w:rPr>
                <w:rFonts w:cs="Arial"/>
                <w:sz w:val="16"/>
                <w:szCs w:val="16"/>
              </w:rPr>
              <w:t>rtus</w:t>
            </w:r>
            <w:proofErr w:type="spellEnd"/>
            <w:r w:rsidRPr="00E427D4">
              <w:rPr>
                <w:rFonts w:cs="Arial"/>
                <w:sz w:val="16"/>
                <w:szCs w:val="16"/>
              </w:rPr>
              <w:t>-VBS vorhanden und wird gemäß den Anforderungen [ANF-030] [Stufe 2a] und [ANF-030] [Stufe 2b] „Deaktivierung der internen Benutzerverwaltung für externe Provisionierung“ angepasst.</w:t>
            </w:r>
            <w:r w:rsidR="006474A5" w:rsidRPr="00E427D4">
              <w:rPr>
                <w:rFonts w:cs="Arial"/>
                <w:sz w:val="16"/>
                <w:szCs w:val="16"/>
              </w:rPr>
              <w:t> </w:t>
            </w:r>
          </w:p>
        </w:tc>
      </w:tr>
    </w:tbl>
    <w:p w14:paraId="7B0AEBFD" w14:textId="6751D32A" w:rsidR="006474A5" w:rsidRDefault="002952B9" w:rsidP="002952B9">
      <w:pPr>
        <w:pStyle w:val="Beschriftung"/>
        <w:rPr>
          <w:rFonts w:asciiTheme="minorHAnsi" w:hAnsiTheme="minorHAnsi" w:cstheme="minorHAnsi"/>
        </w:rPr>
      </w:pPr>
      <w:bookmarkStart w:id="221" w:name="_Toc168919618"/>
      <w:r>
        <w:t xml:space="preserve">Abbildung </w:t>
      </w:r>
      <w:fldSimple w:instr=" SEQ Abbildung \* ARABIC ">
        <w:r>
          <w:rPr>
            <w:noProof/>
          </w:rPr>
          <w:t>14</w:t>
        </w:r>
      </w:fldSimple>
      <w:r>
        <w:t>: Kurzbeschreibung der Umsetzungskomponenten</w:t>
      </w:r>
      <w:bookmarkEnd w:id="221"/>
    </w:p>
    <w:p w14:paraId="0ACE8F93" w14:textId="77777777" w:rsidR="002952B9" w:rsidRDefault="002952B9" w:rsidP="006474A5">
      <w:pPr>
        <w:rPr>
          <w:rFonts w:cs="Arial"/>
        </w:rPr>
      </w:pPr>
    </w:p>
    <w:p w14:paraId="4A44D6E0" w14:textId="32C0000C" w:rsidR="00935A54" w:rsidRPr="001F05F4" w:rsidRDefault="00935A54" w:rsidP="006474A5">
      <w:pPr>
        <w:rPr>
          <w:rFonts w:cs="Arial"/>
        </w:rPr>
      </w:pPr>
      <w:r w:rsidRPr="001F05F4">
        <w:rPr>
          <w:rFonts w:cs="Arial"/>
        </w:rPr>
        <w:t>Der Entwicklung steht es frei, sowohl die Benennung der Komponenten anzupassen</w:t>
      </w:r>
      <w:r w:rsidR="00FB00B9" w:rsidRPr="001F05F4">
        <w:rPr>
          <w:rFonts w:cs="Arial"/>
        </w:rPr>
        <w:t>,</w:t>
      </w:r>
      <w:r w:rsidRPr="001F05F4">
        <w:rPr>
          <w:rFonts w:cs="Arial"/>
        </w:rPr>
        <w:t xml:space="preserve"> als auch eine mögliche weitere Differenzierung der notwendigen Komponenten vorzunehmen.</w:t>
      </w:r>
    </w:p>
    <w:p w14:paraId="079909E5" w14:textId="71DB0F41" w:rsidR="004E40FB" w:rsidRDefault="002C262C" w:rsidP="00F223A5">
      <w:pPr>
        <w:pStyle w:val="berschrift1"/>
        <w:numPr>
          <w:ilvl w:val="0"/>
          <w:numId w:val="11"/>
        </w:numPr>
        <w:pBdr>
          <w:top w:val="single" w:sz="4" w:space="1" w:color="auto" w:shadow="1"/>
          <w:left w:val="single" w:sz="4" w:space="4" w:color="auto" w:shadow="1"/>
          <w:bottom w:val="single" w:sz="4" w:space="1" w:color="auto" w:shadow="1"/>
          <w:right w:val="single" w:sz="4" w:space="4" w:color="auto" w:shadow="1"/>
        </w:pBdr>
        <w:shd w:val="clear" w:color="auto" w:fill="1F4A7F"/>
        <w:rPr>
          <w:rFonts w:asciiTheme="minorHAnsi" w:hAnsiTheme="minorHAnsi" w:cstheme="minorHAnsi"/>
          <w:color w:val="FFFFFF" w:themeColor="background1"/>
        </w:rPr>
      </w:pPr>
      <w:bookmarkStart w:id="222" w:name="_Toc168919271"/>
      <w:r>
        <w:rPr>
          <w:rFonts w:asciiTheme="minorHAnsi" w:hAnsiTheme="minorHAnsi" w:cstheme="minorHAnsi"/>
          <w:color w:val="FFFFFF" w:themeColor="background1"/>
        </w:rPr>
        <w:t xml:space="preserve">Umsetzung </w:t>
      </w:r>
      <w:r w:rsidR="004E40FB" w:rsidRPr="00EF4A2E">
        <w:rPr>
          <w:rFonts w:asciiTheme="minorHAnsi" w:hAnsiTheme="minorHAnsi" w:cstheme="minorHAnsi"/>
          <w:color w:val="FFFFFF" w:themeColor="background1"/>
        </w:rPr>
        <w:t>Datenmodell</w:t>
      </w:r>
      <w:r w:rsidR="00DD6C5D">
        <w:rPr>
          <w:rFonts w:asciiTheme="minorHAnsi" w:hAnsiTheme="minorHAnsi" w:cstheme="minorHAnsi"/>
          <w:color w:val="FFFFFF" w:themeColor="background1"/>
        </w:rPr>
        <w:t xml:space="preserve"> und Schnittstelle</w:t>
      </w:r>
      <w:bookmarkEnd w:id="222"/>
    </w:p>
    <w:p w14:paraId="05BE5052" w14:textId="5885DA84" w:rsidR="006D13DB" w:rsidRPr="00E427D4" w:rsidRDefault="006D13DB" w:rsidP="00DD6C5D">
      <w:pPr>
        <w:rPr>
          <w:rFonts w:cs="Arial"/>
        </w:rPr>
      </w:pPr>
      <w:r w:rsidRPr="00E427D4">
        <w:rPr>
          <w:rFonts w:cs="Arial"/>
        </w:rPr>
        <w:t xml:space="preserve">Dieser Abschnitt beschreibt die Umsetzungspunkte bezüglich der wesentlichen Software-Komponenten, wie sie bereits unter </w:t>
      </w:r>
      <w:r w:rsidRPr="00E427D4">
        <w:rPr>
          <w:rFonts w:cs="Arial"/>
        </w:rPr>
        <w:fldChar w:fldCharType="begin"/>
      </w:r>
      <w:r w:rsidRPr="00E427D4">
        <w:rPr>
          <w:rFonts w:cs="Arial"/>
        </w:rPr>
        <w:instrText xml:space="preserve"> REF _Ref167195797 \n \h </w:instrText>
      </w:r>
      <w:r w:rsidR="00E427D4">
        <w:rPr>
          <w:rFonts w:cs="Arial"/>
        </w:rPr>
        <w:instrText xml:space="preserve"> \* MERGEFORMAT </w:instrText>
      </w:r>
      <w:r w:rsidRPr="00E427D4">
        <w:rPr>
          <w:rFonts w:cs="Arial"/>
        </w:rPr>
      </w:r>
      <w:r w:rsidRPr="00E427D4">
        <w:rPr>
          <w:rFonts w:cs="Arial"/>
        </w:rPr>
        <w:fldChar w:fldCharType="separate"/>
      </w:r>
      <w:r w:rsidR="001776B6">
        <w:rPr>
          <w:rFonts w:cs="Arial"/>
        </w:rPr>
        <w:t>5.1</w:t>
      </w:r>
      <w:r w:rsidRPr="00E427D4">
        <w:rPr>
          <w:rFonts w:cs="Arial"/>
        </w:rPr>
        <w:fldChar w:fldCharType="end"/>
      </w:r>
      <w:r w:rsidRPr="00E427D4">
        <w:rPr>
          <w:rFonts w:cs="Arial"/>
        </w:rPr>
        <w:t xml:space="preserve"> vorgestellt worden sind</w:t>
      </w:r>
      <w:r w:rsidR="001F67B4" w:rsidRPr="00E427D4">
        <w:rPr>
          <w:rFonts w:cs="Arial"/>
        </w:rPr>
        <w:t xml:space="preserve"> und führt diese weiter aus.</w:t>
      </w:r>
    </w:p>
    <w:p w14:paraId="0721BCDB" w14:textId="670BD60B" w:rsidR="006D13DB" w:rsidRPr="006F44D6" w:rsidRDefault="006D13DB" w:rsidP="006D13DB">
      <w:pPr>
        <w:pStyle w:val="berschrift2"/>
        <w:keepLines/>
        <w:numPr>
          <w:ilvl w:val="1"/>
          <w:numId w:val="11"/>
        </w:numPr>
        <w:pBdr>
          <w:bottom w:val="single" w:sz="4" w:space="1" w:color="auto"/>
        </w:pBdr>
        <w:spacing w:line="240" w:lineRule="auto"/>
        <w:rPr>
          <w:rStyle w:val="IntensiveHervorhebung"/>
        </w:rPr>
      </w:pPr>
      <w:bookmarkStart w:id="223" w:name="_Toc168919272"/>
      <w:r>
        <w:rPr>
          <w:rStyle w:val="IntensiveHervorhebung"/>
        </w:rPr>
        <w:t>Entität/Fachobjekt „</w:t>
      </w:r>
      <w:proofErr w:type="spellStart"/>
      <w:r>
        <w:rPr>
          <w:rStyle w:val="IntensiveHervorhebung"/>
        </w:rPr>
        <w:t>IAMNachricht</w:t>
      </w:r>
      <w:proofErr w:type="spellEnd"/>
      <w:r>
        <w:rPr>
          <w:rStyle w:val="IntensiveHervorhebung"/>
        </w:rPr>
        <w:t>“</w:t>
      </w:r>
      <w:bookmarkEnd w:id="223"/>
    </w:p>
    <w:p w14:paraId="0782165A" w14:textId="31B6E034" w:rsidR="006D13DB" w:rsidRDefault="006D13DB" w:rsidP="00E427D4">
      <w:r>
        <w:t>Dieses neue</w:t>
      </w:r>
      <w:r w:rsidRPr="006D13DB">
        <w:t xml:space="preserve"> Fachobjekt</w:t>
      </w:r>
      <w:r>
        <w:t xml:space="preserve"> dient dazu, die IAM-</w:t>
      </w:r>
      <w:r w:rsidRPr="006D13DB">
        <w:t xml:space="preserve">Nachrichten aus SCIM persistent zu speichern. </w:t>
      </w:r>
      <w:r>
        <w:t xml:space="preserve">Das </w:t>
      </w:r>
      <w:r w:rsidRPr="006D13DB">
        <w:t xml:space="preserve">Fachobjekt hält Metadaten zur Nachricht und </w:t>
      </w:r>
      <w:r w:rsidR="001F67B4">
        <w:t xml:space="preserve">zur </w:t>
      </w:r>
      <w:r w:rsidRPr="006D13DB">
        <w:t xml:space="preserve">Verarbeitung sowie die SCIM-Anfrage und eine mögliche Antwort </w:t>
      </w:r>
      <w:r w:rsidR="009C4154">
        <w:t>(</w:t>
      </w:r>
      <w:r w:rsidRPr="006D13DB">
        <w:t>bzw. Quittierung</w:t>
      </w:r>
      <w:r w:rsidR="009C4154">
        <w:t>)</w:t>
      </w:r>
      <w:r w:rsidRPr="006D13DB">
        <w:t xml:space="preserve"> @</w:t>
      </w:r>
      <w:proofErr w:type="spellStart"/>
      <w:r w:rsidRPr="006D13DB">
        <w:t>rtus</w:t>
      </w:r>
      <w:proofErr w:type="spellEnd"/>
      <w:r w:rsidRPr="006D13DB">
        <w:t xml:space="preserve"> vor. Es werden alle Nachrichten von jedem Endpunkt hier gespeichert.</w:t>
      </w:r>
      <w:r w:rsidR="000224DE">
        <w:t xml:space="preserve"> Damit dient das Fachobjekt der Anforderung „</w:t>
      </w:r>
      <w:r w:rsidR="000224DE" w:rsidRPr="000224DE">
        <w:t>[ANF-031] Protokollierung und Nachvollziehbarkeit</w:t>
      </w:r>
      <w:r w:rsidR="000224DE">
        <w:t>“.</w:t>
      </w:r>
    </w:p>
    <w:p w14:paraId="0CA30DCD" w14:textId="77777777" w:rsidR="006D13DB" w:rsidRPr="006D13DB" w:rsidRDefault="006D13DB" w:rsidP="00E427D4"/>
    <w:p w14:paraId="2AD70B53" w14:textId="763433FB" w:rsidR="006D13DB" w:rsidRDefault="006D13DB" w:rsidP="00E427D4">
      <w:r w:rsidRPr="006D13DB">
        <w:t>Für ändernde Operationen dien</w:t>
      </w:r>
      <w:r w:rsidR="00582D97">
        <w:t>en</w:t>
      </w:r>
      <w:r w:rsidRPr="006D13DB">
        <w:t xml:space="preserve"> diese Fachobjekte/Tabelle als Warteschlange, um die einzelnen Änderungen und notwendigen Anpassungen vorzuhalten, die dann asynchron von den anderen Komponenten verarbeitet werden.</w:t>
      </w:r>
    </w:p>
    <w:p w14:paraId="6C99A2E3" w14:textId="77777777" w:rsidR="006D13DB" w:rsidRDefault="006D13DB" w:rsidP="00E427D4"/>
    <w:p w14:paraId="3FC12935" w14:textId="22484BCD" w:rsidR="006D13DB" w:rsidRDefault="006D13DB" w:rsidP="00E427D4">
      <w:r>
        <w:t>Folgender Vorschlag wird für eine Umsetzung gemacht:</w:t>
      </w:r>
    </w:p>
    <w:p w14:paraId="0E4F08EB" w14:textId="77777777" w:rsidR="006D13DB" w:rsidRDefault="006D13DB" w:rsidP="006D13DB">
      <w:pPr>
        <w:rPr>
          <w:rFonts w:asciiTheme="minorHAnsi" w:hAnsiTheme="minorHAnsi" w:cstheme="minorHAnsi"/>
        </w:rPr>
      </w:pPr>
    </w:p>
    <w:tbl>
      <w:tblPr>
        <w:tblW w:w="0" w:type="auto"/>
        <w:tblInd w:w="-9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1693"/>
        <w:gridCol w:w="1548"/>
        <w:gridCol w:w="1375"/>
        <w:gridCol w:w="4962"/>
      </w:tblGrid>
      <w:tr w:rsidR="006D13DB" w:rsidRPr="006D13DB" w14:paraId="08577F7F" w14:textId="77777777" w:rsidTr="006D13DB">
        <w:tc>
          <w:tcPr>
            <w:tcW w:w="1693" w:type="dxa"/>
            <w:tcBorders>
              <w:top w:val="single" w:sz="8" w:space="0" w:color="A3A3A3"/>
              <w:left w:val="single" w:sz="8" w:space="0" w:color="A3A3A3"/>
              <w:bottom w:val="single" w:sz="8" w:space="0" w:color="A3A3A3"/>
              <w:right w:val="single" w:sz="8" w:space="0" w:color="A3A3A3"/>
            </w:tcBorders>
            <w:shd w:val="clear" w:color="auto" w:fill="D9D9D9" w:themeFill="background1" w:themeFillShade="D9"/>
            <w:tcMar>
              <w:top w:w="80" w:type="dxa"/>
              <w:left w:w="80" w:type="dxa"/>
              <w:bottom w:w="80" w:type="dxa"/>
              <w:right w:w="80" w:type="dxa"/>
            </w:tcMar>
          </w:tcPr>
          <w:p w14:paraId="56AC5F84" w14:textId="2C2F0E5F" w:rsidR="006D13DB" w:rsidRPr="006D13DB" w:rsidRDefault="006D13DB" w:rsidP="006D13DB">
            <w:pPr>
              <w:spacing w:before="0" w:after="0"/>
              <w:rPr>
                <w:rFonts w:asciiTheme="minorHAnsi" w:hAnsiTheme="minorHAnsi" w:cstheme="minorHAnsi"/>
                <w:b/>
                <w:sz w:val="18"/>
                <w:szCs w:val="18"/>
              </w:rPr>
            </w:pPr>
            <w:r w:rsidRPr="006D13DB">
              <w:rPr>
                <w:rFonts w:asciiTheme="minorHAnsi" w:hAnsiTheme="minorHAnsi" w:cstheme="minorHAnsi"/>
                <w:b/>
                <w:sz w:val="18"/>
                <w:szCs w:val="18"/>
              </w:rPr>
              <w:t>Attribut</w:t>
            </w:r>
          </w:p>
        </w:tc>
        <w:tc>
          <w:tcPr>
            <w:tcW w:w="1548" w:type="dxa"/>
            <w:tcBorders>
              <w:top w:val="single" w:sz="8" w:space="0" w:color="A3A3A3"/>
              <w:left w:val="single" w:sz="8" w:space="0" w:color="A3A3A3"/>
              <w:bottom w:val="single" w:sz="8" w:space="0" w:color="A3A3A3"/>
              <w:right w:val="single" w:sz="8" w:space="0" w:color="A3A3A3"/>
            </w:tcBorders>
            <w:shd w:val="clear" w:color="auto" w:fill="D9D9D9" w:themeFill="background1" w:themeFillShade="D9"/>
            <w:tcMar>
              <w:top w:w="80" w:type="dxa"/>
              <w:left w:w="80" w:type="dxa"/>
              <w:bottom w:w="80" w:type="dxa"/>
              <w:right w:w="80" w:type="dxa"/>
            </w:tcMar>
          </w:tcPr>
          <w:p w14:paraId="2DD93DE5" w14:textId="71FF1A01" w:rsidR="006D13DB" w:rsidRPr="006D13DB" w:rsidRDefault="006D13DB" w:rsidP="006D13DB">
            <w:pPr>
              <w:spacing w:before="0" w:after="0"/>
              <w:rPr>
                <w:rFonts w:asciiTheme="minorHAnsi" w:hAnsiTheme="minorHAnsi" w:cstheme="minorHAnsi"/>
                <w:b/>
                <w:sz w:val="18"/>
                <w:szCs w:val="18"/>
              </w:rPr>
            </w:pPr>
            <w:r w:rsidRPr="006D13DB">
              <w:rPr>
                <w:rFonts w:asciiTheme="minorHAnsi" w:hAnsiTheme="minorHAnsi" w:cstheme="minorHAnsi"/>
                <w:b/>
                <w:sz w:val="18"/>
                <w:szCs w:val="18"/>
              </w:rPr>
              <w:t>Typ</w:t>
            </w:r>
          </w:p>
        </w:tc>
        <w:tc>
          <w:tcPr>
            <w:tcW w:w="1375" w:type="dxa"/>
            <w:tcBorders>
              <w:top w:val="single" w:sz="8" w:space="0" w:color="A3A3A3"/>
              <w:left w:val="single" w:sz="8" w:space="0" w:color="A3A3A3"/>
              <w:bottom w:val="single" w:sz="8" w:space="0" w:color="A3A3A3"/>
              <w:right w:val="single" w:sz="8" w:space="0" w:color="A3A3A3"/>
            </w:tcBorders>
            <w:shd w:val="clear" w:color="auto" w:fill="D9D9D9" w:themeFill="background1" w:themeFillShade="D9"/>
            <w:tcMar>
              <w:top w:w="80" w:type="dxa"/>
              <w:left w:w="80" w:type="dxa"/>
              <w:bottom w:w="80" w:type="dxa"/>
              <w:right w:w="80" w:type="dxa"/>
            </w:tcMar>
          </w:tcPr>
          <w:p w14:paraId="02284619" w14:textId="743F9822" w:rsidR="006D13DB" w:rsidRPr="006D13DB" w:rsidRDefault="006D13DB" w:rsidP="006D13DB">
            <w:pPr>
              <w:spacing w:before="0" w:after="0"/>
              <w:rPr>
                <w:rFonts w:asciiTheme="minorHAnsi" w:hAnsiTheme="minorHAnsi" w:cstheme="minorHAnsi"/>
                <w:b/>
                <w:sz w:val="18"/>
                <w:szCs w:val="18"/>
              </w:rPr>
            </w:pPr>
            <w:r w:rsidRPr="006D13DB">
              <w:rPr>
                <w:rFonts w:asciiTheme="minorHAnsi" w:hAnsiTheme="minorHAnsi" w:cstheme="minorHAnsi"/>
                <w:b/>
                <w:sz w:val="18"/>
                <w:szCs w:val="18"/>
              </w:rPr>
              <w:t>Kardinalität</w:t>
            </w:r>
          </w:p>
        </w:tc>
        <w:tc>
          <w:tcPr>
            <w:tcW w:w="4962" w:type="dxa"/>
            <w:tcBorders>
              <w:top w:val="single" w:sz="8" w:space="0" w:color="A3A3A3"/>
              <w:left w:val="single" w:sz="8" w:space="0" w:color="A3A3A3"/>
              <w:bottom w:val="single" w:sz="8" w:space="0" w:color="A3A3A3"/>
              <w:right w:val="single" w:sz="8" w:space="0" w:color="A3A3A3"/>
            </w:tcBorders>
            <w:shd w:val="clear" w:color="auto" w:fill="D9D9D9" w:themeFill="background1" w:themeFillShade="D9"/>
            <w:tcMar>
              <w:top w:w="80" w:type="dxa"/>
              <w:left w:w="80" w:type="dxa"/>
              <w:bottom w:w="80" w:type="dxa"/>
              <w:right w:w="80" w:type="dxa"/>
            </w:tcMar>
          </w:tcPr>
          <w:p w14:paraId="5E15E0A2" w14:textId="40DDEC61" w:rsidR="006D13DB" w:rsidRPr="006D13DB" w:rsidRDefault="006D13DB" w:rsidP="006D13DB">
            <w:pPr>
              <w:spacing w:before="0" w:after="0"/>
              <w:rPr>
                <w:rFonts w:asciiTheme="minorHAnsi" w:hAnsiTheme="minorHAnsi" w:cstheme="minorHAnsi"/>
                <w:b/>
                <w:sz w:val="18"/>
                <w:szCs w:val="18"/>
              </w:rPr>
            </w:pPr>
            <w:r w:rsidRPr="006D13DB">
              <w:rPr>
                <w:rFonts w:asciiTheme="minorHAnsi" w:hAnsiTheme="minorHAnsi" w:cstheme="minorHAnsi"/>
                <w:b/>
                <w:sz w:val="18"/>
                <w:szCs w:val="18"/>
              </w:rPr>
              <w:t>Beschreibung</w:t>
            </w:r>
          </w:p>
        </w:tc>
      </w:tr>
      <w:tr w:rsidR="006D13DB" w:rsidRPr="006D13DB" w14:paraId="368A2127" w14:textId="77777777" w:rsidTr="006D13DB">
        <w:trPr>
          <w:trHeight w:val="24"/>
        </w:trPr>
        <w:tc>
          <w:tcPr>
            <w:tcW w:w="169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EB55E30" w14:textId="77777777" w:rsidR="006D13DB" w:rsidRPr="006D13DB" w:rsidRDefault="006D13DB" w:rsidP="006D13DB">
            <w:pPr>
              <w:spacing w:before="0" w:after="0"/>
              <w:rPr>
                <w:rFonts w:asciiTheme="minorHAnsi" w:hAnsiTheme="minorHAnsi" w:cstheme="minorHAnsi"/>
                <w:sz w:val="18"/>
                <w:szCs w:val="18"/>
              </w:rPr>
            </w:pPr>
            <w:proofErr w:type="spellStart"/>
            <w:r w:rsidRPr="006D13DB">
              <w:rPr>
                <w:rFonts w:asciiTheme="minorHAnsi" w:hAnsiTheme="minorHAnsi" w:cstheme="minorHAnsi"/>
                <w:sz w:val="18"/>
                <w:szCs w:val="18"/>
              </w:rPr>
              <w:t>oid</w:t>
            </w:r>
            <w:proofErr w:type="spellEnd"/>
          </w:p>
        </w:tc>
        <w:tc>
          <w:tcPr>
            <w:tcW w:w="154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EEB656E" w14:textId="77777777" w:rsidR="006D13DB" w:rsidRPr="006D13DB" w:rsidRDefault="006D13DB" w:rsidP="006D13DB">
            <w:pPr>
              <w:spacing w:before="0" w:after="0"/>
              <w:rPr>
                <w:rFonts w:asciiTheme="minorHAnsi" w:hAnsiTheme="minorHAnsi" w:cstheme="minorHAnsi"/>
                <w:sz w:val="18"/>
                <w:szCs w:val="18"/>
              </w:rPr>
            </w:pPr>
            <w:proofErr w:type="spellStart"/>
            <w:r w:rsidRPr="006D13DB">
              <w:rPr>
                <w:rFonts w:asciiTheme="minorHAnsi" w:hAnsiTheme="minorHAnsi" w:cstheme="minorHAnsi"/>
                <w:sz w:val="18"/>
                <w:szCs w:val="18"/>
              </w:rPr>
              <w:t>Number</w:t>
            </w:r>
            <w:proofErr w:type="spellEnd"/>
          </w:p>
        </w:tc>
        <w:tc>
          <w:tcPr>
            <w:tcW w:w="137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79EE887" w14:textId="77777777" w:rsidR="006D13DB" w:rsidRPr="006D13DB" w:rsidRDefault="006D13DB" w:rsidP="006D13DB">
            <w:pPr>
              <w:spacing w:before="0" w:after="0"/>
              <w:rPr>
                <w:rFonts w:asciiTheme="minorHAnsi" w:hAnsiTheme="minorHAnsi" w:cstheme="minorHAnsi"/>
                <w:sz w:val="18"/>
                <w:szCs w:val="18"/>
              </w:rPr>
            </w:pPr>
            <w:r w:rsidRPr="006D13DB">
              <w:rPr>
                <w:rFonts w:asciiTheme="minorHAnsi" w:hAnsiTheme="minorHAnsi" w:cstheme="minorHAnsi"/>
                <w:sz w:val="18"/>
                <w:szCs w:val="18"/>
              </w:rPr>
              <w:t>1:1</w:t>
            </w:r>
          </w:p>
        </w:tc>
        <w:tc>
          <w:tcPr>
            <w:tcW w:w="496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64B6C65" w14:textId="4BBB1E51" w:rsidR="006D13DB" w:rsidRPr="006D13DB" w:rsidRDefault="00777550" w:rsidP="006D13DB">
            <w:pPr>
              <w:spacing w:before="0" w:after="0"/>
              <w:rPr>
                <w:rFonts w:asciiTheme="minorHAnsi" w:hAnsiTheme="minorHAnsi" w:cstheme="minorHAnsi"/>
                <w:sz w:val="18"/>
                <w:szCs w:val="18"/>
              </w:rPr>
            </w:pPr>
            <w:r>
              <w:rPr>
                <w:rFonts w:asciiTheme="minorHAnsi" w:hAnsiTheme="minorHAnsi" w:cstheme="minorHAnsi"/>
                <w:sz w:val="18"/>
                <w:szCs w:val="18"/>
              </w:rPr>
              <w:t>ID der Entität (</w:t>
            </w:r>
            <w:r w:rsidR="00162BE4">
              <w:rPr>
                <w:rFonts w:asciiTheme="minorHAnsi" w:hAnsiTheme="minorHAnsi" w:cstheme="minorHAnsi"/>
                <w:sz w:val="18"/>
                <w:szCs w:val="18"/>
              </w:rPr>
              <w:t xml:space="preserve">automatische </w:t>
            </w:r>
            <w:r w:rsidR="006D13DB" w:rsidRPr="006D13DB">
              <w:rPr>
                <w:rFonts w:asciiTheme="minorHAnsi" w:hAnsiTheme="minorHAnsi" w:cstheme="minorHAnsi"/>
                <w:sz w:val="18"/>
                <w:szCs w:val="18"/>
              </w:rPr>
              <w:t>Sequenz</w:t>
            </w:r>
            <w:r>
              <w:rPr>
                <w:rFonts w:asciiTheme="minorHAnsi" w:hAnsiTheme="minorHAnsi" w:cstheme="minorHAnsi"/>
                <w:sz w:val="18"/>
                <w:szCs w:val="18"/>
              </w:rPr>
              <w:t>)</w:t>
            </w:r>
          </w:p>
        </w:tc>
      </w:tr>
      <w:tr w:rsidR="006D13DB" w:rsidRPr="006D13DB" w14:paraId="02EB09FF" w14:textId="77777777" w:rsidTr="006D13DB">
        <w:tc>
          <w:tcPr>
            <w:tcW w:w="169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C26B36D" w14:textId="77777777" w:rsidR="006D13DB" w:rsidRPr="006D13DB" w:rsidRDefault="006D13DB" w:rsidP="006D13DB">
            <w:pPr>
              <w:spacing w:before="0" w:after="0"/>
              <w:rPr>
                <w:rFonts w:asciiTheme="minorHAnsi" w:hAnsiTheme="minorHAnsi" w:cstheme="minorHAnsi"/>
                <w:sz w:val="18"/>
                <w:szCs w:val="18"/>
              </w:rPr>
            </w:pPr>
            <w:r w:rsidRPr="006D13DB">
              <w:rPr>
                <w:rFonts w:asciiTheme="minorHAnsi" w:hAnsiTheme="minorHAnsi" w:cstheme="minorHAnsi"/>
                <w:sz w:val="18"/>
                <w:szCs w:val="18"/>
              </w:rPr>
              <w:t>NID</w:t>
            </w:r>
          </w:p>
        </w:tc>
        <w:tc>
          <w:tcPr>
            <w:tcW w:w="154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3BE49C5" w14:textId="77777777" w:rsidR="006D13DB" w:rsidRPr="006D13DB" w:rsidRDefault="006D13DB" w:rsidP="006D13DB">
            <w:pPr>
              <w:spacing w:before="0" w:after="0"/>
              <w:rPr>
                <w:rFonts w:asciiTheme="minorHAnsi" w:hAnsiTheme="minorHAnsi" w:cstheme="minorHAnsi"/>
                <w:sz w:val="18"/>
                <w:szCs w:val="18"/>
              </w:rPr>
            </w:pPr>
            <w:r w:rsidRPr="006D13DB">
              <w:rPr>
                <w:rFonts w:asciiTheme="minorHAnsi" w:hAnsiTheme="minorHAnsi" w:cstheme="minorHAnsi"/>
                <w:sz w:val="18"/>
                <w:szCs w:val="18"/>
              </w:rPr>
              <w:t>String</w:t>
            </w:r>
          </w:p>
        </w:tc>
        <w:tc>
          <w:tcPr>
            <w:tcW w:w="137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620D711" w14:textId="77777777" w:rsidR="006D13DB" w:rsidRPr="006D13DB" w:rsidRDefault="006D13DB" w:rsidP="006D13DB">
            <w:pPr>
              <w:spacing w:before="0" w:after="0"/>
              <w:rPr>
                <w:rFonts w:asciiTheme="minorHAnsi" w:hAnsiTheme="minorHAnsi" w:cstheme="minorHAnsi"/>
                <w:sz w:val="18"/>
                <w:szCs w:val="18"/>
              </w:rPr>
            </w:pPr>
            <w:r w:rsidRPr="006D13DB">
              <w:rPr>
                <w:rFonts w:asciiTheme="minorHAnsi" w:hAnsiTheme="minorHAnsi" w:cstheme="minorHAnsi"/>
                <w:sz w:val="18"/>
                <w:szCs w:val="18"/>
              </w:rPr>
              <w:t>1:1</w:t>
            </w:r>
          </w:p>
        </w:tc>
        <w:tc>
          <w:tcPr>
            <w:tcW w:w="496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4E79279" w14:textId="77777777" w:rsidR="006D13DB" w:rsidRPr="006D13DB" w:rsidRDefault="006D13DB" w:rsidP="006D13DB">
            <w:pPr>
              <w:spacing w:before="0" w:after="0"/>
              <w:rPr>
                <w:rFonts w:asciiTheme="minorHAnsi" w:hAnsiTheme="minorHAnsi" w:cstheme="minorHAnsi"/>
                <w:sz w:val="18"/>
                <w:szCs w:val="18"/>
              </w:rPr>
            </w:pPr>
            <w:r w:rsidRPr="006D13DB">
              <w:rPr>
                <w:rFonts w:asciiTheme="minorHAnsi" w:hAnsiTheme="minorHAnsi" w:cstheme="minorHAnsi"/>
                <w:sz w:val="18"/>
                <w:szCs w:val="18"/>
              </w:rPr>
              <w:t>Nachricht-ID aus SCIM-Nachricht</w:t>
            </w:r>
          </w:p>
        </w:tc>
      </w:tr>
      <w:tr w:rsidR="006D13DB" w:rsidRPr="006D13DB" w14:paraId="7AA9C20E" w14:textId="77777777" w:rsidTr="006D13DB">
        <w:tc>
          <w:tcPr>
            <w:tcW w:w="169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DEB2D8B" w14:textId="77777777" w:rsidR="006D13DB" w:rsidRPr="006D13DB" w:rsidRDefault="006D13DB" w:rsidP="006D13DB">
            <w:pPr>
              <w:spacing w:before="0" w:after="0"/>
              <w:rPr>
                <w:rFonts w:asciiTheme="minorHAnsi" w:hAnsiTheme="minorHAnsi" w:cstheme="minorHAnsi"/>
                <w:sz w:val="18"/>
                <w:szCs w:val="18"/>
              </w:rPr>
            </w:pPr>
            <w:r w:rsidRPr="006D13DB">
              <w:rPr>
                <w:rFonts w:asciiTheme="minorHAnsi" w:hAnsiTheme="minorHAnsi" w:cstheme="minorHAnsi"/>
                <w:sz w:val="18"/>
                <w:szCs w:val="18"/>
              </w:rPr>
              <w:t>Version</w:t>
            </w:r>
          </w:p>
        </w:tc>
        <w:tc>
          <w:tcPr>
            <w:tcW w:w="154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23EDFEE" w14:textId="77777777" w:rsidR="006D13DB" w:rsidRPr="006D13DB" w:rsidRDefault="006D13DB" w:rsidP="006D13DB">
            <w:pPr>
              <w:spacing w:before="0" w:after="0"/>
              <w:rPr>
                <w:rFonts w:asciiTheme="minorHAnsi" w:hAnsiTheme="minorHAnsi" w:cstheme="minorHAnsi"/>
                <w:sz w:val="18"/>
                <w:szCs w:val="18"/>
              </w:rPr>
            </w:pPr>
            <w:r w:rsidRPr="006D13DB">
              <w:rPr>
                <w:rFonts w:asciiTheme="minorHAnsi" w:hAnsiTheme="minorHAnsi" w:cstheme="minorHAnsi"/>
                <w:sz w:val="18"/>
                <w:szCs w:val="18"/>
              </w:rPr>
              <w:t>String</w:t>
            </w:r>
          </w:p>
        </w:tc>
        <w:tc>
          <w:tcPr>
            <w:tcW w:w="137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1215AF2" w14:textId="77777777" w:rsidR="006D13DB" w:rsidRPr="006D13DB" w:rsidRDefault="006D13DB" w:rsidP="006D13DB">
            <w:pPr>
              <w:spacing w:before="0" w:after="0"/>
              <w:rPr>
                <w:rFonts w:asciiTheme="minorHAnsi" w:hAnsiTheme="minorHAnsi" w:cstheme="minorHAnsi"/>
                <w:sz w:val="18"/>
                <w:szCs w:val="18"/>
              </w:rPr>
            </w:pPr>
            <w:r w:rsidRPr="006D13DB">
              <w:rPr>
                <w:rFonts w:asciiTheme="minorHAnsi" w:hAnsiTheme="minorHAnsi" w:cstheme="minorHAnsi"/>
                <w:sz w:val="18"/>
                <w:szCs w:val="18"/>
              </w:rPr>
              <w:t>1:1</w:t>
            </w:r>
          </w:p>
        </w:tc>
        <w:tc>
          <w:tcPr>
            <w:tcW w:w="496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7AAB335" w14:textId="77777777" w:rsidR="006D13DB" w:rsidRPr="006D13DB" w:rsidRDefault="006D13DB" w:rsidP="006D13DB">
            <w:pPr>
              <w:spacing w:before="0" w:after="0"/>
              <w:rPr>
                <w:rFonts w:asciiTheme="minorHAnsi" w:hAnsiTheme="minorHAnsi" w:cstheme="minorHAnsi"/>
                <w:sz w:val="18"/>
                <w:szCs w:val="18"/>
              </w:rPr>
            </w:pPr>
            <w:r w:rsidRPr="006D13DB">
              <w:rPr>
                <w:rFonts w:asciiTheme="minorHAnsi" w:hAnsiTheme="minorHAnsi" w:cstheme="minorHAnsi"/>
                <w:sz w:val="18"/>
                <w:szCs w:val="18"/>
              </w:rPr>
              <w:t>Schnittstellen-Version</w:t>
            </w:r>
          </w:p>
        </w:tc>
      </w:tr>
      <w:tr w:rsidR="006D13DB" w:rsidRPr="006D13DB" w14:paraId="01B12753" w14:textId="77777777" w:rsidTr="006D13DB">
        <w:tc>
          <w:tcPr>
            <w:tcW w:w="169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D869011" w14:textId="77777777" w:rsidR="006D13DB" w:rsidRPr="006D13DB" w:rsidRDefault="006D13DB" w:rsidP="006D13DB">
            <w:pPr>
              <w:spacing w:before="0" w:after="0"/>
              <w:rPr>
                <w:rFonts w:asciiTheme="minorHAnsi" w:hAnsiTheme="minorHAnsi" w:cstheme="minorHAnsi"/>
                <w:sz w:val="18"/>
                <w:szCs w:val="18"/>
              </w:rPr>
            </w:pPr>
            <w:r w:rsidRPr="006D13DB">
              <w:rPr>
                <w:rFonts w:asciiTheme="minorHAnsi" w:hAnsiTheme="minorHAnsi" w:cstheme="minorHAnsi"/>
                <w:sz w:val="18"/>
                <w:szCs w:val="18"/>
              </w:rPr>
              <w:t>Endpunkt</w:t>
            </w:r>
          </w:p>
        </w:tc>
        <w:tc>
          <w:tcPr>
            <w:tcW w:w="154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E51B51E" w14:textId="77777777" w:rsidR="006D13DB" w:rsidRPr="006D13DB" w:rsidRDefault="006D13DB" w:rsidP="006D13DB">
            <w:pPr>
              <w:spacing w:before="0" w:after="0"/>
              <w:rPr>
                <w:rFonts w:asciiTheme="minorHAnsi" w:hAnsiTheme="minorHAnsi" w:cstheme="minorHAnsi"/>
                <w:sz w:val="18"/>
                <w:szCs w:val="18"/>
              </w:rPr>
            </w:pPr>
            <w:r w:rsidRPr="006D13DB">
              <w:rPr>
                <w:rFonts w:asciiTheme="minorHAnsi" w:hAnsiTheme="minorHAnsi" w:cstheme="minorHAnsi"/>
                <w:sz w:val="18"/>
                <w:szCs w:val="18"/>
              </w:rPr>
              <w:t>String</w:t>
            </w:r>
          </w:p>
        </w:tc>
        <w:tc>
          <w:tcPr>
            <w:tcW w:w="137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F9E0AAD" w14:textId="77777777" w:rsidR="006D13DB" w:rsidRPr="006D13DB" w:rsidRDefault="006D13DB" w:rsidP="006D13DB">
            <w:pPr>
              <w:spacing w:before="0" w:after="0"/>
              <w:rPr>
                <w:rFonts w:asciiTheme="minorHAnsi" w:hAnsiTheme="minorHAnsi" w:cstheme="minorHAnsi"/>
                <w:sz w:val="18"/>
                <w:szCs w:val="18"/>
              </w:rPr>
            </w:pPr>
            <w:r w:rsidRPr="006D13DB">
              <w:rPr>
                <w:rFonts w:asciiTheme="minorHAnsi" w:hAnsiTheme="minorHAnsi" w:cstheme="minorHAnsi"/>
                <w:sz w:val="18"/>
                <w:szCs w:val="18"/>
              </w:rPr>
              <w:t>1:1</w:t>
            </w:r>
          </w:p>
        </w:tc>
        <w:tc>
          <w:tcPr>
            <w:tcW w:w="496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D0C7354" w14:textId="77777777" w:rsidR="006D13DB" w:rsidRPr="006D13DB" w:rsidRDefault="006D13DB" w:rsidP="006D13DB">
            <w:pPr>
              <w:spacing w:before="0" w:after="0"/>
              <w:rPr>
                <w:rFonts w:asciiTheme="minorHAnsi" w:hAnsiTheme="minorHAnsi" w:cstheme="minorHAnsi"/>
                <w:sz w:val="18"/>
                <w:szCs w:val="18"/>
              </w:rPr>
            </w:pPr>
            <w:r w:rsidRPr="006D13DB">
              <w:rPr>
                <w:rFonts w:asciiTheme="minorHAnsi" w:hAnsiTheme="minorHAnsi" w:cstheme="minorHAnsi"/>
                <w:sz w:val="18"/>
                <w:szCs w:val="18"/>
              </w:rPr>
              <w:t>Aufgerufener Endpunkt (User, OU-</w:t>
            </w:r>
            <w:proofErr w:type="spellStart"/>
            <w:r w:rsidRPr="006D13DB">
              <w:rPr>
                <w:rFonts w:asciiTheme="minorHAnsi" w:hAnsiTheme="minorHAnsi" w:cstheme="minorHAnsi"/>
                <w:sz w:val="18"/>
                <w:szCs w:val="18"/>
              </w:rPr>
              <w:t>Permissions</w:t>
            </w:r>
            <w:proofErr w:type="spellEnd"/>
            <w:r w:rsidRPr="006D13DB">
              <w:rPr>
                <w:rFonts w:asciiTheme="minorHAnsi" w:hAnsiTheme="minorHAnsi" w:cstheme="minorHAnsi"/>
                <w:sz w:val="18"/>
                <w:szCs w:val="18"/>
              </w:rPr>
              <w:t>)</w:t>
            </w:r>
          </w:p>
        </w:tc>
      </w:tr>
      <w:tr w:rsidR="006D13DB" w:rsidRPr="006D13DB" w14:paraId="79183584" w14:textId="77777777" w:rsidTr="006D13DB">
        <w:tc>
          <w:tcPr>
            <w:tcW w:w="169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43E4B69" w14:textId="77777777" w:rsidR="006D13DB" w:rsidRPr="006D13DB" w:rsidRDefault="006D13DB" w:rsidP="006D13DB">
            <w:pPr>
              <w:spacing w:before="0" w:after="0"/>
              <w:rPr>
                <w:rFonts w:asciiTheme="minorHAnsi" w:hAnsiTheme="minorHAnsi" w:cstheme="minorHAnsi"/>
                <w:sz w:val="18"/>
                <w:szCs w:val="18"/>
              </w:rPr>
            </w:pPr>
            <w:r w:rsidRPr="006D13DB">
              <w:rPr>
                <w:rFonts w:asciiTheme="minorHAnsi" w:hAnsiTheme="minorHAnsi" w:cstheme="minorHAnsi"/>
                <w:sz w:val="18"/>
                <w:szCs w:val="18"/>
              </w:rPr>
              <w:t>Operation</w:t>
            </w:r>
          </w:p>
        </w:tc>
        <w:tc>
          <w:tcPr>
            <w:tcW w:w="154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4DFADB9" w14:textId="77777777" w:rsidR="006D13DB" w:rsidRPr="006D13DB" w:rsidRDefault="006D13DB" w:rsidP="006D13DB">
            <w:pPr>
              <w:spacing w:before="0" w:after="0"/>
              <w:rPr>
                <w:rFonts w:asciiTheme="minorHAnsi" w:hAnsiTheme="minorHAnsi" w:cstheme="minorHAnsi"/>
                <w:sz w:val="18"/>
                <w:szCs w:val="18"/>
              </w:rPr>
            </w:pPr>
            <w:r w:rsidRPr="006D13DB">
              <w:rPr>
                <w:rFonts w:asciiTheme="minorHAnsi" w:hAnsiTheme="minorHAnsi" w:cstheme="minorHAnsi"/>
                <w:sz w:val="18"/>
                <w:szCs w:val="18"/>
              </w:rPr>
              <w:t>String</w:t>
            </w:r>
          </w:p>
        </w:tc>
        <w:tc>
          <w:tcPr>
            <w:tcW w:w="137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41873FA" w14:textId="77777777" w:rsidR="006D13DB" w:rsidRPr="006D13DB" w:rsidRDefault="006D13DB" w:rsidP="006D13DB">
            <w:pPr>
              <w:spacing w:before="0" w:after="0"/>
              <w:rPr>
                <w:rFonts w:asciiTheme="minorHAnsi" w:hAnsiTheme="minorHAnsi" w:cstheme="minorHAnsi"/>
                <w:sz w:val="18"/>
                <w:szCs w:val="18"/>
              </w:rPr>
            </w:pPr>
            <w:r w:rsidRPr="006D13DB">
              <w:rPr>
                <w:rFonts w:asciiTheme="minorHAnsi" w:hAnsiTheme="minorHAnsi" w:cstheme="minorHAnsi"/>
                <w:sz w:val="18"/>
                <w:szCs w:val="18"/>
              </w:rPr>
              <w:t>1:1</w:t>
            </w:r>
          </w:p>
        </w:tc>
        <w:tc>
          <w:tcPr>
            <w:tcW w:w="496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926304F" w14:textId="77777777" w:rsidR="006D13DB" w:rsidRPr="006D13DB" w:rsidRDefault="006D13DB" w:rsidP="006D13DB">
            <w:pPr>
              <w:spacing w:before="0" w:after="0"/>
              <w:rPr>
                <w:rFonts w:asciiTheme="minorHAnsi" w:hAnsiTheme="minorHAnsi" w:cstheme="minorHAnsi"/>
                <w:sz w:val="18"/>
                <w:szCs w:val="18"/>
              </w:rPr>
            </w:pPr>
            <w:r w:rsidRPr="006D13DB">
              <w:rPr>
                <w:rFonts w:asciiTheme="minorHAnsi" w:hAnsiTheme="minorHAnsi" w:cstheme="minorHAnsi"/>
                <w:sz w:val="18"/>
                <w:szCs w:val="18"/>
              </w:rPr>
              <w:t>Auszuführende Operation (GET, POST, PATCH, DELETE)</w:t>
            </w:r>
          </w:p>
        </w:tc>
      </w:tr>
      <w:tr w:rsidR="006D13DB" w:rsidRPr="006D13DB" w14:paraId="0ED53B0D" w14:textId="77777777" w:rsidTr="006D13DB">
        <w:tc>
          <w:tcPr>
            <w:tcW w:w="169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0C9FB98" w14:textId="77777777" w:rsidR="006D13DB" w:rsidRPr="006D13DB" w:rsidRDefault="006D13DB" w:rsidP="006D13DB">
            <w:pPr>
              <w:spacing w:before="0" w:after="0"/>
              <w:rPr>
                <w:rFonts w:asciiTheme="minorHAnsi" w:hAnsiTheme="minorHAnsi" w:cstheme="minorHAnsi"/>
                <w:sz w:val="18"/>
                <w:szCs w:val="18"/>
              </w:rPr>
            </w:pPr>
            <w:r w:rsidRPr="006D13DB">
              <w:rPr>
                <w:rFonts w:asciiTheme="minorHAnsi" w:hAnsiTheme="minorHAnsi" w:cstheme="minorHAnsi"/>
                <w:sz w:val="18"/>
                <w:szCs w:val="18"/>
              </w:rPr>
              <w:t>Erzeugt</w:t>
            </w:r>
          </w:p>
        </w:tc>
        <w:tc>
          <w:tcPr>
            <w:tcW w:w="154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FC5CCC3" w14:textId="77777777" w:rsidR="006D13DB" w:rsidRPr="006D13DB" w:rsidRDefault="006D13DB" w:rsidP="006D13DB">
            <w:pPr>
              <w:spacing w:before="0" w:after="0"/>
              <w:rPr>
                <w:rFonts w:asciiTheme="minorHAnsi" w:hAnsiTheme="minorHAnsi" w:cstheme="minorHAnsi"/>
                <w:sz w:val="18"/>
                <w:szCs w:val="18"/>
              </w:rPr>
            </w:pPr>
            <w:r w:rsidRPr="006D13DB">
              <w:rPr>
                <w:rFonts w:asciiTheme="minorHAnsi" w:hAnsiTheme="minorHAnsi" w:cstheme="minorHAnsi"/>
                <w:sz w:val="18"/>
                <w:szCs w:val="18"/>
              </w:rPr>
              <w:t>Datum/Uhrzeit</w:t>
            </w:r>
          </w:p>
        </w:tc>
        <w:tc>
          <w:tcPr>
            <w:tcW w:w="137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24D26CF" w14:textId="77777777" w:rsidR="006D13DB" w:rsidRPr="006D13DB" w:rsidRDefault="006D13DB" w:rsidP="006D13DB">
            <w:pPr>
              <w:spacing w:before="0" w:after="0"/>
              <w:rPr>
                <w:rFonts w:asciiTheme="minorHAnsi" w:hAnsiTheme="minorHAnsi" w:cstheme="minorHAnsi"/>
                <w:sz w:val="18"/>
                <w:szCs w:val="18"/>
              </w:rPr>
            </w:pPr>
            <w:r w:rsidRPr="006D13DB">
              <w:rPr>
                <w:rFonts w:asciiTheme="minorHAnsi" w:hAnsiTheme="minorHAnsi" w:cstheme="minorHAnsi"/>
                <w:sz w:val="18"/>
                <w:szCs w:val="18"/>
              </w:rPr>
              <w:t>1:1</w:t>
            </w:r>
          </w:p>
        </w:tc>
        <w:tc>
          <w:tcPr>
            <w:tcW w:w="496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4D6C877" w14:textId="77777777" w:rsidR="006D13DB" w:rsidRPr="006D13DB" w:rsidRDefault="006D13DB" w:rsidP="006D13DB">
            <w:pPr>
              <w:spacing w:before="0" w:after="0"/>
              <w:rPr>
                <w:rFonts w:asciiTheme="minorHAnsi" w:hAnsiTheme="minorHAnsi" w:cstheme="minorHAnsi"/>
                <w:sz w:val="18"/>
                <w:szCs w:val="18"/>
              </w:rPr>
            </w:pPr>
            <w:r w:rsidRPr="006D13DB">
              <w:rPr>
                <w:rFonts w:asciiTheme="minorHAnsi" w:hAnsiTheme="minorHAnsi" w:cstheme="minorHAnsi"/>
                <w:sz w:val="18"/>
                <w:szCs w:val="18"/>
              </w:rPr>
              <w:t>Eingangsdatum der Nachricht</w:t>
            </w:r>
          </w:p>
        </w:tc>
      </w:tr>
      <w:tr w:rsidR="006D13DB" w:rsidRPr="006D13DB" w14:paraId="3FA509A9" w14:textId="77777777" w:rsidTr="006D13DB">
        <w:tc>
          <w:tcPr>
            <w:tcW w:w="169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5470F95" w14:textId="77777777" w:rsidR="006D13DB" w:rsidRPr="006D13DB" w:rsidRDefault="006D13DB" w:rsidP="006D13DB">
            <w:pPr>
              <w:spacing w:before="0" w:after="0"/>
              <w:rPr>
                <w:rFonts w:asciiTheme="minorHAnsi" w:hAnsiTheme="minorHAnsi" w:cstheme="minorHAnsi"/>
                <w:sz w:val="18"/>
                <w:szCs w:val="18"/>
              </w:rPr>
            </w:pPr>
            <w:r w:rsidRPr="006D13DB">
              <w:rPr>
                <w:rFonts w:asciiTheme="minorHAnsi" w:hAnsiTheme="minorHAnsi" w:cstheme="minorHAnsi"/>
                <w:sz w:val="18"/>
                <w:szCs w:val="18"/>
              </w:rPr>
              <w:t>Status</w:t>
            </w:r>
          </w:p>
        </w:tc>
        <w:tc>
          <w:tcPr>
            <w:tcW w:w="154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22D80E6" w14:textId="77777777" w:rsidR="006D13DB" w:rsidRPr="006D13DB" w:rsidRDefault="006D13DB" w:rsidP="006D13DB">
            <w:pPr>
              <w:spacing w:before="0" w:after="0"/>
              <w:rPr>
                <w:rFonts w:asciiTheme="minorHAnsi" w:hAnsiTheme="minorHAnsi" w:cstheme="minorHAnsi"/>
                <w:sz w:val="18"/>
                <w:szCs w:val="18"/>
              </w:rPr>
            </w:pPr>
            <w:proofErr w:type="spellStart"/>
            <w:r w:rsidRPr="006D13DB">
              <w:rPr>
                <w:rFonts w:asciiTheme="minorHAnsi" w:hAnsiTheme="minorHAnsi" w:cstheme="minorHAnsi"/>
                <w:sz w:val="18"/>
                <w:szCs w:val="18"/>
              </w:rPr>
              <w:t>Enum</w:t>
            </w:r>
            <w:proofErr w:type="spellEnd"/>
          </w:p>
        </w:tc>
        <w:tc>
          <w:tcPr>
            <w:tcW w:w="137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6B6D31F" w14:textId="001970FB" w:rsidR="006D13DB" w:rsidRPr="006D13DB" w:rsidRDefault="006D13DB" w:rsidP="006D13DB">
            <w:pPr>
              <w:spacing w:before="0" w:after="0"/>
              <w:rPr>
                <w:rFonts w:asciiTheme="minorHAnsi" w:hAnsiTheme="minorHAnsi" w:cstheme="minorHAnsi"/>
                <w:sz w:val="18"/>
                <w:szCs w:val="18"/>
              </w:rPr>
            </w:pPr>
            <w:r>
              <w:rPr>
                <w:rFonts w:asciiTheme="minorHAnsi" w:hAnsiTheme="minorHAnsi" w:cstheme="minorHAnsi"/>
                <w:sz w:val="18"/>
                <w:szCs w:val="18"/>
              </w:rPr>
              <w:t>1</w:t>
            </w:r>
            <w:r w:rsidRPr="006D13DB">
              <w:rPr>
                <w:rFonts w:asciiTheme="minorHAnsi" w:hAnsiTheme="minorHAnsi" w:cstheme="minorHAnsi"/>
                <w:sz w:val="18"/>
                <w:szCs w:val="18"/>
              </w:rPr>
              <w:t>:1</w:t>
            </w:r>
          </w:p>
        </w:tc>
        <w:tc>
          <w:tcPr>
            <w:tcW w:w="496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ECDFE63" w14:textId="77777777" w:rsidR="006D13DB" w:rsidRPr="006D13DB" w:rsidRDefault="006D13DB" w:rsidP="006D13DB">
            <w:pPr>
              <w:spacing w:before="0" w:after="0"/>
              <w:rPr>
                <w:rFonts w:asciiTheme="minorHAnsi" w:hAnsiTheme="minorHAnsi" w:cstheme="minorHAnsi"/>
                <w:sz w:val="18"/>
                <w:szCs w:val="18"/>
              </w:rPr>
            </w:pPr>
            <w:r w:rsidRPr="006D13DB">
              <w:rPr>
                <w:rFonts w:asciiTheme="minorHAnsi" w:hAnsiTheme="minorHAnsi" w:cstheme="minorHAnsi"/>
                <w:sz w:val="18"/>
                <w:szCs w:val="18"/>
              </w:rPr>
              <w:t xml:space="preserve">Ergebnis der Verarbeitung (Fehler, </w:t>
            </w:r>
            <w:proofErr w:type="spellStart"/>
            <w:r w:rsidRPr="006D13DB">
              <w:rPr>
                <w:rFonts w:asciiTheme="minorHAnsi" w:hAnsiTheme="minorHAnsi" w:cstheme="minorHAnsi"/>
                <w:sz w:val="18"/>
                <w:szCs w:val="18"/>
              </w:rPr>
              <w:t>Pending</w:t>
            </w:r>
            <w:proofErr w:type="spellEnd"/>
            <w:r w:rsidRPr="006D13DB">
              <w:rPr>
                <w:rFonts w:asciiTheme="minorHAnsi" w:hAnsiTheme="minorHAnsi" w:cstheme="minorHAnsi"/>
                <w:sz w:val="18"/>
                <w:szCs w:val="18"/>
              </w:rPr>
              <w:t>, Finish)</w:t>
            </w:r>
          </w:p>
        </w:tc>
      </w:tr>
      <w:tr w:rsidR="006D13DB" w:rsidRPr="006D13DB" w14:paraId="3F760EEC" w14:textId="77777777" w:rsidTr="006D13DB">
        <w:tc>
          <w:tcPr>
            <w:tcW w:w="169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9706F3D" w14:textId="77777777" w:rsidR="006D13DB" w:rsidRPr="006D13DB" w:rsidRDefault="006D13DB" w:rsidP="006D13DB">
            <w:pPr>
              <w:spacing w:before="0" w:after="0"/>
              <w:rPr>
                <w:rFonts w:asciiTheme="minorHAnsi" w:hAnsiTheme="minorHAnsi" w:cstheme="minorHAnsi"/>
                <w:sz w:val="18"/>
                <w:szCs w:val="18"/>
              </w:rPr>
            </w:pPr>
            <w:r w:rsidRPr="006D13DB">
              <w:rPr>
                <w:rFonts w:asciiTheme="minorHAnsi" w:hAnsiTheme="minorHAnsi" w:cstheme="minorHAnsi"/>
                <w:sz w:val="18"/>
                <w:szCs w:val="18"/>
              </w:rPr>
              <w:t>Erledigt</w:t>
            </w:r>
          </w:p>
        </w:tc>
        <w:tc>
          <w:tcPr>
            <w:tcW w:w="154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9683EA5" w14:textId="77777777" w:rsidR="006D13DB" w:rsidRPr="006D13DB" w:rsidRDefault="006D13DB" w:rsidP="006D13DB">
            <w:pPr>
              <w:spacing w:before="0" w:after="0"/>
              <w:rPr>
                <w:rFonts w:asciiTheme="minorHAnsi" w:hAnsiTheme="minorHAnsi" w:cstheme="minorHAnsi"/>
                <w:sz w:val="18"/>
                <w:szCs w:val="18"/>
              </w:rPr>
            </w:pPr>
            <w:r w:rsidRPr="006D13DB">
              <w:rPr>
                <w:rFonts w:asciiTheme="minorHAnsi" w:hAnsiTheme="minorHAnsi" w:cstheme="minorHAnsi"/>
                <w:sz w:val="18"/>
                <w:szCs w:val="18"/>
              </w:rPr>
              <w:t>Datum/Uhrzeit</w:t>
            </w:r>
          </w:p>
        </w:tc>
        <w:tc>
          <w:tcPr>
            <w:tcW w:w="137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F37FE5C" w14:textId="77777777" w:rsidR="006D13DB" w:rsidRPr="006D13DB" w:rsidRDefault="006D13DB" w:rsidP="006D13DB">
            <w:pPr>
              <w:spacing w:before="0" w:after="0"/>
              <w:rPr>
                <w:rFonts w:asciiTheme="minorHAnsi" w:hAnsiTheme="minorHAnsi" w:cstheme="minorHAnsi"/>
                <w:sz w:val="18"/>
                <w:szCs w:val="18"/>
              </w:rPr>
            </w:pPr>
            <w:r w:rsidRPr="006D13DB">
              <w:rPr>
                <w:rFonts w:asciiTheme="minorHAnsi" w:hAnsiTheme="minorHAnsi" w:cstheme="minorHAnsi"/>
                <w:sz w:val="18"/>
                <w:szCs w:val="18"/>
              </w:rPr>
              <w:t>0:1</w:t>
            </w:r>
          </w:p>
        </w:tc>
        <w:tc>
          <w:tcPr>
            <w:tcW w:w="496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225CEA9" w14:textId="77777777" w:rsidR="006D13DB" w:rsidRPr="006D13DB" w:rsidRDefault="006D13DB" w:rsidP="006D13DB">
            <w:pPr>
              <w:spacing w:before="0" w:after="0"/>
              <w:rPr>
                <w:rFonts w:asciiTheme="minorHAnsi" w:hAnsiTheme="minorHAnsi" w:cstheme="minorHAnsi"/>
                <w:sz w:val="18"/>
                <w:szCs w:val="18"/>
              </w:rPr>
            </w:pPr>
            <w:r w:rsidRPr="006D13DB">
              <w:rPr>
                <w:rFonts w:asciiTheme="minorHAnsi" w:hAnsiTheme="minorHAnsi" w:cstheme="minorHAnsi"/>
                <w:sz w:val="18"/>
                <w:szCs w:val="18"/>
              </w:rPr>
              <w:t>Datum/Uhrzeit Ende der Verarbeitung</w:t>
            </w:r>
          </w:p>
        </w:tc>
      </w:tr>
      <w:tr w:rsidR="006D13DB" w:rsidRPr="006D13DB" w14:paraId="5515C8F5" w14:textId="77777777" w:rsidTr="006D13DB">
        <w:tc>
          <w:tcPr>
            <w:tcW w:w="169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F27524C" w14:textId="77777777" w:rsidR="006D13DB" w:rsidRPr="006D13DB" w:rsidRDefault="006D13DB" w:rsidP="006D13DB">
            <w:pPr>
              <w:spacing w:before="0" w:after="0"/>
              <w:rPr>
                <w:rFonts w:asciiTheme="minorHAnsi" w:hAnsiTheme="minorHAnsi" w:cstheme="minorHAnsi"/>
                <w:sz w:val="18"/>
                <w:szCs w:val="18"/>
              </w:rPr>
            </w:pPr>
            <w:r w:rsidRPr="006D13DB">
              <w:rPr>
                <w:rFonts w:asciiTheme="minorHAnsi" w:hAnsiTheme="minorHAnsi" w:cstheme="minorHAnsi"/>
                <w:sz w:val="18"/>
                <w:szCs w:val="18"/>
              </w:rPr>
              <w:t>Anfragenachricht</w:t>
            </w:r>
          </w:p>
        </w:tc>
        <w:tc>
          <w:tcPr>
            <w:tcW w:w="154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28CE9EE" w14:textId="5D31CDE9" w:rsidR="006D13DB" w:rsidRPr="006D13DB" w:rsidRDefault="00943EE0" w:rsidP="006D13DB">
            <w:pPr>
              <w:spacing w:before="0" w:after="0"/>
              <w:rPr>
                <w:rFonts w:asciiTheme="minorHAnsi" w:hAnsiTheme="minorHAnsi" w:cstheme="minorHAnsi"/>
                <w:sz w:val="18"/>
                <w:szCs w:val="18"/>
              </w:rPr>
            </w:pPr>
            <w:r>
              <w:rPr>
                <w:rFonts w:asciiTheme="minorHAnsi" w:hAnsiTheme="minorHAnsi" w:cstheme="minorHAnsi"/>
                <w:sz w:val="18"/>
                <w:szCs w:val="18"/>
              </w:rPr>
              <w:t>Binary</w:t>
            </w:r>
          </w:p>
        </w:tc>
        <w:tc>
          <w:tcPr>
            <w:tcW w:w="137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2F70B67" w14:textId="77777777" w:rsidR="006D13DB" w:rsidRPr="006D13DB" w:rsidRDefault="006D13DB" w:rsidP="006D13DB">
            <w:pPr>
              <w:spacing w:before="0" w:after="0"/>
              <w:rPr>
                <w:rFonts w:asciiTheme="minorHAnsi" w:hAnsiTheme="minorHAnsi" w:cstheme="minorHAnsi"/>
                <w:sz w:val="18"/>
                <w:szCs w:val="18"/>
              </w:rPr>
            </w:pPr>
            <w:r w:rsidRPr="006D13DB">
              <w:rPr>
                <w:rFonts w:asciiTheme="minorHAnsi" w:hAnsiTheme="minorHAnsi" w:cstheme="minorHAnsi"/>
                <w:sz w:val="18"/>
                <w:szCs w:val="18"/>
              </w:rPr>
              <w:t>1:1</w:t>
            </w:r>
          </w:p>
        </w:tc>
        <w:tc>
          <w:tcPr>
            <w:tcW w:w="496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A7D5440" w14:textId="7B21636C" w:rsidR="006D13DB" w:rsidRPr="006D13DB" w:rsidRDefault="006D13DB" w:rsidP="006D13DB">
            <w:pPr>
              <w:spacing w:before="0" w:after="0"/>
              <w:rPr>
                <w:rFonts w:asciiTheme="minorHAnsi" w:hAnsiTheme="minorHAnsi" w:cstheme="minorHAnsi"/>
                <w:sz w:val="18"/>
                <w:szCs w:val="18"/>
              </w:rPr>
            </w:pPr>
            <w:r w:rsidRPr="006D13DB">
              <w:rPr>
                <w:rFonts w:asciiTheme="minorHAnsi" w:hAnsiTheme="minorHAnsi" w:cstheme="minorHAnsi"/>
                <w:sz w:val="18"/>
                <w:szCs w:val="18"/>
              </w:rPr>
              <w:t>SCIM-Nachricht</w:t>
            </w:r>
            <w:r w:rsidR="00943EE0">
              <w:rPr>
                <w:rFonts w:asciiTheme="minorHAnsi" w:hAnsiTheme="minorHAnsi" w:cstheme="minorHAnsi"/>
                <w:sz w:val="18"/>
                <w:szCs w:val="18"/>
              </w:rPr>
              <w:t>, Zip</w:t>
            </w:r>
          </w:p>
        </w:tc>
      </w:tr>
      <w:tr w:rsidR="006D13DB" w:rsidRPr="006D13DB" w14:paraId="1C09AF47" w14:textId="77777777" w:rsidTr="006D13DB">
        <w:tc>
          <w:tcPr>
            <w:tcW w:w="169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FCB3133" w14:textId="0E2D2382" w:rsidR="006D13DB" w:rsidRPr="006D13DB" w:rsidRDefault="006D13DB" w:rsidP="006D13DB">
            <w:pPr>
              <w:spacing w:before="0" w:after="0"/>
              <w:rPr>
                <w:rFonts w:asciiTheme="minorHAnsi" w:hAnsiTheme="minorHAnsi" w:cstheme="minorHAnsi"/>
                <w:sz w:val="18"/>
                <w:szCs w:val="18"/>
              </w:rPr>
            </w:pPr>
            <w:r w:rsidRPr="006D13DB">
              <w:rPr>
                <w:rFonts w:asciiTheme="minorHAnsi" w:hAnsiTheme="minorHAnsi" w:cstheme="minorHAnsi"/>
                <w:i/>
                <w:iCs/>
                <w:sz w:val="18"/>
                <w:szCs w:val="18"/>
              </w:rPr>
              <w:t>Anwender</w:t>
            </w:r>
          </w:p>
        </w:tc>
        <w:tc>
          <w:tcPr>
            <w:tcW w:w="154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12B5554" w14:textId="77777777" w:rsidR="006D13DB" w:rsidRPr="006D13DB" w:rsidRDefault="006D13DB" w:rsidP="006D13DB">
            <w:pPr>
              <w:spacing w:before="0" w:after="0"/>
              <w:rPr>
                <w:rFonts w:asciiTheme="minorHAnsi" w:hAnsiTheme="minorHAnsi" w:cstheme="minorHAnsi"/>
                <w:sz w:val="18"/>
                <w:szCs w:val="18"/>
              </w:rPr>
            </w:pPr>
            <w:r w:rsidRPr="006D13DB">
              <w:rPr>
                <w:rFonts w:asciiTheme="minorHAnsi" w:hAnsiTheme="minorHAnsi" w:cstheme="minorHAnsi"/>
                <w:i/>
                <w:iCs/>
                <w:sz w:val="18"/>
                <w:szCs w:val="18"/>
              </w:rPr>
              <w:t>Anwender</w:t>
            </w:r>
          </w:p>
        </w:tc>
        <w:tc>
          <w:tcPr>
            <w:tcW w:w="137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675759F" w14:textId="77777777" w:rsidR="006D13DB" w:rsidRPr="006D13DB" w:rsidRDefault="006D13DB" w:rsidP="006D13DB">
            <w:pPr>
              <w:spacing w:before="0" w:after="0"/>
              <w:rPr>
                <w:rFonts w:asciiTheme="minorHAnsi" w:hAnsiTheme="minorHAnsi" w:cstheme="minorHAnsi"/>
                <w:sz w:val="18"/>
                <w:szCs w:val="18"/>
              </w:rPr>
            </w:pPr>
            <w:r w:rsidRPr="006D13DB">
              <w:rPr>
                <w:rFonts w:asciiTheme="minorHAnsi" w:hAnsiTheme="minorHAnsi" w:cstheme="minorHAnsi"/>
                <w:i/>
                <w:iCs/>
                <w:sz w:val="18"/>
                <w:szCs w:val="18"/>
              </w:rPr>
              <w:t>0:1</w:t>
            </w:r>
          </w:p>
        </w:tc>
        <w:tc>
          <w:tcPr>
            <w:tcW w:w="496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32E2337" w14:textId="77777777" w:rsidR="006D13DB" w:rsidRPr="006D13DB" w:rsidRDefault="006D13DB" w:rsidP="006D13DB">
            <w:pPr>
              <w:spacing w:before="0" w:after="0"/>
              <w:rPr>
                <w:rFonts w:asciiTheme="minorHAnsi" w:hAnsiTheme="minorHAnsi" w:cstheme="minorHAnsi"/>
                <w:sz w:val="18"/>
                <w:szCs w:val="18"/>
              </w:rPr>
            </w:pPr>
            <w:r w:rsidRPr="006D13DB">
              <w:rPr>
                <w:rFonts w:asciiTheme="minorHAnsi" w:hAnsiTheme="minorHAnsi" w:cstheme="minorHAnsi"/>
                <w:i/>
                <w:iCs/>
                <w:sz w:val="18"/>
                <w:szCs w:val="18"/>
              </w:rPr>
              <w:t>Betroffener Anwender</w:t>
            </w:r>
          </w:p>
        </w:tc>
      </w:tr>
      <w:tr w:rsidR="006D13DB" w:rsidRPr="006D13DB" w14:paraId="4F66CC21" w14:textId="77777777" w:rsidTr="006D13DB">
        <w:tc>
          <w:tcPr>
            <w:tcW w:w="169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A95F669" w14:textId="74B7F8A8" w:rsidR="006D13DB" w:rsidRPr="006D13DB" w:rsidRDefault="006D13DB" w:rsidP="006D13DB">
            <w:pPr>
              <w:spacing w:before="0" w:after="0"/>
              <w:rPr>
                <w:rFonts w:asciiTheme="minorHAnsi" w:hAnsiTheme="minorHAnsi" w:cstheme="minorHAnsi"/>
                <w:sz w:val="18"/>
                <w:szCs w:val="18"/>
              </w:rPr>
            </w:pPr>
            <w:r w:rsidRPr="006D13DB">
              <w:rPr>
                <w:rFonts w:asciiTheme="minorHAnsi" w:hAnsiTheme="minorHAnsi" w:cstheme="minorHAnsi"/>
                <w:i/>
                <w:iCs/>
                <w:sz w:val="18"/>
                <w:szCs w:val="18"/>
              </w:rPr>
              <w:t>Dienststelle</w:t>
            </w:r>
          </w:p>
        </w:tc>
        <w:tc>
          <w:tcPr>
            <w:tcW w:w="154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61AECCB" w14:textId="77777777" w:rsidR="006D13DB" w:rsidRPr="006D13DB" w:rsidRDefault="006D13DB" w:rsidP="006D13DB">
            <w:pPr>
              <w:spacing w:before="0" w:after="0"/>
              <w:rPr>
                <w:rFonts w:asciiTheme="minorHAnsi" w:hAnsiTheme="minorHAnsi" w:cstheme="minorHAnsi"/>
                <w:sz w:val="18"/>
                <w:szCs w:val="18"/>
              </w:rPr>
            </w:pPr>
            <w:r w:rsidRPr="006D13DB">
              <w:rPr>
                <w:rFonts w:asciiTheme="minorHAnsi" w:hAnsiTheme="minorHAnsi" w:cstheme="minorHAnsi"/>
                <w:i/>
                <w:iCs/>
                <w:sz w:val="18"/>
                <w:szCs w:val="18"/>
              </w:rPr>
              <w:t>Dienststelle</w:t>
            </w:r>
          </w:p>
        </w:tc>
        <w:tc>
          <w:tcPr>
            <w:tcW w:w="137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1FAE8A2" w14:textId="77777777" w:rsidR="006D13DB" w:rsidRPr="006D13DB" w:rsidRDefault="006D13DB" w:rsidP="006D13DB">
            <w:pPr>
              <w:spacing w:before="0" w:after="0"/>
              <w:rPr>
                <w:rFonts w:asciiTheme="minorHAnsi" w:hAnsiTheme="minorHAnsi" w:cstheme="minorHAnsi"/>
                <w:sz w:val="18"/>
                <w:szCs w:val="18"/>
              </w:rPr>
            </w:pPr>
            <w:r w:rsidRPr="006D13DB">
              <w:rPr>
                <w:rFonts w:asciiTheme="minorHAnsi" w:hAnsiTheme="minorHAnsi" w:cstheme="minorHAnsi"/>
                <w:i/>
                <w:iCs/>
                <w:sz w:val="18"/>
                <w:szCs w:val="18"/>
              </w:rPr>
              <w:t>0:1</w:t>
            </w:r>
          </w:p>
        </w:tc>
        <w:tc>
          <w:tcPr>
            <w:tcW w:w="496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1BB743B" w14:textId="77777777" w:rsidR="006D13DB" w:rsidRPr="006D13DB" w:rsidRDefault="006D13DB" w:rsidP="006D13DB">
            <w:pPr>
              <w:spacing w:before="0" w:after="0"/>
              <w:rPr>
                <w:rFonts w:asciiTheme="minorHAnsi" w:hAnsiTheme="minorHAnsi" w:cstheme="minorHAnsi"/>
                <w:sz w:val="18"/>
                <w:szCs w:val="18"/>
              </w:rPr>
            </w:pPr>
            <w:r w:rsidRPr="006D13DB">
              <w:rPr>
                <w:rFonts w:asciiTheme="minorHAnsi" w:hAnsiTheme="minorHAnsi" w:cstheme="minorHAnsi"/>
                <w:i/>
                <w:iCs/>
                <w:sz w:val="18"/>
                <w:szCs w:val="18"/>
              </w:rPr>
              <w:t>Betroffene Dienststelle</w:t>
            </w:r>
          </w:p>
        </w:tc>
      </w:tr>
      <w:tr w:rsidR="006D13DB" w:rsidRPr="006D13DB" w14:paraId="1F06EC3A" w14:textId="77777777" w:rsidTr="006D13DB">
        <w:tc>
          <w:tcPr>
            <w:tcW w:w="169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5B1FFE1" w14:textId="77777777" w:rsidR="006D13DB" w:rsidRPr="006D13DB" w:rsidRDefault="006D13DB" w:rsidP="006D13DB">
            <w:pPr>
              <w:spacing w:before="0" w:after="0"/>
              <w:rPr>
                <w:rFonts w:asciiTheme="minorHAnsi" w:hAnsiTheme="minorHAnsi" w:cstheme="minorHAnsi"/>
                <w:sz w:val="18"/>
                <w:szCs w:val="18"/>
              </w:rPr>
            </w:pPr>
            <w:r w:rsidRPr="006D13DB">
              <w:rPr>
                <w:rFonts w:asciiTheme="minorHAnsi" w:hAnsiTheme="minorHAnsi" w:cstheme="minorHAnsi"/>
                <w:sz w:val="18"/>
                <w:szCs w:val="18"/>
              </w:rPr>
              <w:t>Verlaufslog</w:t>
            </w:r>
          </w:p>
        </w:tc>
        <w:tc>
          <w:tcPr>
            <w:tcW w:w="154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8B2382D" w14:textId="3CC72A1C" w:rsidR="006D13DB" w:rsidRPr="006D13DB" w:rsidRDefault="00943EE0" w:rsidP="006D13DB">
            <w:pPr>
              <w:spacing w:before="0" w:after="0"/>
              <w:rPr>
                <w:rFonts w:asciiTheme="minorHAnsi" w:hAnsiTheme="minorHAnsi" w:cstheme="minorHAnsi"/>
                <w:sz w:val="18"/>
                <w:szCs w:val="18"/>
              </w:rPr>
            </w:pPr>
            <w:r>
              <w:rPr>
                <w:rFonts w:asciiTheme="minorHAnsi" w:hAnsiTheme="minorHAnsi" w:cstheme="minorHAnsi"/>
                <w:sz w:val="18"/>
                <w:szCs w:val="18"/>
              </w:rPr>
              <w:t>XML</w:t>
            </w:r>
          </w:p>
        </w:tc>
        <w:tc>
          <w:tcPr>
            <w:tcW w:w="137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821DD3B" w14:textId="77777777" w:rsidR="006D13DB" w:rsidRPr="006D13DB" w:rsidRDefault="006D13DB" w:rsidP="006D13DB">
            <w:pPr>
              <w:spacing w:before="0" w:after="0"/>
              <w:rPr>
                <w:rFonts w:asciiTheme="minorHAnsi" w:hAnsiTheme="minorHAnsi" w:cstheme="minorHAnsi"/>
                <w:sz w:val="18"/>
                <w:szCs w:val="18"/>
              </w:rPr>
            </w:pPr>
            <w:r w:rsidRPr="006D13DB">
              <w:rPr>
                <w:rFonts w:asciiTheme="minorHAnsi" w:hAnsiTheme="minorHAnsi" w:cstheme="minorHAnsi"/>
                <w:sz w:val="18"/>
                <w:szCs w:val="18"/>
              </w:rPr>
              <w:t>0:1</w:t>
            </w:r>
          </w:p>
        </w:tc>
        <w:tc>
          <w:tcPr>
            <w:tcW w:w="496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630F3D5" w14:textId="77777777" w:rsidR="006D13DB" w:rsidRPr="006D13DB" w:rsidRDefault="006D13DB" w:rsidP="006D13DB">
            <w:pPr>
              <w:spacing w:before="0" w:after="0"/>
              <w:rPr>
                <w:rFonts w:asciiTheme="minorHAnsi" w:hAnsiTheme="minorHAnsi" w:cstheme="minorHAnsi"/>
                <w:sz w:val="18"/>
                <w:szCs w:val="18"/>
              </w:rPr>
            </w:pPr>
            <w:r w:rsidRPr="006D13DB">
              <w:rPr>
                <w:rFonts w:asciiTheme="minorHAnsi" w:hAnsiTheme="minorHAnsi" w:cstheme="minorHAnsi"/>
                <w:sz w:val="18"/>
                <w:szCs w:val="18"/>
              </w:rPr>
              <w:t>Informationen zum Verlauf der Verarbeitung</w:t>
            </w:r>
          </w:p>
        </w:tc>
      </w:tr>
      <w:tr w:rsidR="006D13DB" w:rsidRPr="006D13DB" w14:paraId="0759CBCD" w14:textId="77777777" w:rsidTr="006D13DB">
        <w:tc>
          <w:tcPr>
            <w:tcW w:w="169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7A1293C" w14:textId="77777777" w:rsidR="006D13DB" w:rsidRPr="006D13DB" w:rsidRDefault="006D13DB" w:rsidP="006D13DB">
            <w:pPr>
              <w:spacing w:before="0" w:after="0"/>
              <w:rPr>
                <w:rFonts w:asciiTheme="minorHAnsi" w:hAnsiTheme="minorHAnsi" w:cstheme="minorHAnsi"/>
                <w:sz w:val="18"/>
                <w:szCs w:val="18"/>
              </w:rPr>
            </w:pPr>
            <w:r w:rsidRPr="006D13DB">
              <w:rPr>
                <w:rFonts w:asciiTheme="minorHAnsi" w:hAnsiTheme="minorHAnsi" w:cstheme="minorHAnsi"/>
                <w:sz w:val="18"/>
                <w:szCs w:val="18"/>
              </w:rPr>
              <w:lastRenderedPageBreak/>
              <w:t>Antwortnachricht</w:t>
            </w:r>
          </w:p>
        </w:tc>
        <w:tc>
          <w:tcPr>
            <w:tcW w:w="154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CB7DD88" w14:textId="015C43C9" w:rsidR="006D13DB" w:rsidRPr="006D13DB" w:rsidRDefault="00943EE0" w:rsidP="006D13DB">
            <w:pPr>
              <w:spacing w:before="0" w:after="0"/>
              <w:rPr>
                <w:rFonts w:asciiTheme="minorHAnsi" w:hAnsiTheme="minorHAnsi" w:cstheme="minorHAnsi"/>
                <w:sz w:val="18"/>
                <w:szCs w:val="18"/>
              </w:rPr>
            </w:pPr>
            <w:r>
              <w:rPr>
                <w:rFonts w:asciiTheme="minorHAnsi" w:hAnsiTheme="minorHAnsi" w:cstheme="minorHAnsi"/>
                <w:sz w:val="18"/>
                <w:szCs w:val="18"/>
              </w:rPr>
              <w:t>Binary</w:t>
            </w:r>
          </w:p>
        </w:tc>
        <w:tc>
          <w:tcPr>
            <w:tcW w:w="137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4BA721D" w14:textId="77777777" w:rsidR="006D13DB" w:rsidRPr="006D13DB" w:rsidRDefault="006D13DB" w:rsidP="006D13DB">
            <w:pPr>
              <w:spacing w:before="0" w:after="0"/>
              <w:rPr>
                <w:rFonts w:asciiTheme="minorHAnsi" w:hAnsiTheme="minorHAnsi" w:cstheme="minorHAnsi"/>
                <w:sz w:val="18"/>
                <w:szCs w:val="18"/>
              </w:rPr>
            </w:pPr>
            <w:r w:rsidRPr="006D13DB">
              <w:rPr>
                <w:rFonts w:asciiTheme="minorHAnsi" w:hAnsiTheme="minorHAnsi" w:cstheme="minorHAnsi"/>
                <w:sz w:val="18"/>
                <w:szCs w:val="18"/>
              </w:rPr>
              <w:t>0:1</w:t>
            </w:r>
          </w:p>
        </w:tc>
        <w:tc>
          <w:tcPr>
            <w:tcW w:w="496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FB895DC" w14:textId="1E8110F8" w:rsidR="006D13DB" w:rsidRPr="006D13DB" w:rsidRDefault="006D13DB" w:rsidP="002952B9">
            <w:pPr>
              <w:keepNext/>
              <w:spacing w:before="0" w:after="0"/>
              <w:rPr>
                <w:rFonts w:asciiTheme="minorHAnsi" w:hAnsiTheme="minorHAnsi" w:cstheme="minorHAnsi"/>
                <w:sz w:val="18"/>
                <w:szCs w:val="18"/>
              </w:rPr>
            </w:pPr>
            <w:r w:rsidRPr="006D13DB">
              <w:rPr>
                <w:rFonts w:asciiTheme="minorHAnsi" w:hAnsiTheme="minorHAnsi" w:cstheme="minorHAnsi"/>
                <w:sz w:val="18"/>
                <w:szCs w:val="18"/>
              </w:rPr>
              <w:t>SCIM-Nachricht / Quittung als Antwort</w:t>
            </w:r>
            <w:r w:rsidR="00943EE0">
              <w:rPr>
                <w:rFonts w:asciiTheme="minorHAnsi" w:hAnsiTheme="minorHAnsi" w:cstheme="minorHAnsi"/>
                <w:sz w:val="18"/>
                <w:szCs w:val="18"/>
              </w:rPr>
              <w:t>, Zip</w:t>
            </w:r>
          </w:p>
        </w:tc>
      </w:tr>
    </w:tbl>
    <w:p w14:paraId="6665E2F9" w14:textId="566E9067" w:rsidR="006D13DB" w:rsidRDefault="002952B9" w:rsidP="002952B9">
      <w:pPr>
        <w:pStyle w:val="Beschriftung"/>
        <w:rPr>
          <w:rFonts w:asciiTheme="minorHAnsi" w:hAnsiTheme="minorHAnsi" w:cstheme="minorHAnsi"/>
        </w:rPr>
      </w:pPr>
      <w:bookmarkStart w:id="224" w:name="_Toc168919619"/>
      <w:r>
        <w:t xml:space="preserve">Abbildung </w:t>
      </w:r>
      <w:fldSimple w:instr=" SEQ Abbildung \* ARABIC ">
        <w:r>
          <w:rPr>
            <w:noProof/>
          </w:rPr>
          <w:t>15</w:t>
        </w:r>
      </w:fldSimple>
      <w:r>
        <w:t xml:space="preserve">: Übersicht neues Fachobjekt </w:t>
      </w:r>
      <w:proofErr w:type="spellStart"/>
      <w:r>
        <w:t>IAMNachricht</w:t>
      </w:r>
      <w:bookmarkEnd w:id="224"/>
      <w:proofErr w:type="spellEnd"/>
    </w:p>
    <w:p w14:paraId="373527B2" w14:textId="77777777" w:rsidR="002952B9" w:rsidRDefault="002952B9" w:rsidP="00E427D4"/>
    <w:p w14:paraId="0FF383B1" w14:textId="6779656E" w:rsidR="00943EE0" w:rsidRDefault="00943EE0" w:rsidP="00E427D4">
      <w:r>
        <w:t>Der Entwicklung steht es frei, hier erforderliche Anpassungen und Änderungen während der Umsetzung zu machen.</w:t>
      </w:r>
    </w:p>
    <w:p w14:paraId="4C892923" w14:textId="22162F36" w:rsidR="00943EE0" w:rsidRPr="006F44D6" w:rsidRDefault="00943EE0" w:rsidP="00943EE0">
      <w:pPr>
        <w:pStyle w:val="berschrift2"/>
        <w:keepLines/>
        <w:numPr>
          <w:ilvl w:val="1"/>
          <w:numId w:val="11"/>
        </w:numPr>
        <w:pBdr>
          <w:bottom w:val="single" w:sz="4" w:space="1" w:color="auto"/>
        </w:pBdr>
        <w:spacing w:line="240" w:lineRule="auto"/>
        <w:rPr>
          <w:rStyle w:val="IntensiveHervorhebung"/>
        </w:rPr>
      </w:pPr>
      <w:bookmarkStart w:id="225" w:name="_Ref167267082"/>
      <w:bookmarkStart w:id="226" w:name="_Toc168919273"/>
      <w:r>
        <w:rPr>
          <w:rStyle w:val="IntensiveHervorhebung"/>
        </w:rPr>
        <w:t>Webservice „</w:t>
      </w:r>
      <w:r w:rsidRPr="00943EE0">
        <w:rPr>
          <w:rStyle w:val="IntensiveHervorhebung"/>
        </w:rPr>
        <w:t>SCIMv2-REST-Service</w:t>
      </w:r>
      <w:r>
        <w:rPr>
          <w:rStyle w:val="IntensiveHervorhebung"/>
        </w:rPr>
        <w:t>“</w:t>
      </w:r>
      <w:bookmarkEnd w:id="225"/>
      <w:bookmarkEnd w:id="226"/>
    </w:p>
    <w:p w14:paraId="7C76933F" w14:textId="4E2FC0A4" w:rsidR="00A0308A" w:rsidRDefault="00A0308A" w:rsidP="00E427D4">
      <w:r w:rsidRPr="00A0308A">
        <w:t>Diese Komponente setzt den SCIM</w:t>
      </w:r>
      <w:r w:rsidR="009C4154">
        <w:t>v2</w:t>
      </w:r>
      <w:r w:rsidRPr="00A0308A">
        <w:t xml:space="preserve">-Webservice um. Es </w:t>
      </w:r>
      <w:r>
        <w:t>setzt</w:t>
      </w:r>
      <w:r w:rsidRPr="00A0308A">
        <w:t xml:space="preserve"> somit die Schnittstelle für das F-IAM </w:t>
      </w:r>
      <w:r>
        <w:t xml:space="preserve">um </w:t>
      </w:r>
      <w:r w:rsidRPr="00A0308A">
        <w:t>und basiert auf den Vorgaben der SCIM</w:t>
      </w:r>
      <w:r>
        <w:t>v2</w:t>
      </w:r>
      <w:r w:rsidRPr="00A0308A">
        <w:t xml:space="preserve">-Spezifikation der PG IAM </w:t>
      </w:r>
      <w:r>
        <w:t xml:space="preserve">für Anwendungen </w:t>
      </w:r>
      <w:r w:rsidRPr="00A0308A">
        <w:t>(A1.1).</w:t>
      </w:r>
    </w:p>
    <w:p w14:paraId="11F4B79B" w14:textId="7EFAFDED" w:rsidR="00A0308A" w:rsidRDefault="00A075E7" w:rsidP="00E427D4">
      <w:r>
        <w:t xml:space="preserve">Der </w:t>
      </w:r>
      <w:r w:rsidRPr="00A075E7">
        <w:t>Webservice</w:t>
      </w:r>
      <w:r>
        <w:t xml:space="preserve"> übernimmt im Wesentlichen zwei Aufgaben</w:t>
      </w:r>
      <w:r w:rsidR="009C4154">
        <w:t>:</w:t>
      </w:r>
      <w:r>
        <w:t xml:space="preserve"> Zunächst nimmt er alle lesenden Operationen der SCIMv2-Schnitttstelle an, führt diese synchron aus und liefert das Ergebnis </w:t>
      </w:r>
      <w:r w:rsidR="009C4154">
        <w:t xml:space="preserve">synchron </w:t>
      </w:r>
      <w:r>
        <w:t>an das F-IAM zurück.</w:t>
      </w:r>
    </w:p>
    <w:p w14:paraId="1B37E9A6" w14:textId="29187478" w:rsidR="00A075E7" w:rsidRDefault="00A075E7" w:rsidP="00E427D4">
      <w:r>
        <w:t xml:space="preserve">Des Weiteren nimmt der </w:t>
      </w:r>
      <w:r w:rsidRPr="00A075E7">
        <w:t>Webservice</w:t>
      </w:r>
      <w:r>
        <w:t xml:space="preserve"> auch alle verändernden Operationen an, validiert diese soweit wie </w:t>
      </w:r>
      <w:r w:rsidR="009C4154">
        <w:t xml:space="preserve">zu diesem Zeitpunkt </w:t>
      </w:r>
      <w:r>
        <w:t>möglich und speichert diese für die asynchrone Abarbeitung durch die Komponente „</w:t>
      </w:r>
      <w:proofErr w:type="spellStart"/>
      <w:r w:rsidRPr="00A075E7">
        <w:rPr>
          <w:i/>
        </w:rPr>
        <w:t>IAMExecuterService</w:t>
      </w:r>
      <w:proofErr w:type="spellEnd"/>
      <w:r>
        <w:t xml:space="preserve">“. </w:t>
      </w:r>
    </w:p>
    <w:p w14:paraId="66B2ACC0" w14:textId="4B3193A9" w:rsidR="00A075E7" w:rsidRDefault="00A075E7" w:rsidP="00E427D4">
      <w:r>
        <w:t>Die nachfolgende Tabelle gibt eine Aufschlüsselung, welche SCIM-Endpunkt</w:t>
      </w:r>
      <w:r w:rsidR="00137038">
        <w:t>e</w:t>
      </w:r>
      <w:r>
        <w:t xml:space="preserve"> und Operationen wie vom Webservice verarbeitet werden sollen und welche Anwendungsfälle aus Abschnitt </w:t>
      </w:r>
      <w:r>
        <w:fldChar w:fldCharType="begin"/>
      </w:r>
      <w:r>
        <w:instrText xml:space="preserve"> REF _Ref152240616 \w \h </w:instrText>
      </w:r>
      <w:r w:rsidR="00E427D4">
        <w:instrText xml:space="preserve"> \* MERGEFORMAT </w:instrText>
      </w:r>
      <w:r>
        <w:fldChar w:fldCharType="separate"/>
      </w:r>
      <w:r w:rsidR="001776B6">
        <w:t>4</w:t>
      </w:r>
      <w:r>
        <w:fldChar w:fldCharType="end"/>
      </w:r>
      <w:r>
        <w:t xml:space="preserve"> betroffen sind.</w:t>
      </w:r>
      <w:r w:rsidR="009C4154">
        <w:t xml:space="preserve"> In </w:t>
      </w:r>
      <w:r w:rsidR="00162BE4">
        <w:t xml:space="preserve">kursiv </w:t>
      </w:r>
      <w:r w:rsidR="009C4154">
        <w:t>sind die Erläuterungen aus der Spezifikation der PG IAM (A1.1) enthalten.</w:t>
      </w:r>
    </w:p>
    <w:p w14:paraId="06A85B74" w14:textId="1C50BFD2" w:rsidR="00A075E7" w:rsidRDefault="00A075E7" w:rsidP="00A0308A">
      <w:pPr>
        <w:rPr>
          <w:rFonts w:asciiTheme="minorHAnsi" w:hAnsiTheme="minorHAnsi" w:cstheme="minorHAnsi"/>
        </w:rPr>
      </w:pP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1550"/>
        <w:gridCol w:w="992"/>
        <w:gridCol w:w="6963"/>
      </w:tblGrid>
      <w:tr w:rsidR="00412D9F" w:rsidRPr="00412D9F" w14:paraId="57973A76" w14:textId="77777777" w:rsidTr="00412D9F">
        <w:tc>
          <w:tcPr>
            <w:tcW w:w="1550" w:type="dxa"/>
            <w:tcBorders>
              <w:top w:val="single" w:sz="8" w:space="0" w:color="A3A3A3"/>
              <w:left w:val="single" w:sz="8" w:space="0" w:color="A3A3A3"/>
              <w:bottom w:val="single" w:sz="8" w:space="0" w:color="A3A3A3"/>
              <w:right w:val="single" w:sz="8" w:space="0" w:color="A3A3A3"/>
            </w:tcBorders>
            <w:shd w:val="clear" w:color="auto" w:fill="BFBFBF"/>
            <w:tcMar>
              <w:top w:w="80" w:type="dxa"/>
              <w:left w:w="80" w:type="dxa"/>
              <w:bottom w:w="80" w:type="dxa"/>
              <w:right w:w="80" w:type="dxa"/>
            </w:tcMar>
            <w:hideMark/>
          </w:tcPr>
          <w:p w14:paraId="4FE2ED4D" w14:textId="77777777" w:rsidR="00412D9F" w:rsidRPr="00E427D4" w:rsidRDefault="00412D9F" w:rsidP="00412D9F">
            <w:pPr>
              <w:spacing w:before="0" w:after="0"/>
              <w:rPr>
                <w:rFonts w:cs="Arial"/>
                <w:sz w:val="16"/>
                <w:szCs w:val="16"/>
              </w:rPr>
            </w:pPr>
            <w:r w:rsidRPr="00E427D4">
              <w:rPr>
                <w:rFonts w:cs="Arial"/>
                <w:b/>
                <w:bCs/>
                <w:sz w:val="16"/>
                <w:szCs w:val="16"/>
              </w:rPr>
              <w:t>Endpunkt</w:t>
            </w:r>
          </w:p>
        </w:tc>
        <w:tc>
          <w:tcPr>
            <w:tcW w:w="992" w:type="dxa"/>
            <w:tcBorders>
              <w:top w:val="single" w:sz="8" w:space="0" w:color="A3A3A3"/>
              <w:left w:val="single" w:sz="8" w:space="0" w:color="A3A3A3"/>
              <w:bottom w:val="single" w:sz="8" w:space="0" w:color="A3A3A3"/>
              <w:right w:val="single" w:sz="8" w:space="0" w:color="A3A3A3"/>
            </w:tcBorders>
            <w:shd w:val="clear" w:color="auto" w:fill="BFBFBF"/>
            <w:tcMar>
              <w:top w:w="80" w:type="dxa"/>
              <w:left w:w="80" w:type="dxa"/>
              <w:bottom w:w="80" w:type="dxa"/>
              <w:right w:w="80" w:type="dxa"/>
            </w:tcMar>
            <w:hideMark/>
          </w:tcPr>
          <w:p w14:paraId="4FB675C5" w14:textId="77777777" w:rsidR="00412D9F" w:rsidRPr="00E427D4" w:rsidRDefault="00412D9F" w:rsidP="00412D9F">
            <w:pPr>
              <w:spacing w:before="0" w:after="0"/>
              <w:rPr>
                <w:rFonts w:cs="Arial"/>
                <w:sz w:val="16"/>
                <w:szCs w:val="16"/>
              </w:rPr>
            </w:pPr>
            <w:r w:rsidRPr="00E427D4">
              <w:rPr>
                <w:rFonts w:cs="Arial"/>
                <w:b/>
                <w:bCs/>
                <w:sz w:val="16"/>
                <w:szCs w:val="16"/>
              </w:rPr>
              <w:t>Operation</w:t>
            </w:r>
          </w:p>
        </w:tc>
        <w:tc>
          <w:tcPr>
            <w:tcW w:w="6963" w:type="dxa"/>
            <w:tcBorders>
              <w:top w:val="single" w:sz="8" w:space="0" w:color="A3A3A3"/>
              <w:left w:val="single" w:sz="8" w:space="0" w:color="A3A3A3"/>
              <w:bottom w:val="single" w:sz="8" w:space="0" w:color="A3A3A3"/>
              <w:right w:val="single" w:sz="8" w:space="0" w:color="A3A3A3"/>
            </w:tcBorders>
            <w:shd w:val="clear" w:color="auto" w:fill="BFBFBF"/>
            <w:tcMar>
              <w:top w:w="80" w:type="dxa"/>
              <w:left w:w="80" w:type="dxa"/>
              <w:bottom w:w="80" w:type="dxa"/>
              <w:right w:w="80" w:type="dxa"/>
            </w:tcMar>
            <w:hideMark/>
          </w:tcPr>
          <w:p w14:paraId="25D0D565" w14:textId="77777777" w:rsidR="00412D9F" w:rsidRPr="00E427D4" w:rsidRDefault="00412D9F" w:rsidP="00412D9F">
            <w:pPr>
              <w:spacing w:before="0" w:after="0"/>
              <w:rPr>
                <w:rFonts w:cs="Arial"/>
                <w:sz w:val="16"/>
                <w:szCs w:val="16"/>
              </w:rPr>
            </w:pPr>
            <w:r w:rsidRPr="00E427D4">
              <w:rPr>
                <w:rFonts w:cs="Arial"/>
                <w:b/>
                <w:bCs/>
                <w:sz w:val="16"/>
                <w:szCs w:val="16"/>
              </w:rPr>
              <w:t>Umsetzungsmerkmale/-beschreibung</w:t>
            </w:r>
          </w:p>
        </w:tc>
      </w:tr>
      <w:tr w:rsidR="00412D9F" w:rsidRPr="00412D9F" w14:paraId="128FB18E" w14:textId="77777777" w:rsidTr="00412D9F">
        <w:tc>
          <w:tcPr>
            <w:tcW w:w="15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FAAB89A" w14:textId="77777777" w:rsidR="00412D9F" w:rsidRPr="00E427D4" w:rsidRDefault="00412D9F" w:rsidP="00412D9F">
            <w:pPr>
              <w:spacing w:before="0" w:after="0"/>
              <w:rPr>
                <w:rFonts w:cs="Arial"/>
                <w:sz w:val="16"/>
                <w:szCs w:val="16"/>
              </w:rPr>
            </w:pPr>
            <w:r w:rsidRPr="00E427D4">
              <w:rPr>
                <w:rFonts w:cs="Arial"/>
                <w:b/>
                <w:bCs/>
                <w:sz w:val="16"/>
                <w:szCs w:val="16"/>
              </w:rPr>
              <w:t>/</w:t>
            </w:r>
            <w:proofErr w:type="spellStart"/>
            <w:r w:rsidRPr="00E427D4">
              <w:rPr>
                <w:rFonts w:cs="Arial"/>
                <w:b/>
                <w:bCs/>
                <w:sz w:val="16"/>
                <w:szCs w:val="16"/>
              </w:rPr>
              <w:t>ServiceProviderConfig</w:t>
            </w:r>
            <w:proofErr w:type="spellEnd"/>
            <w:r w:rsidRPr="00E427D4">
              <w:rPr>
                <w:rFonts w:cs="Arial"/>
                <w:b/>
                <w:bCs/>
                <w:sz w:val="16"/>
                <w:szCs w:val="16"/>
              </w:rPr>
              <w:t xml:space="preserve"> </w:t>
            </w:r>
          </w:p>
        </w:tc>
        <w:tc>
          <w:tcPr>
            <w:tcW w:w="99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378CFD3" w14:textId="77777777" w:rsidR="00412D9F" w:rsidRPr="00E427D4" w:rsidRDefault="00412D9F" w:rsidP="00412D9F">
            <w:pPr>
              <w:spacing w:before="0" w:after="0"/>
              <w:rPr>
                <w:rFonts w:cs="Arial"/>
                <w:sz w:val="16"/>
                <w:szCs w:val="16"/>
              </w:rPr>
            </w:pPr>
            <w:r w:rsidRPr="00E427D4">
              <w:rPr>
                <w:rFonts w:cs="Arial"/>
                <w:b/>
                <w:bCs/>
                <w:sz w:val="16"/>
                <w:szCs w:val="16"/>
              </w:rPr>
              <w:t>GET</w:t>
            </w:r>
          </w:p>
        </w:tc>
        <w:tc>
          <w:tcPr>
            <w:tcW w:w="69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CC9B05D" w14:textId="77777777" w:rsidR="00412D9F" w:rsidRPr="00E427D4" w:rsidRDefault="00412D9F" w:rsidP="00CF693A">
            <w:pPr>
              <w:numPr>
                <w:ilvl w:val="0"/>
                <w:numId w:val="33"/>
              </w:numPr>
              <w:spacing w:before="0" w:after="0"/>
              <w:rPr>
                <w:rFonts w:cs="Arial"/>
                <w:sz w:val="16"/>
                <w:szCs w:val="16"/>
              </w:rPr>
            </w:pPr>
            <w:r w:rsidRPr="00E427D4">
              <w:rPr>
                <w:rFonts w:cs="Arial"/>
                <w:i/>
                <w:iCs/>
                <w:sz w:val="16"/>
                <w:szCs w:val="16"/>
              </w:rPr>
              <w:t>Spezifikation: Schemas, Users, Groups, +? liefert auch die URLs der Endpunkte</w:t>
            </w:r>
          </w:p>
          <w:p w14:paraId="207FAA0B" w14:textId="77777777" w:rsidR="00412D9F" w:rsidRPr="00E427D4" w:rsidRDefault="00412D9F" w:rsidP="00CF693A">
            <w:pPr>
              <w:numPr>
                <w:ilvl w:val="0"/>
                <w:numId w:val="33"/>
              </w:numPr>
              <w:spacing w:before="0" w:after="0"/>
              <w:rPr>
                <w:rFonts w:cs="Arial"/>
                <w:sz w:val="16"/>
                <w:szCs w:val="16"/>
              </w:rPr>
            </w:pPr>
            <w:r w:rsidRPr="00E427D4">
              <w:rPr>
                <w:rFonts w:cs="Arial"/>
                <w:sz w:val="16"/>
                <w:szCs w:val="16"/>
              </w:rPr>
              <w:t>Muss noch geklärt werden, wie die konkrete Antwort aussehen soll</w:t>
            </w:r>
          </w:p>
          <w:p w14:paraId="5CAB1BB2" w14:textId="77777777" w:rsidR="00412D9F" w:rsidRPr="00E427D4" w:rsidRDefault="00412D9F" w:rsidP="00CF693A">
            <w:pPr>
              <w:numPr>
                <w:ilvl w:val="0"/>
                <w:numId w:val="33"/>
              </w:numPr>
              <w:spacing w:before="0" w:after="0"/>
              <w:rPr>
                <w:rFonts w:cs="Arial"/>
                <w:sz w:val="16"/>
                <w:szCs w:val="16"/>
              </w:rPr>
            </w:pPr>
            <w:r w:rsidRPr="00E427D4">
              <w:rPr>
                <w:rFonts w:cs="Arial"/>
                <w:sz w:val="16"/>
                <w:szCs w:val="16"/>
              </w:rPr>
              <w:t xml:space="preserve">Umsetzung in </w:t>
            </w:r>
          </w:p>
          <w:p w14:paraId="2B52623E" w14:textId="77777777" w:rsidR="00412D9F" w:rsidRPr="00E427D4" w:rsidRDefault="00412D9F" w:rsidP="00CF693A">
            <w:pPr>
              <w:numPr>
                <w:ilvl w:val="1"/>
                <w:numId w:val="33"/>
              </w:numPr>
              <w:spacing w:before="0" w:after="0"/>
              <w:rPr>
                <w:rFonts w:cs="Arial"/>
                <w:sz w:val="16"/>
                <w:szCs w:val="16"/>
              </w:rPr>
            </w:pPr>
            <w:r w:rsidRPr="00E427D4">
              <w:rPr>
                <w:rFonts w:cs="Arial"/>
                <w:sz w:val="16"/>
                <w:szCs w:val="16"/>
              </w:rPr>
              <w:t>SCIMv2-REST-Service</w:t>
            </w:r>
          </w:p>
        </w:tc>
      </w:tr>
      <w:tr w:rsidR="00412D9F" w:rsidRPr="00412D9F" w14:paraId="2B80FC30" w14:textId="77777777" w:rsidTr="00412D9F">
        <w:tc>
          <w:tcPr>
            <w:tcW w:w="15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D9B3D93" w14:textId="77777777" w:rsidR="00412D9F" w:rsidRPr="00E427D4" w:rsidRDefault="00412D9F" w:rsidP="00412D9F">
            <w:pPr>
              <w:spacing w:before="0" w:after="0"/>
              <w:rPr>
                <w:rFonts w:cs="Arial"/>
                <w:sz w:val="16"/>
                <w:szCs w:val="16"/>
              </w:rPr>
            </w:pPr>
            <w:r w:rsidRPr="00E427D4">
              <w:rPr>
                <w:rFonts w:cs="Arial"/>
                <w:b/>
                <w:bCs/>
                <w:sz w:val="16"/>
                <w:szCs w:val="16"/>
              </w:rPr>
              <w:t>/</w:t>
            </w:r>
            <w:proofErr w:type="spellStart"/>
            <w:r w:rsidRPr="00E427D4">
              <w:rPr>
                <w:rFonts w:cs="Arial"/>
                <w:b/>
                <w:bCs/>
                <w:sz w:val="16"/>
                <w:szCs w:val="16"/>
              </w:rPr>
              <w:t>ResourceTypes</w:t>
            </w:r>
            <w:proofErr w:type="spellEnd"/>
          </w:p>
        </w:tc>
        <w:tc>
          <w:tcPr>
            <w:tcW w:w="99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795F197" w14:textId="77777777" w:rsidR="00412D9F" w:rsidRPr="00E427D4" w:rsidRDefault="00412D9F" w:rsidP="00412D9F">
            <w:pPr>
              <w:spacing w:before="0" w:after="0"/>
              <w:rPr>
                <w:rFonts w:cs="Arial"/>
                <w:sz w:val="16"/>
                <w:szCs w:val="16"/>
              </w:rPr>
            </w:pPr>
            <w:r w:rsidRPr="00E427D4">
              <w:rPr>
                <w:rFonts w:cs="Arial"/>
                <w:b/>
                <w:bCs/>
                <w:sz w:val="16"/>
                <w:szCs w:val="16"/>
              </w:rPr>
              <w:t>GET</w:t>
            </w:r>
          </w:p>
        </w:tc>
        <w:tc>
          <w:tcPr>
            <w:tcW w:w="69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E6208BF" w14:textId="77777777" w:rsidR="00412D9F" w:rsidRPr="00E427D4" w:rsidRDefault="00412D9F" w:rsidP="00CF693A">
            <w:pPr>
              <w:numPr>
                <w:ilvl w:val="0"/>
                <w:numId w:val="33"/>
              </w:numPr>
              <w:spacing w:before="0" w:after="0"/>
              <w:rPr>
                <w:rFonts w:cs="Arial"/>
                <w:sz w:val="16"/>
                <w:szCs w:val="16"/>
              </w:rPr>
            </w:pPr>
            <w:r w:rsidRPr="00E427D4">
              <w:rPr>
                <w:rFonts w:cs="Arial"/>
                <w:i/>
                <w:iCs/>
                <w:sz w:val="16"/>
                <w:szCs w:val="16"/>
              </w:rPr>
              <w:t xml:space="preserve">Spezifikation: </w:t>
            </w:r>
            <w:proofErr w:type="spellStart"/>
            <w:r w:rsidRPr="00E427D4">
              <w:rPr>
                <w:rFonts w:cs="Arial"/>
                <w:i/>
                <w:iCs/>
                <w:sz w:val="16"/>
                <w:szCs w:val="16"/>
              </w:rPr>
              <w:t>Capabilities</w:t>
            </w:r>
            <w:proofErr w:type="spellEnd"/>
            <w:r w:rsidRPr="00E427D4">
              <w:rPr>
                <w:rFonts w:cs="Arial"/>
                <w:i/>
                <w:iCs/>
                <w:sz w:val="16"/>
                <w:szCs w:val="16"/>
              </w:rPr>
              <w:t xml:space="preserve">, </w:t>
            </w:r>
            <w:proofErr w:type="spellStart"/>
            <w:r w:rsidRPr="00E427D4">
              <w:rPr>
                <w:rFonts w:cs="Arial"/>
                <w:i/>
                <w:iCs/>
                <w:sz w:val="16"/>
                <w:szCs w:val="16"/>
              </w:rPr>
              <w:t>AuthMechanismen</w:t>
            </w:r>
            <w:proofErr w:type="spellEnd"/>
            <w:r w:rsidRPr="00E427D4">
              <w:rPr>
                <w:rFonts w:cs="Arial"/>
                <w:i/>
                <w:iCs/>
                <w:sz w:val="16"/>
                <w:szCs w:val="16"/>
              </w:rPr>
              <w:t>, ...</w:t>
            </w:r>
          </w:p>
          <w:p w14:paraId="61F64786" w14:textId="77777777" w:rsidR="00412D9F" w:rsidRPr="00E427D4" w:rsidRDefault="00412D9F" w:rsidP="00CF693A">
            <w:pPr>
              <w:numPr>
                <w:ilvl w:val="0"/>
                <w:numId w:val="33"/>
              </w:numPr>
              <w:spacing w:before="0" w:after="0"/>
              <w:rPr>
                <w:rFonts w:cs="Arial"/>
                <w:sz w:val="16"/>
                <w:szCs w:val="16"/>
              </w:rPr>
            </w:pPr>
            <w:r w:rsidRPr="00E427D4">
              <w:rPr>
                <w:rFonts w:cs="Arial"/>
                <w:sz w:val="16"/>
                <w:szCs w:val="16"/>
              </w:rPr>
              <w:t>Muss noch geklärt werden, wie die konkrete Antwort aussehen soll</w:t>
            </w:r>
          </w:p>
          <w:p w14:paraId="4022CC1A" w14:textId="77777777" w:rsidR="00412D9F" w:rsidRPr="00E427D4" w:rsidRDefault="00412D9F" w:rsidP="00CF693A">
            <w:pPr>
              <w:numPr>
                <w:ilvl w:val="0"/>
                <w:numId w:val="33"/>
              </w:numPr>
              <w:spacing w:before="0" w:after="0"/>
              <w:rPr>
                <w:rFonts w:cs="Arial"/>
                <w:sz w:val="16"/>
                <w:szCs w:val="16"/>
              </w:rPr>
            </w:pPr>
            <w:r w:rsidRPr="00E427D4">
              <w:rPr>
                <w:rFonts w:cs="Arial"/>
                <w:sz w:val="16"/>
                <w:szCs w:val="16"/>
              </w:rPr>
              <w:t xml:space="preserve">Umsetzung in </w:t>
            </w:r>
          </w:p>
          <w:p w14:paraId="11FCD4EB" w14:textId="77777777" w:rsidR="00412D9F" w:rsidRPr="00E427D4" w:rsidRDefault="00412D9F" w:rsidP="00CF693A">
            <w:pPr>
              <w:numPr>
                <w:ilvl w:val="1"/>
                <w:numId w:val="33"/>
              </w:numPr>
              <w:spacing w:before="0" w:after="0"/>
              <w:rPr>
                <w:rFonts w:cs="Arial"/>
                <w:sz w:val="16"/>
                <w:szCs w:val="16"/>
              </w:rPr>
            </w:pPr>
            <w:r w:rsidRPr="00E427D4">
              <w:rPr>
                <w:rFonts w:cs="Arial"/>
                <w:sz w:val="16"/>
                <w:szCs w:val="16"/>
              </w:rPr>
              <w:t>SCIMv2-REST-Service</w:t>
            </w:r>
          </w:p>
        </w:tc>
      </w:tr>
      <w:tr w:rsidR="00412D9F" w:rsidRPr="00412D9F" w14:paraId="139EF886" w14:textId="77777777" w:rsidTr="00412D9F">
        <w:tc>
          <w:tcPr>
            <w:tcW w:w="15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E57757D" w14:textId="77777777" w:rsidR="00412D9F" w:rsidRPr="00E427D4" w:rsidRDefault="00412D9F" w:rsidP="00412D9F">
            <w:pPr>
              <w:spacing w:before="0" w:after="0"/>
              <w:rPr>
                <w:rFonts w:cs="Arial"/>
                <w:sz w:val="16"/>
                <w:szCs w:val="16"/>
              </w:rPr>
            </w:pPr>
            <w:r w:rsidRPr="00E427D4">
              <w:rPr>
                <w:rFonts w:cs="Arial"/>
                <w:b/>
                <w:bCs/>
                <w:sz w:val="16"/>
                <w:szCs w:val="16"/>
              </w:rPr>
              <w:t xml:space="preserve">/Schemas </w:t>
            </w:r>
          </w:p>
        </w:tc>
        <w:tc>
          <w:tcPr>
            <w:tcW w:w="99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C42EACA" w14:textId="77777777" w:rsidR="00412D9F" w:rsidRPr="00E427D4" w:rsidRDefault="00412D9F" w:rsidP="00412D9F">
            <w:pPr>
              <w:spacing w:before="0" w:after="0"/>
              <w:rPr>
                <w:rFonts w:cs="Arial"/>
                <w:sz w:val="16"/>
                <w:szCs w:val="16"/>
              </w:rPr>
            </w:pPr>
            <w:r w:rsidRPr="00E427D4">
              <w:rPr>
                <w:rFonts w:cs="Arial"/>
                <w:b/>
                <w:bCs/>
                <w:sz w:val="16"/>
                <w:szCs w:val="16"/>
              </w:rPr>
              <w:t>GET</w:t>
            </w:r>
          </w:p>
        </w:tc>
        <w:tc>
          <w:tcPr>
            <w:tcW w:w="69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E3631EE" w14:textId="77777777" w:rsidR="00412D9F" w:rsidRPr="00E427D4" w:rsidRDefault="00412D9F" w:rsidP="00CF693A">
            <w:pPr>
              <w:numPr>
                <w:ilvl w:val="0"/>
                <w:numId w:val="33"/>
              </w:numPr>
              <w:spacing w:before="0" w:after="0"/>
              <w:rPr>
                <w:rFonts w:cs="Arial"/>
                <w:sz w:val="16"/>
                <w:szCs w:val="16"/>
              </w:rPr>
            </w:pPr>
            <w:r w:rsidRPr="00E427D4">
              <w:rPr>
                <w:rFonts w:cs="Arial"/>
                <w:i/>
                <w:iCs/>
                <w:sz w:val="16"/>
                <w:szCs w:val="16"/>
              </w:rPr>
              <w:t>Spezifikation: relevant?</w:t>
            </w:r>
          </w:p>
          <w:p w14:paraId="40265C8A" w14:textId="77777777" w:rsidR="00412D9F" w:rsidRPr="00E427D4" w:rsidRDefault="00412D9F" w:rsidP="00CF693A">
            <w:pPr>
              <w:numPr>
                <w:ilvl w:val="0"/>
                <w:numId w:val="33"/>
              </w:numPr>
              <w:spacing w:before="0" w:after="0"/>
              <w:rPr>
                <w:rFonts w:cs="Arial"/>
                <w:sz w:val="16"/>
                <w:szCs w:val="16"/>
              </w:rPr>
            </w:pPr>
            <w:r w:rsidRPr="00E427D4">
              <w:rPr>
                <w:rFonts w:cs="Arial"/>
                <w:sz w:val="16"/>
                <w:szCs w:val="16"/>
              </w:rPr>
              <w:t>Muss noch geklärt werden, wie die konkrete Antwort aussehen soll</w:t>
            </w:r>
          </w:p>
          <w:p w14:paraId="1AB8F540" w14:textId="77777777" w:rsidR="00412D9F" w:rsidRPr="00E427D4" w:rsidRDefault="00412D9F" w:rsidP="00CF693A">
            <w:pPr>
              <w:numPr>
                <w:ilvl w:val="0"/>
                <w:numId w:val="33"/>
              </w:numPr>
              <w:spacing w:before="0" w:after="0"/>
              <w:rPr>
                <w:rFonts w:cs="Arial"/>
                <w:sz w:val="16"/>
                <w:szCs w:val="16"/>
              </w:rPr>
            </w:pPr>
            <w:r w:rsidRPr="00E427D4">
              <w:rPr>
                <w:rFonts w:cs="Arial"/>
                <w:sz w:val="16"/>
                <w:szCs w:val="16"/>
              </w:rPr>
              <w:t xml:space="preserve">Umsetzung in </w:t>
            </w:r>
          </w:p>
          <w:p w14:paraId="44A546EE" w14:textId="77777777" w:rsidR="00412D9F" w:rsidRPr="00E427D4" w:rsidRDefault="00412D9F" w:rsidP="00CF693A">
            <w:pPr>
              <w:numPr>
                <w:ilvl w:val="1"/>
                <w:numId w:val="33"/>
              </w:numPr>
              <w:spacing w:before="0" w:after="0"/>
              <w:rPr>
                <w:rFonts w:cs="Arial"/>
                <w:sz w:val="16"/>
                <w:szCs w:val="16"/>
              </w:rPr>
            </w:pPr>
            <w:r w:rsidRPr="00E427D4">
              <w:rPr>
                <w:rFonts w:cs="Arial"/>
                <w:sz w:val="16"/>
                <w:szCs w:val="16"/>
              </w:rPr>
              <w:t>SCIMv2-REST-Service</w:t>
            </w:r>
          </w:p>
        </w:tc>
      </w:tr>
      <w:tr w:rsidR="00412D9F" w:rsidRPr="00412D9F" w14:paraId="0AEAA7BC" w14:textId="77777777" w:rsidTr="00412D9F">
        <w:tc>
          <w:tcPr>
            <w:tcW w:w="15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4B0DAE9" w14:textId="77777777" w:rsidR="00412D9F" w:rsidRPr="00E427D4" w:rsidRDefault="00412D9F" w:rsidP="00412D9F">
            <w:pPr>
              <w:spacing w:before="0" w:after="0"/>
              <w:rPr>
                <w:rFonts w:cs="Arial"/>
                <w:sz w:val="16"/>
                <w:szCs w:val="16"/>
              </w:rPr>
            </w:pPr>
            <w:r w:rsidRPr="00E427D4">
              <w:rPr>
                <w:rFonts w:cs="Arial"/>
                <w:b/>
                <w:bCs/>
                <w:sz w:val="16"/>
                <w:szCs w:val="16"/>
              </w:rPr>
              <w:t xml:space="preserve">/Users </w:t>
            </w:r>
          </w:p>
        </w:tc>
        <w:tc>
          <w:tcPr>
            <w:tcW w:w="99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FCAF942" w14:textId="77777777" w:rsidR="00412D9F" w:rsidRPr="00E427D4" w:rsidRDefault="00412D9F" w:rsidP="00412D9F">
            <w:pPr>
              <w:spacing w:before="0" w:after="0"/>
              <w:rPr>
                <w:rFonts w:cs="Arial"/>
                <w:sz w:val="16"/>
                <w:szCs w:val="16"/>
              </w:rPr>
            </w:pPr>
            <w:r w:rsidRPr="00E427D4">
              <w:rPr>
                <w:rFonts w:cs="Arial"/>
                <w:b/>
                <w:bCs/>
                <w:sz w:val="16"/>
                <w:szCs w:val="16"/>
              </w:rPr>
              <w:t>GET</w:t>
            </w:r>
          </w:p>
        </w:tc>
        <w:tc>
          <w:tcPr>
            <w:tcW w:w="69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8C91FEF" w14:textId="77777777" w:rsidR="00412D9F" w:rsidRPr="00E427D4" w:rsidRDefault="00412D9F" w:rsidP="00CF693A">
            <w:pPr>
              <w:numPr>
                <w:ilvl w:val="0"/>
                <w:numId w:val="33"/>
              </w:numPr>
              <w:spacing w:before="0" w:after="0"/>
              <w:rPr>
                <w:rFonts w:cs="Arial"/>
                <w:sz w:val="16"/>
                <w:szCs w:val="16"/>
              </w:rPr>
            </w:pPr>
            <w:r w:rsidRPr="00E427D4">
              <w:rPr>
                <w:rFonts w:cs="Arial"/>
                <w:i/>
                <w:iCs/>
                <w:sz w:val="16"/>
                <w:szCs w:val="16"/>
              </w:rPr>
              <w:t>Spezifikation: Abfrage aller Benutzer</w:t>
            </w:r>
          </w:p>
          <w:p w14:paraId="3A2F9E72" w14:textId="77777777" w:rsidR="00CF693A" w:rsidRPr="00E427D4" w:rsidRDefault="00412D9F" w:rsidP="00CF693A">
            <w:pPr>
              <w:numPr>
                <w:ilvl w:val="0"/>
                <w:numId w:val="33"/>
              </w:numPr>
              <w:spacing w:before="0" w:after="0"/>
              <w:rPr>
                <w:rFonts w:cs="Arial"/>
                <w:sz w:val="16"/>
                <w:szCs w:val="16"/>
                <w:lang w:val="en-US"/>
              </w:rPr>
            </w:pPr>
            <w:r w:rsidRPr="00E427D4">
              <w:rPr>
                <w:rFonts w:cs="Arial"/>
                <w:sz w:val="16"/>
                <w:szCs w:val="16"/>
                <w:lang w:val="en-US"/>
              </w:rPr>
              <w:t xml:space="preserve">Auch </w:t>
            </w:r>
            <w:proofErr w:type="spellStart"/>
            <w:r w:rsidRPr="00E427D4">
              <w:rPr>
                <w:rFonts w:cs="Arial"/>
                <w:sz w:val="16"/>
                <w:szCs w:val="16"/>
                <w:lang w:val="en-US"/>
              </w:rPr>
              <w:t>mit</w:t>
            </w:r>
            <w:proofErr w:type="spellEnd"/>
            <w:r w:rsidRPr="00E427D4">
              <w:rPr>
                <w:rFonts w:cs="Arial"/>
                <w:sz w:val="16"/>
                <w:szCs w:val="16"/>
                <w:lang w:val="en-US"/>
              </w:rPr>
              <w:t xml:space="preserve"> Parameter GET /</w:t>
            </w:r>
            <w:proofErr w:type="spellStart"/>
            <w:r w:rsidRPr="00E427D4">
              <w:rPr>
                <w:rFonts w:cs="Arial"/>
                <w:sz w:val="16"/>
                <w:szCs w:val="16"/>
                <w:lang w:val="en-US"/>
              </w:rPr>
              <w:t>Users?startIndex</w:t>
            </w:r>
            <w:proofErr w:type="spellEnd"/>
            <w:r w:rsidRPr="00E427D4">
              <w:rPr>
                <w:rFonts w:cs="Arial"/>
                <w:sz w:val="16"/>
                <w:szCs w:val="16"/>
                <w:lang w:val="en-US"/>
              </w:rPr>
              <w:t>=1&amp;count=10</w:t>
            </w:r>
          </w:p>
          <w:p w14:paraId="66DAEE30" w14:textId="5EAC0C97" w:rsidR="00412D9F" w:rsidRDefault="00412D9F" w:rsidP="00CF693A">
            <w:pPr>
              <w:numPr>
                <w:ilvl w:val="0"/>
                <w:numId w:val="33"/>
              </w:numPr>
              <w:spacing w:before="0" w:after="0"/>
              <w:rPr>
                <w:rFonts w:cs="Arial"/>
                <w:sz w:val="16"/>
                <w:szCs w:val="16"/>
              </w:rPr>
            </w:pPr>
            <w:r w:rsidRPr="00E427D4">
              <w:rPr>
                <w:rFonts w:cs="Arial"/>
                <w:sz w:val="16"/>
                <w:szCs w:val="16"/>
              </w:rPr>
              <w:t>Siehe Spezifikation AW</w:t>
            </w:r>
            <w:r w:rsidR="006474A5" w:rsidRPr="00E427D4">
              <w:rPr>
                <w:rFonts w:cs="Arial"/>
                <w:sz w:val="16"/>
                <w:szCs w:val="16"/>
              </w:rPr>
              <w:t xml:space="preserve"> </w:t>
            </w:r>
            <w:r w:rsidRPr="00E427D4">
              <w:rPr>
                <w:rFonts w:cs="Arial"/>
                <w:sz w:val="16"/>
                <w:szCs w:val="16"/>
              </w:rPr>
              <w:t>&amp;</w:t>
            </w:r>
            <w:r w:rsidR="006474A5" w:rsidRPr="00E427D4">
              <w:rPr>
                <w:rFonts w:cs="Arial"/>
                <w:sz w:val="16"/>
                <w:szCs w:val="16"/>
              </w:rPr>
              <w:t xml:space="preserve"> </w:t>
            </w:r>
            <w:r w:rsidRPr="00E427D4">
              <w:rPr>
                <w:rFonts w:cs="Arial"/>
                <w:sz w:val="16"/>
                <w:szCs w:val="16"/>
              </w:rPr>
              <w:t>TN 1.4.3 Suchen (Search)</w:t>
            </w:r>
          </w:p>
          <w:p w14:paraId="0ADB8809" w14:textId="77777777" w:rsidR="0057566A" w:rsidRPr="00E427D4" w:rsidRDefault="0057566A" w:rsidP="0057566A">
            <w:pPr>
              <w:numPr>
                <w:ilvl w:val="0"/>
                <w:numId w:val="33"/>
              </w:numPr>
              <w:spacing w:before="0" w:after="0"/>
              <w:rPr>
                <w:rFonts w:cs="Arial"/>
                <w:sz w:val="16"/>
                <w:szCs w:val="16"/>
              </w:rPr>
            </w:pPr>
            <w:r w:rsidRPr="00E427D4">
              <w:rPr>
                <w:rFonts w:cs="Arial"/>
                <w:sz w:val="16"/>
                <w:szCs w:val="16"/>
              </w:rPr>
              <w:t xml:space="preserve">Entspricht Anwendungsfall </w:t>
            </w:r>
          </w:p>
          <w:p w14:paraId="096BE276" w14:textId="5A3788C6" w:rsidR="0057566A" w:rsidRPr="009376A8" w:rsidRDefault="0057566A" w:rsidP="009376A8">
            <w:pPr>
              <w:pStyle w:val="Listenabsatz"/>
              <w:numPr>
                <w:ilvl w:val="1"/>
                <w:numId w:val="33"/>
              </w:numPr>
              <w:spacing w:before="0" w:after="0"/>
              <w:rPr>
                <w:rFonts w:cs="Arial"/>
                <w:sz w:val="16"/>
                <w:szCs w:val="16"/>
              </w:rPr>
            </w:pPr>
            <w:r w:rsidRPr="009376A8">
              <w:rPr>
                <w:rFonts w:cs="Arial"/>
                <w:sz w:val="16"/>
                <w:szCs w:val="16"/>
              </w:rPr>
              <w:t>[ANF-032] Lesende Zugriffe für F-IAM: Abfrage von Benutzerdaten</w:t>
            </w:r>
          </w:p>
          <w:p w14:paraId="60F28E95" w14:textId="1106F1D3" w:rsidR="00412D9F" w:rsidRPr="00E427D4" w:rsidRDefault="00412D9F" w:rsidP="00CF693A">
            <w:pPr>
              <w:numPr>
                <w:ilvl w:val="0"/>
                <w:numId w:val="33"/>
              </w:numPr>
              <w:spacing w:before="0" w:after="0"/>
              <w:rPr>
                <w:rFonts w:cs="Arial"/>
                <w:sz w:val="16"/>
                <w:szCs w:val="16"/>
              </w:rPr>
            </w:pPr>
            <w:r w:rsidRPr="00E427D4">
              <w:rPr>
                <w:rFonts w:cs="Arial"/>
                <w:sz w:val="16"/>
                <w:szCs w:val="16"/>
              </w:rPr>
              <w:t>Umsetzung in</w:t>
            </w:r>
            <w:r w:rsidR="009C4154" w:rsidRPr="00E427D4">
              <w:rPr>
                <w:rFonts w:cs="Arial"/>
                <w:sz w:val="16"/>
                <w:szCs w:val="16"/>
              </w:rPr>
              <w:t>/mit</w:t>
            </w:r>
            <w:r w:rsidRPr="00E427D4">
              <w:rPr>
                <w:rFonts w:cs="Arial"/>
                <w:sz w:val="16"/>
                <w:szCs w:val="16"/>
              </w:rPr>
              <w:t xml:space="preserve"> </w:t>
            </w:r>
          </w:p>
          <w:p w14:paraId="5454E157" w14:textId="77777777" w:rsidR="00412D9F" w:rsidRPr="00E427D4" w:rsidRDefault="00412D9F" w:rsidP="00CF693A">
            <w:pPr>
              <w:numPr>
                <w:ilvl w:val="1"/>
                <w:numId w:val="33"/>
              </w:numPr>
              <w:spacing w:before="0" w:after="0"/>
              <w:rPr>
                <w:rFonts w:cs="Arial"/>
                <w:sz w:val="16"/>
                <w:szCs w:val="16"/>
              </w:rPr>
            </w:pPr>
            <w:r w:rsidRPr="00E427D4">
              <w:rPr>
                <w:rFonts w:cs="Arial"/>
                <w:sz w:val="16"/>
                <w:szCs w:val="16"/>
              </w:rPr>
              <w:t>SCIMv2-REST-Service</w:t>
            </w:r>
          </w:p>
          <w:p w14:paraId="5755A012" w14:textId="0373F2FB" w:rsidR="00412D9F" w:rsidRPr="00E427D4" w:rsidRDefault="00CF693A" w:rsidP="00CF693A">
            <w:pPr>
              <w:numPr>
                <w:ilvl w:val="1"/>
                <w:numId w:val="33"/>
              </w:numPr>
              <w:spacing w:before="0" w:after="0"/>
              <w:rPr>
                <w:rFonts w:cs="Arial"/>
                <w:sz w:val="16"/>
                <w:szCs w:val="16"/>
              </w:rPr>
            </w:pPr>
            <w:r w:rsidRPr="00E427D4">
              <w:rPr>
                <w:rFonts w:cs="Arial"/>
                <w:sz w:val="16"/>
                <w:szCs w:val="16"/>
              </w:rPr>
              <w:t>Konverter VBS2SCIMConverter</w:t>
            </w:r>
            <w:r w:rsidR="00412D9F" w:rsidRPr="00E427D4">
              <w:rPr>
                <w:rFonts w:cs="Arial"/>
                <w:sz w:val="16"/>
                <w:szCs w:val="16"/>
              </w:rPr>
              <w:t xml:space="preserve"> </w:t>
            </w:r>
          </w:p>
        </w:tc>
      </w:tr>
      <w:tr w:rsidR="00412D9F" w:rsidRPr="00412D9F" w14:paraId="3BE60FCA" w14:textId="77777777" w:rsidTr="00412D9F">
        <w:tc>
          <w:tcPr>
            <w:tcW w:w="15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7319EED" w14:textId="77777777" w:rsidR="00412D9F" w:rsidRPr="00E427D4" w:rsidRDefault="00412D9F" w:rsidP="00412D9F">
            <w:pPr>
              <w:spacing w:before="0" w:after="0"/>
              <w:rPr>
                <w:rFonts w:cs="Arial"/>
                <w:sz w:val="16"/>
                <w:szCs w:val="16"/>
              </w:rPr>
            </w:pPr>
            <w:r w:rsidRPr="00E427D4">
              <w:rPr>
                <w:rFonts w:cs="Arial"/>
                <w:b/>
                <w:bCs/>
                <w:sz w:val="16"/>
                <w:szCs w:val="16"/>
              </w:rPr>
              <w:t xml:space="preserve">/Users </w:t>
            </w:r>
          </w:p>
        </w:tc>
        <w:tc>
          <w:tcPr>
            <w:tcW w:w="99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5AADCCF" w14:textId="77777777" w:rsidR="00412D9F" w:rsidRPr="00E427D4" w:rsidRDefault="00412D9F" w:rsidP="00412D9F">
            <w:pPr>
              <w:spacing w:before="0" w:after="0"/>
              <w:rPr>
                <w:rFonts w:cs="Arial"/>
                <w:sz w:val="16"/>
                <w:szCs w:val="16"/>
              </w:rPr>
            </w:pPr>
            <w:r w:rsidRPr="00E427D4">
              <w:rPr>
                <w:rFonts w:cs="Arial"/>
                <w:b/>
                <w:bCs/>
                <w:sz w:val="16"/>
                <w:szCs w:val="16"/>
              </w:rPr>
              <w:t>POST</w:t>
            </w:r>
          </w:p>
        </w:tc>
        <w:tc>
          <w:tcPr>
            <w:tcW w:w="69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6E5F4ED" w14:textId="77777777" w:rsidR="00412D9F" w:rsidRPr="00E427D4" w:rsidRDefault="00412D9F" w:rsidP="00CF693A">
            <w:pPr>
              <w:numPr>
                <w:ilvl w:val="0"/>
                <w:numId w:val="33"/>
              </w:numPr>
              <w:spacing w:before="0" w:after="0"/>
              <w:rPr>
                <w:rFonts w:cs="Arial"/>
                <w:sz w:val="16"/>
                <w:szCs w:val="16"/>
              </w:rPr>
            </w:pPr>
            <w:r w:rsidRPr="00E427D4">
              <w:rPr>
                <w:rFonts w:cs="Arial"/>
                <w:i/>
                <w:iCs/>
                <w:sz w:val="16"/>
                <w:szCs w:val="16"/>
              </w:rPr>
              <w:t xml:space="preserve">Spezifikation: Erstellen eines neuen Benutzers </w:t>
            </w:r>
          </w:p>
          <w:p w14:paraId="2EF1E82A" w14:textId="77777777" w:rsidR="00412D9F" w:rsidRPr="00E427D4" w:rsidRDefault="00412D9F" w:rsidP="00CF693A">
            <w:pPr>
              <w:numPr>
                <w:ilvl w:val="0"/>
                <w:numId w:val="33"/>
              </w:numPr>
              <w:spacing w:before="0" w:after="0"/>
              <w:rPr>
                <w:rFonts w:cs="Arial"/>
                <w:sz w:val="16"/>
                <w:szCs w:val="16"/>
              </w:rPr>
            </w:pPr>
            <w:r w:rsidRPr="00E427D4">
              <w:rPr>
                <w:rFonts w:cs="Arial"/>
                <w:sz w:val="16"/>
                <w:szCs w:val="16"/>
              </w:rPr>
              <w:t xml:space="preserve">Entspricht Anwendungsfall </w:t>
            </w:r>
          </w:p>
          <w:p w14:paraId="1164525A" w14:textId="77777777" w:rsidR="00412D9F" w:rsidRPr="00E427D4" w:rsidRDefault="00412D9F" w:rsidP="00CF693A">
            <w:pPr>
              <w:numPr>
                <w:ilvl w:val="1"/>
                <w:numId w:val="33"/>
              </w:numPr>
              <w:spacing w:before="0" w:after="0"/>
              <w:rPr>
                <w:rFonts w:cs="Arial"/>
                <w:sz w:val="16"/>
                <w:szCs w:val="16"/>
              </w:rPr>
            </w:pPr>
            <w:r w:rsidRPr="00E427D4">
              <w:rPr>
                <w:rFonts w:cs="Arial"/>
                <w:sz w:val="16"/>
                <w:szCs w:val="16"/>
              </w:rPr>
              <w:t>[ANF-010] [Stufe 2a] Anlage neuer Anwender</w:t>
            </w:r>
          </w:p>
          <w:p w14:paraId="50B7F7EC" w14:textId="263C7434" w:rsidR="00412D9F" w:rsidRPr="00E427D4" w:rsidRDefault="00412D9F" w:rsidP="00CF693A">
            <w:pPr>
              <w:numPr>
                <w:ilvl w:val="1"/>
                <w:numId w:val="33"/>
              </w:numPr>
              <w:spacing w:before="0" w:after="0"/>
              <w:rPr>
                <w:rFonts w:cs="Arial"/>
                <w:sz w:val="16"/>
                <w:szCs w:val="16"/>
              </w:rPr>
            </w:pPr>
            <w:r w:rsidRPr="00E427D4">
              <w:rPr>
                <w:rFonts w:cs="Arial"/>
                <w:sz w:val="16"/>
                <w:szCs w:val="16"/>
              </w:rPr>
              <w:t>[ANF-025] [Stufe 2a] Globale Sperrung von Anwender</w:t>
            </w:r>
            <w:r w:rsidR="00EE762B">
              <w:rPr>
                <w:rFonts w:cs="Arial"/>
                <w:sz w:val="16"/>
                <w:szCs w:val="16"/>
              </w:rPr>
              <w:t>n</w:t>
            </w:r>
            <w:r w:rsidRPr="00E427D4">
              <w:rPr>
                <w:rFonts w:cs="Arial"/>
                <w:sz w:val="16"/>
                <w:szCs w:val="16"/>
              </w:rPr>
              <w:t xml:space="preserve"> in @</w:t>
            </w:r>
            <w:proofErr w:type="spellStart"/>
            <w:r w:rsidRPr="00E427D4">
              <w:rPr>
                <w:rFonts w:cs="Arial"/>
                <w:sz w:val="16"/>
                <w:szCs w:val="16"/>
              </w:rPr>
              <w:t>rtus</w:t>
            </w:r>
            <w:proofErr w:type="spellEnd"/>
          </w:p>
          <w:p w14:paraId="3CAEFF89" w14:textId="538683DF" w:rsidR="00412D9F" w:rsidRPr="00E427D4" w:rsidRDefault="009C4154" w:rsidP="00CF693A">
            <w:pPr>
              <w:numPr>
                <w:ilvl w:val="1"/>
                <w:numId w:val="33"/>
              </w:numPr>
              <w:spacing w:before="0" w:after="0"/>
              <w:rPr>
                <w:rFonts w:cs="Arial"/>
                <w:sz w:val="16"/>
                <w:szCs w:val="16"/>
              </w:rPr>
            </w:pPr>
            <w:r w:rsidRPr="00E427D4">
              <w:rPr>
                <w:rFonts w:cs="Arial"/>
                <w:sz w:val="16"/>
                <w:szCs w:val="16"/>
              </w:rPr>
              <w:t>u</w:t>
            </w:r>
            <w:r w:rsidR="00412D9F" w:rsidRPr="00E427D4">
              <w:rPr>
                <w:rFonts w:cs="Arial"/>
                <w:sz w:val="16"/>
                <w:szCs w:val="16"/>
              </w:rPr>
              <w:t xml:space="preserve">nd indirekt durch Mitgabe von </w:t>
            </w:r>
            <w:proofErr w:type="spellStart"/>
            <w:r w:rsidR="00412D9F" w:rsidRPr="00E427D4">
              <w:rPr>
                <w:rFonts w:cs="Arial"/>
                <w:sz w:val="16"/>
                <w:szCs w:val="16"/>
              </w:rPr>
              <w:t>Permissions</w:t>
            </w:r>
            <w:proofErr w:type="spellEnd"/>
          </w:p>
          <w:p w14:paraId="208E0CB4" w14:textId="77777777" w:rsidR="00412D9F" w:rsidRPr="00E427D4" w:rsidRDefault="00412D9F" w:rsidP="009C4154">
            <w:pPr>
              <w:numPr>
                <w:ilvl w:val="1"/>
                <w:numId w:val="33"/>
              </w:numPr>
              <w:spacing w:before="0" w:after="0"/>
              <w:rPr>
                <w:rFonts w:cs="Arial"/>
                <w:sz w:val="16"/>
                <w:szCs w:val="16"/>
              </w:rPr>
            </w:pPr>
            <w:r w:rsidRPr="00E427D4">
              <w:rPr>
                <w:rFonts w:cs="Arial"/>
                <w:sz w:val="16"/>
                <w:szCs w:val="16"/>
              </w:rPr>
              <w:t>[ANF-020] [Stufe 2b] Zuordnung von Anwender zu Dienststelle</w:t>
            </w:r>
          </w:p>
          <w:p w14:paraId="048A1861" w14:textId="77777777" w:rsidR="00412D9F" w:rsidRPr="00E427D4" w:rsidRDefault="00412D9F" w:rsidP="009C4154">
            <w:pPr>
              <w:numPr>
                <w:ilvl w:val="1"/>
                <w:numId w:val="33"/>
              </w:numPr>
              <w:spacing w:before="0" w:after="0"/>
              <w:rPr>
                <w:rFonts w:cs="Arial"/>
                <w:sz w:val="16"/>
                <w:szCs w:val="16"/>
              </w:rPr>
            </w:pPr>
            <w:r w:rsidRPr="00E427D4">
              <w:rPr>
                <w:rFonts w:cs="Arial"/>
                <w:sz w:val="16"/>
                <w:szCs w:val="16"/>
              </w:rPr>
              <w:t>[ANF-022] [Stufe 2b] Setzen von Berechtigungen auf Dienststellenebene</w:t>
            </w:r>
          </w:p>
          <w:p w14:paraId="40D6038D" w14:textId="14E5F0E9" w:rsidR="00412D9F" w:rsidRPr="00E427D4" w:rsidRDefault="00412D9F" w:rsidP="00CF693A">
            <w:pPr>
              <w:numPr>
                <w:ilvl w:val="0"/>
                <w:numId w:val="33"/>
              </w:numPr>
              <w:spacing w:before="0" w:after="0"/>
              <w:rPr>
                <w:rFonts w:cs="Arial"/>
                <w:sz w:val="16"/>
                <w:szCs w:val="16"/>
              </w:rPr>
            </w:pPr>
            <w:r w:rsidRPr="00E427D4">
              <w:rPr>
                <w:rFonts w:cs="Arial"/>
                <w:sz w:val="16"/>
                <w:szCs w:val="16"/>
              </w:rPr>
              <w:t>Umsetzung in</w:t>
            </w:r>
            <w:r w:rsidR="009C4154" w:rsidRPr="00E427D4">
              <w:rPr>
                <w:rFonts w:cs="Arial"/>
                <w:sz w:val="16"/>
                <w:szCs w:val="16"/>
              </w:rPr>
              <w:t>/mit</w:t>
            </w:r>
            <w:r w:rsidRPr="00E427D4">
              <w:rPr>
                <w:rFonts w:cs="Arial"/>
                <w:sz w:val="16"/>
                <w:szCs w:val="16"/>
              </w:rPr>
              <w:t xml:space="preserve"> </w:t>
            </w:r>
          </w:p>
          <w:p w14:paraId="6D53088B" w14:textId="77777777" w:rsidR="00412D9F" w:rsidRPr="00E427D4" w:rsidRDefault="00412D9F" w:rsidP="00CF693A">
            <w:pPr>
              <w:numPr>
                <w:ilvl w:val="1"/>
                <w:numId w:val="33"/>
              </w:numPr>
              <w:spacing w:before="0" w:after="0"/>
              <w:rPr>
                <w:rFonts w:cs="Arial"/>
                <w:sz w:val="16"/>
                <w:szCs w:val="16"/>
              </w:rPr>
            </w:pPr>
            <w:r w:rsidRPr="00E427D4">
              <w:rPr>
                <w:rFonts w:cs="Arial"/>
                <w:sz w:val="16"/>
                <w:szCs w:val="16"/>
              </w:rPr>
              <w:lastRenderedPageBreak/>
              <w:t>SCIMv2-REST-Service</w:t>
            </w:r>
          </w:p>
          <w:p w14:paraId="257BB1E9" w14:textId="33EC2E9E" w:rsidR="00412D9F" w:rsidRPr="00E427D4" w:rsidRDefault="00412D9F" w:rsidP="00CF693A">
            <w:pPr>
              <w:numPr>
                <w:ilvl w:val="1"/>
                <w:numId w:val="33"/>
              </w:numPr>
              <w:spacing w:before="0" w:after="0"/>
              <w:rPr>
                <w:rFonts w:cs="Arial"/>
                <w:sz w:val="16"/>
                <w:szCs w:val="16"/>
              </w:rPr>
            </w:pPr>
            <w:r w:rsidRPr="00E427D4">
              <w:rPr>
                <w:rFonts w:cs="Arial"/>
                <w:sz w:val="16"/>
                <w:szCs w:val="16"/>
              </w:rPr>
              <w:t xml:space="preserve">Konverter </w:t>
            </w:r>
            <w:r w:rsidR="00CF693A" w:rsidRPr="00E427D4">
              <w:rPr>
                <w:rFonts w:cs="Arial"/>
                <w:sz w:val="16"/>
                <w:szCs w:val="16"/>
              </w:rPr>
              <w:t>VBS2SCIMConverter</w:t>
            </w:r>
            <w:r w:rsidRPr="00E427D4">
              <w:rPr>
                <w:rFonts w:cs="Arial"/>
                <w:sz w:val="16"/>
                <w:szCs w:val="16"/>
              </w:rPr>
              <w:t xml:space="preserve"> </w:t>
            </w:r>
          </w:p>
          <w:p w14:paraId="15650366" w14:textId="145DE9DB" w:rsidR="00412D9F" w:rsidRPr="00E427D4" w:rsidRDefault="00412D9F" w:rsidP="00CF693A">
            <w:pPr>
              <w:numPr>
                <w:ilvl w:val="1"/>
                <w:numId w:val="33"/>
              </w:numPr>
              <w:spacing w:before="0" w:after="0"/>
              <w:rPr>
                <w:rFonts w:cs="Arial"/>
                <w:sz w:val="16"/>
                <w:szCs w:val="16"/>
              </w:rPr>
            </w:pPr>
            <w:r w:rsidRPr="00E427D4">
              <w:rPr>
                <w:rFonts w:cs="Arial"/>
                <w:sz w:val="16"/>
                <w:szCs w:val="16"/>
              </w:rPr>
              <w:t>Asynchroner "</w:t>
            </w:r>
            <w:proofErr w:type="spellStart"/>
            <w:r w:rsidRPr="00E427D4">
              <w:rPr>
                <w:rFonts w:cs="Arial"/>
                <w:sz w:val="16"/>
                <w:szCs w:val="16"/>
              </w:rPr>
              <w:t>I</w:t>
            </w:r>
            <w:r w:rsidR="00CF693A" w:rsidRPr="00E427D4">
              <w:rPr>
                <w:rFonts w:cs="Arial"/>
                <w:sz w:val="16"/>
                <w:szCs w:val="16"/>
              </w:rPr>
              <w:t>AM</w:t>
            </w:r>
            <w:r w:rsidRPr="00E427D4">
              <w:rPr>
                <w:rFonts w:cs="Arial"/>
                <w:sz w:val="16"/>
                <w:szCs w:val="16"/>
              </w:rPr>
              <w:t>Executer</w:t>
            </w:r>
            <w:r w:rsidR="00CF693A" w:rsidRPr="00E427D4">
              <w:rPr>
                <w:rFonts w:cs="Arial"/>
                <w:sz w:val="16"/>
                <w:szCs w:val="16"/>
              </w:rPr>
              <w:t>Service</w:t>
            </w:r>
            <w:proofErr w:type="spellEnd"/>
            <w:r w:rsidRPr="00E427D4">
              <w:rPr>
                <w:rFonts w:cs="Arial"/>
                <w:sz w:val="16"/>
                <w:szCs w:val="16"/>
              </w:rPr>
              <w:t>"</w:t>
            </w:r>
          </w:p>
          <w:p w14:paraId="5F402C08" w14:textId="71E9328B" w:rsidR="00412D9F" w:rsidRPr="00E427D4" w:rsidRDefault="00CF693A" w:rsidP="00CF693A">
            <w:pPr>
              <w:numPr>
                <w:ilvl w:val="1"/>
                <w:numId w:val="33"/>
              </w:numPr>
              <w:spacing w:before="0" w:after="0"/>
              <w:rPr>
                <w:rFonts w:cs="Arial"/>
                <w:sz w:val="16"/>
                <w:szCs w:val="16"/>
              </w:rPr>
            </w:pPr>
            <w:proofErr w:type="spellStart"/>
            <w:r w:rsidRPr="00E427D4">
              <w:rPr>
                <w:rFonts w:cs="Arial"/>
                <w:sz w:val="16"/>
                <w:szCs w:val="16"/>
              </w:rPr>
              <w:t>IAMUsecaseExecuter</w:t>
            </w:r>
            <w:proofErr w:type="spellEnd"/>
          </w:p>
        </w:tc>
      </w:tr>
      <w:tr w:rsidR="00412D9F" w:rsidRPr="00412D9F" w14:paraId="34989C71" w14:textId="77777777" w:rsidTr="00412D9F">
        <w:tc>
          <w:tcPr>
            <w:tcW w:w="15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3F88CE8" w14:textId="77777777" w:rsidR="00412D9F" w:rsidRPr="00E427D4" w:rsidRDefault="00412D9F" w:rsidP="00412D9F">
            <w:pPr>
              <w:spacing w:before="0" w:after="0"/>
              <w:rPr>
                <w:rFonts w:cs="Arial"/>
                <w:sz w:val="16"/>
                <w:szCs w:val="16"/>
              </w:rPr>
            </w:pPr>
            <w:r w:rsidRPr="00E427D4">
              <w:rPr>
                <w:rFonts w:cs="Arial"/>
                <w:b/>
                <w:bCs/>
                <w:sz w:val="16"/>
                <w:szCs w:val="16"/>
              </w:rPr>
              <w:lastRenderedPageBreak/>
              <w:t xml:space="preserve">/Users/{User-ID} </w:t>
            </w:r>
          </w:p>
        </w:tc>
        <w:tc>
          <w:tcPr>
            <w:tcW w:w="99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1424F8F" w14:textId="77777777" w:rsidR="00412D9F" w:rsidRPr="00E427D4" w:rsidRDefault="00412D9F" w:rsidP="00412D9F">
            <w:pPr>
              <w:spacing w:before="0" w:after="0"/>
              <w:rPr>
                <w:rFonts w:cs="Arial"/>
                <w:sz w:val="16"/>
                <w:szCs w:val="16"/>
              </w:rPr>
            </w:pPr>
            <w:r w:rsidRPr="00E427D4">
              <w:rPr>
                <w:rFonts w:cs="Arial"/>
                <w:b/>
                <w:bCs/>
                <w:sz w:val="16"/>
                <w:szCs w:val="16"/>
              </w:rPr>
              <w:t>GET</w:t>
            </w:r>
          </w:p>
        </w:tc>
        <w:tc>
          <w:tcPr>
            <w:tcW w:w="69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7F31265" w14:textId="4FDE47C4" w:rsidR="00412D9F" w:rsidRPr="00E427D4" w:rsidRDefault="00412D9F" w:rsidP="00CF693A">
            <w:pPr>
              <w:numPr>
                <w:ilvl w:val="0"/>
                <w:numId w:val="33"/>
              </w:numPr>
              <w:spacing w:before="0" w:after="0"/>
              <w:rPr>
                <w:rFonts w:cs="Arial"/>
                <w:sz w:val="16"/>
                <w:szCs w:val="16"/>
              </w:rPr>
            </w:pPr>
            <w:r w:rsidRPr="00E427D4">
              <w:rPr>
                <w:rFonts w:cs="Arial"/>
                <w:i/>
                <w:iCs/>
                <w:sz w:val="16"/>
                <w:szCs w:val="16"/>
              </w:rPr>
              <w:t>Abfrage eines konkreten Benutzers, ID wird von AW vergeben</w:t>
            </w:r>
            <w:r w:rsidR="00CF693A" w:rsidRPr="00E427D4">
              <w:rPr>
                <w:rFonts w:cs="Arial"/>
                <w:i/>
                <w:iCs/>
                <w:sz w:val="16"/>
                <w:szCs w:val="16"/>
              </w:rPr>
              <w:t>.</w:t>
            </w:r>
            <w:r w:rsidRPr="00E427D4">
              <w:rPr>
                <w:rFonts w:cs="Arial"/>
                <w:i/>
                <w:iCs/>
                <w:sz w:val="16"/>
                <w:szCs w:val="16"/>
              </w:rPr>
              <w:t xml:space="preserve"> Liefert auch die Liste aller Berechtigungszuweisungen (auch mit </w:t>
            </w:r>
            <w:proofErr w:type="spellStart"/>
            <w:r w:rsidRPr="00E427D4">
              <w:rPr>
                <w:rFonts w:cs="Arial"/>
                <w:i/>
                <w:iCs/>
                <w:sz w:val="16"/>
                <w:szCs w:val="16"/>
              </w:rPr>
              <w:t>OUBezug</w:t>
            </w:r>
            <w:proofErr w:type="spellEnd"/>
            <w:r w:rsidRPr="00E427D4">
              <w:rPr>
                <w:rFonts w:cs="Arial"/>
                <w:i/>
                <w:iCs/>
                <w:sz w:val="16"/>
                <w:szCs w:val="16"/>
              </w:rPr>
              <w:t xml:space="preserve">), sofern es nicht über </w:t>
            </w:r>
            <w:proofErr w:type="spellStart"/>
            <w:r w:rsidRPr="00E427D4">
              <w:rPr>
                <w:rFonts w:cs="Arial"/>
                <w:i/>
                <w:iCs/>
                <w:sz w:val="16"/>
                <w:szCs w:val="16"/>
              </w:rPr>
              <w:t>QueryParameter</w:t>
            </w:r>
            <w:proofErr w:type="spellEnd"/>
            <w:r w:rsidRPr="00E427D4">
              <w:rPr>
                <w:rFonts w:cs="Arial"/>
                <w:i/>
                <w:iCs/>
                <w:sz w:val="16"/>
                <w:szCs w:val="16"/>
              </w:rPr>
              <w:t xml:space="preserve"> unterbunden wird.</w:t>
            </w:r>
          </w:p>
          <w:p w14:paraId="63156077" w14:textId="51FADB09" w:rsidR="00412D9F" w:rsidRDefault="00412D9F" w:rsidP="00CF693A">
            <w:pPr>
              <w:numPr>
                <w:ilvl w:val="0"/>
                <w:numId w:val="33"/>
              </w:numPr>
              <w:spacing w:before="0" w:after="0"/>
              <w:rPr>
                <w:rFonts w:cs="Arial"/>
                <w:sz w:val="16"/>
                <w:szCs w:val="16"/>
                <w:lang w:val="en-US"/>
              </w:rPr>
            </w:pPr>
            <w:r w:rsidRPr="00E427D4">
              <w:rPr>
                <w:rFonts w:cs="Arial"/>
                <w:sz w:val="16"/>
                <w:szCs w:val="16"/>
                <w:lang w:val="en-US"/>
              </w:rPr>
              <w:t>Auch 1.4.4.1 Parameter attributes/</w:t>
            </w:r>
            <w:proofErr w:type="spellStart"/>
            <w:r w:rsidRPr="00E427D4">
              <w:rPr>
                <w:rFonts w:cs="Arial"/>
                <w:sz w:val="16"/>
                <w:szCs w:val="16"/>
                <w:lang w:val="en-US"/>
              </w:rPr>
              <w:t>excludedAttributes</w:t>
            </w:r>
            <w:proofErr w:type="spellEnd"/>
            <w:r w:rsidRPr="00E427D4">
              <w:rPr>
                <w:rFonts w:cs="Arial"/>
                <w:sz w:val="16"/>
                <w:szCs w:val="16"/>
                <w:lang w:val="en-US"/>
              </w:rPr>
              <w:t xml:space="preserve"> </w:t>
            </w:r>
            <w:proofErr w:type="spellStart"/>
            <w:r w:rsidRPr="00E427D4">
              <w:rPr>
                <w:rFonts w:cs="Arial"/>
                <w:sz w:val="16"/>
                <w:szCs w:val="16"/>
                <w:lang w:val="en-US"/>
              </w:rPr>
              <w:t>notwendig</w:t>
            </w:r>
            <w:proofErr w:type="spellEnd"/>
            <w:r w:rsidRPr="00E427D4">
              <w:rPr>
                <w:rFonts w:cs="Arial"/>
                <w:sz w:val="16"/>
                <w:szCs w:val="16"/>
                <w:lang w:val="en-US"/>
              </w:rPr>
              <w:t xml:space="preserve"> </w:t>
            </w:r>
          </w:p>
          <w:p w14:paraId="2E576300" w14:textId="77777777" w:rsidR="0057566A" w:rsidRPr="00E427D4" w:rsidRDefault="0057566A" w:rsidP="0057566A">
            <w:pPr>
              <w:numPr>
                <w:ilvl w:val="0"/>
                <w:numId w:val="33"/>
              </w:numPr>
              <w:spacing w:before="0" w:after="0"/>
              <w:rPr>
                <w:rFonts w:cs="Arial"/>
                <w:sz w:val="16"/>
                <w:szCs w:val="16"/>
              </w:rPr>
            </w:pPr>
            <w:r w:rsidRPr="00E427D4">
              <w:rPr>
                <w:rFonts w:cs="Arial"/>
                <w:sz w:val="16"/>
                <w:szCs w:val="16"/>
              </w:rPr>
              <w:t xml:space="preserve">Entspricht Anwendungsfall </w:t>
            </w:r>
          </w:p>
          <w:p w14:paraId="697DB44A" w14:textId="77777777" w:rsidR="0057566A" w:rsidRPr="008E6B55" w:rsidRDefault="0057566A" w:rsidP="0057566A">
            <w:pPr>
              <w:pStyle w:val="Listenabsatz"/>
              <w:numPr>
                <w:ilvl w:val="1"/>
                <w:numId w:val="33"/>
              </w:numPr>
              <w:spacing w:before="0" w:after="0"/>
              <w:rPr>
                <w:rFonts w:cs="Arial"/>
                <w:sz w:val="16"/>
                <w:szCs w:val="16"/>
              </w:rPr>
            </w:pPr>
            <w:r w:rsidRPr="008E6B55">
              <w:rPr>
                <w:rFonts w:cs="Arial"/>
                <w:sz w:val="16"/>
                <w:szCs w:val="16"/>
              </w:rPr>
              <w:t>[ANF-032] Lesende Zugriffe für F-IAM: Abfrage von Benutzerdaten</w:t>
            </w:r>
          </w:p>
          <w:p w14:paraId="39CB7533" w14:textId="5457D3E4" w:rsidR="00412D9F" w:rsidRPr="00E427D4" w:rsidRDefault="00412D9F" w:rsidP="00CF693A">
            <w:pPr>
              <w:numPr>
                <w:ilvl w:val="0"/>
                <w:numId w:val="33"/>
              </w:numPr>
              <w:spacing w:before="0" w:after="0"/>
              <w:rPr>
                <w:rFonts w:cs="Arial"/>
                <w:sz w:val="16"/>
                <w:szCs w:val="16"/>
              </w:rPr>
            </w:pPr>
            <w:r w:rsidRPr="00E427D4">
              <w:rPr>
                <w:rFonts w:cs="Arial"/>
                <w:sz w:val="16"/>
                <w:szCs w:val="16"/>
              </w:rPr>
              <w:t>Umsetzung in</w:t>
            </w:r>
            <w:r w:rsidR="009C4154" w:rsidRPr="00E427D4">
              <w:rPr>
                <w:rFonts w:cs="Arial"/>
                <w:sz w:val="16"/>
                <w:szCs w:val="16"/>
              </w:rPr>
              <w:t>/mit</w:t>
            </w:r>
            <w:r w:rsidRPr="00E427D4">
              <w:rPr>
                <w:rFonts w:cs="Arial"/>
                <w:sz w:val="16"/>
                <w:szCs w:val="16"/>
              </w:rPr>
              <w:t xml:space="preserve"> </w:t>
            </w:r>
          </w:p>
          <w:p w14:paraId="4D5BF540" w14:textId="77777777" w:rsidR="00412D9F" w:rsidRPr="00E427D4" w:rsidRDefault="00412D9F" w:rsidP="00CF693A">
            <w:pPr>
              <w:numPr>
                <w:ilvl w:val="1"/>
                <w:numId w:val="33"/>
              </w:numPr>
              <w:spacing w:before="0" w:after="0"/>
              <w:rPr>
                <w:rFonts w:cs="Arial"/>
                <w:sz w:val="16"/>
                <w:szCs w:val="16"/>
              </w:rPr>
            </w:pPr>
            <w:r w:rsidRPr="00E427D4">
              <w:rPr>
                <w:rFonts w:cs="Arial"/>
                <w:sz w:val="16"/>
                <w:szCs w:val="16"/>
              </w:rPr>
              <w:t>SCIMv2-REST-Service</w:t>
            </w:r>
          </w:p>
          <w:p w14:paraId="5BDC7C47" w14:textId="5305CB4C" w:rsidR="00412D9F" w:rsidRPr="00E427D4" w:rsidRDefault="00CF693A" w:rsidP="00CF693A">
            <w:pPr>
              <w:numPr>
                <w:ilvl w:val="1"/>
                <w:numId w:val="33"/>
              </w:numPr>
              <w:spacing w:before="0" w:after="0"/>
              <w:rPr>
                <w:rFonts w:cs="Arial"/>
                <w:sz w:val="16"/>
                <w:szCs w:val="16"/>
              </w:rPr>
            </w:pPr>
            <w:r w:rsidRPr="00E427D4">
              <w:rPr>
                <w:rFonts w:cs="Arial"/>
                <w:sz w:val="16"/>
                <w:szCs w:val="16"/>
              </w:rPr>
              <w:t>Konverter VBS2SCIMConverter</w:t>
            </w:r>
            <w:r w:rsidR="00412D9F" w:rsidRPr="00E427D4">
              <w:rPr>
                <w:rFonts w:cs="Arial"/>
                <w:sz w:val="16"/>
                <w:szCs w:val="16"/>
              </w:rPr>
              <w:t xml:space="preserve"> </w:t>
            </w:r>
          </w:p>
        </w:tc>
      </w:tr>
      <w:tr w:rsidR="00412D9F" w:rsidRPr="00412D9F" w14:paraId="4DBAD412" w14:textId="77777777" w:rsidTr="00412D9F">
        <w:tc>
          <w:tcPr>
            <w:tcW w:w="15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DB65D10" w14:textId="77777777" w:rsidR="00412D9F" w:rsidRPr="00E427D4" w:rsidRDefault="00412D9F" w:rsidP="00412D9F">
            <w:pPr>
              <w:spacing w:before="0" w:after="0"/>
              <w:rPr>
                <w:rFonts w:cs="Arial"/>
                <w:sz w:val="16"/>
                <w:szCs w:val="16"/>
              </w:rPr>
            </w:pPr>
            <w:r w:rsidRPr="00E427D4">
              <w:rPr>
                <w:rFonts w:cs="Arial"/>
                <w:b/>
                <w:bCs/>
                <w:sz w:val="16"/>
                <w:szCs w:val="16"/>
              </w:rPr>
              <w:t xml:space="preserve">/Users/{User-ID} </w:t>
            </w:r>
          </w:p>
        </w:tc>
        <w:tc>
          <w:tcPr>
            <w:tcW w:w="99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81D09A0" w14:textId="77777777" w:rsidR="00412D9F" w:rsidRPr="00E427D4" w:rsidRDefault="00412D9F" w:rsidP="00412D9F">
            <w:pPr>
              <w:spacing w:before="0" w:after="0"/>
              <w:rPr>
                <w:rFonts w:cs="Arial"/>
                <w:sz w:val="16"/>
                <w:szCs w:val="16"/>
              </w:rPr>
            </w:pPr>
            <w:r w:rsidRPr="00E427D4">
              <w:rPr>
                <w:rFonts w:cs="Arial"/>
                <w:b/>
                <w:bCs/>
                <w:sz w:val="16"/>
                <w:szCs w:val="16"/>
              </w:rPr>
              <w:t>PATCH</w:t>
            </w:r>
          </w:p>
        </w:tc>
        <w:tc>
          <w:tcPr>
            <w:tcW w:w="69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D071EA8" w14:textId="77777777" w:rsidR="00412D9F" w:rsidRPr="00E427D4" w:rsidRDefault="00412D9F" w:rsidP="00CF693A">
            <w:pPr>
              <w:numPr>
                <w:ilvl w:val="0"/>
                <w:numId w:val="33"/>
              </w:numPr>
              <w:spacing w:before="0" w:after="0"/>
              <w:rPr>
                <w:rFonts w:cs="Arial"/>
                <w:sz w:val="16"/>
                <w:szCs w:val="16"/>
              </w:rPr>
            </w:pPr>
            <w:r w:rsidRPr="00E427D4">
              <w:rPr>
                <w:rFonts w:cs="Arial"/>
                <w:i/>
                <w:iCs/>
                <w:sz w:val="16"/>
                <w:szCs w:val="16"/>
              </w:rPr>
              <w:t xml:space="preserve">Spezifikation: Ändern von Benutzerattributen </w:t>
            </w:r>
          </w:p>
          <w:p w14:paraId="25300393" w14:textId="77777777" w:rsidR="00412D9F" w:rsidRPr="00E427D4" w:rsidRDefault="00412D9F" w:rsidP="00CF693A">
            <w:pPr>
              <w:numPr>
                <w:ilvl w:val="0"/>
                <w:numId w:val="33"/>
              </w:numPr>
              <w:spacing w:before="0" w:after="0"/>
              <w:rPr>
                <w:rFonts w:cs="Arial"/>
                <w:sz w:val="16"/>
                <w:szCs w:val="16"/>
              </w:rPr>
            </w:pPr>
            <w:r w:rsidRPr="00E427D4">
              <w:rPr>
                <w:rFonts w:cs="Arial"/>
                <w:sz w:val="16"/>
                <w:szCs w:val="16"/>
              </w:rPr>
              <w:t>Anwendungsfall</w:t>
            </w:r>
          </w:p>
          <w:p w14:paraId="3E05F180" w14:textId="77777777" w:rsidR="00412D9F" w:rsidRPr="00E427D4" w:rsidRDefault="00412D9F" w:rsidP="00CF693A">
            <w:pPr>
              <w:numPr>
                <w:ilvl w:val="1"/>
                <w:numId w:val="33"/>
              </w:numPr>
              <w:spacing w:before="0" w:after="0"/>
              <w:rPr>
                <w:rFonts w:cs="Arial"/>
                <w:sz w:val="16"/>
                <w:szCs w:val="16"/>
              </w:rPr>
            </w:pPr>
            <w:r w:rsidRPr="00E427D4">
              <w:rPr>
                <w:rFonts w:cs="Arial"/>
                <w:sz w:val="16"/>
                <w:szCs w:val="16"/>
              </w:rPr>
              <w:t>[ANF-012] [Stufe 2a] Pflege und Aktualisierung der Anwenderstammdaten</w:t>
            </w:r>
          </w:p>
          <w:p w14:paraId="050E7FD7" w14:textId="77777777" w:rsidR="00412D9F" w:rsidRPr="00E427D4" w:rsidRDefault="00412D9F" w:rsidP="00CF693A">
            <w:pPr>
              <w:numPr>
                <w:ilvl w:val="1"/>
                <w:numId w:val="33"/>
              </w:numPr>
              <w:spacing w:before="0" w:after="0"/>
              <w:rPr>
                <w:rFonts w:cs="Arial"/>
                <w:sz w:val="16"/>
                <w:szCs w:val="16"/>
              </w:rPr>
            </w:pPr>
            <w:r w:rsidRPr="00E427D4">
              <w:rPr>
                <w:rFonts w:cs="Arial"/>
                <w:sz w:val="16"/>
                <w:szCs w:val="16"/>
              </w:rPr>
              <w:t>[ANF-025] [Stufe 2a] Globale Sperrung von Anwender in @</w:t>
            </w:r>
            <w:proofErr w:type="spellStart"/>
            <w:r w:rsidRPr="00E427D4">
              <w:rPr>
                <w:rFonts w:cs="Arial"/>
                <w:sz w:val="16"/>
                <w:szCs w:val="16"/>
              </w:rPr>
              <w:t>rtus</w:t>
            </w:r>
            <w:proofErr w:type="spellEnd"/>
          </w:p>
          <w:p w14:paraId="184B0166" w14:textId="4868A2FA" w:rsidR="00412D9F" w:rsidRPr="00E427D4" w:rsidRDefault="00412D9F" w:rsidP="00CF693A">
            <w:pPr>
              <w:numPr>
                <w:ilvl w:val="0"/>
                <w:numId w:val="33"/>
              </w:numPr>
              <w:spacing w:before="0" w:after="0"/>
              <w:rPr>
                <w:rFonts w:cs="Arial"/>
                <w:sz w:val="16"/>
                <w:szCs w:val="16"/>
              </w:rPr>
            </w:pPr>
            <w:r w:rsidRPr="00E427D4">
              <w:rPr>
                <w:rFonts w:cs="Arial"/>
                <w:sz w:val="16"/>
                <w:szCs w:val="16"/>
              </w:rPr>
              <w:t>Umsetzung in</w:t>
            </w:r>
            <w:r w:rsidR="009C4154" w:rsidRPr="00E427D4">
              <w:rPr>
                <w:rFonts w:cs="Arial"/>
                <w:sz w:val="16"/>
                <w:szCs w:val="16"/>
              </w:rPr>
              <w:t>/mit</w:t>
            </w:r>
            <w:r w:rsidRPr="00E427D4">
              <w:rPr>
                <w:rFonts w:cs="Arial"/>
                <w:sz w:val="16"/>
                <w:szCs w:val="16"/>
              </w:rPr>
              <w:t xml:space="preserve"> </w:t>
            </w:r>
          </w:p>
          <w:p w14:paraId="10815291" w14:textId="77777777" w:rsidR="00412D9F" w:rsidRPr="00E427D4" w:rsidRDefault="00412D9F" w:rsidP="00CF693A">
            <w:pPr>
              <w:numPr>
                <w:ilvl w:val="1"/>
                <w:numId w:val="33"/>
              </w:numPr>
              <w:spacing w:before="0" w:after="0"/>
              <w:rPr>
                <w:rFonts w:cs="Arial"/>
                <w:sz w:val="16"/>
                <w:szCs w:val="16"/>
              </w:rPr>
            </w:pPr>
            <w:r w:rsidRPr="00E427D4">
              <w:rPr>
                <w:rFonts w:cs="Arial"/>
                <w:sz w:val="16"/>
                <w:szCs w:val="16"/>
              </w:rPr>
              <w:t>SCIMv2-REST-Service</w:t>
            </w:r>
          </w:p>
          <w:p w14:paraId="3B572819" w14:textId="77777777" w:rsidR="00CF693A" w:rsidRPr="00E427D4" w:rsidRDefault="00CF693A" w:rsidP="00CF693A">
            <w:pPr>
              <w:numPr>
                <w:ilvl w:val="1"/>
                <w:numId w:val="33"/>
              </w:numPr>
              <w:spacing w:before="0" w:after="0"/>
              <w:rPr>
                <w:rFonts w:cs="Arial"/>
                <w:sz w:val="16"/>
                <w:szCs w:val="16"/>
              </w:rPr>
            </w:pPr>
            <w:r w:rsidRPr="00E427D4">
              <w:rPr>
                <w:rFonts w:cs="Arial"/>
                <w:sz w:val="16"/>
                <w:szCs w:val="16"/>
              </w:rPr>
              <w:t xml:space="preserve">Konverter VBS2SCIMConverter </w:t>
            </w:r>
          </w:p>
          <w:p w14:paraId="2F60C8D3" w14:textId="03B7C041" w:rsidR="00412D9F" w:rsidRPr="00E427D4" w:rsidRDefault="00412D9F" w:rsidP="00CF693A">
            <w:pPr>
              <w:numPr>
                <w:ilvl w:val="1"/>
                <w:numId w:val="33"/>
              </w:numPr>
              <w:spacing w:before="0" w:after="0"/>
              <w:rPr>
                <w:rFonts w:cs="Arial"/>
                <w:sz w:val="16"/>
                <w:szCs w:val="16"/>
              </w:rPr>
            </w:pPr>
            <w:r w:rsidRPr="00E427D4">
              <w:rPr>
                <w:rFonts w:cs="Arial"/>
                <w:sz w:val="16"/>
                <w:szCs w:val="16"/>
              </w:rPr>
              <w:t>Asynchroner "</w:t>
            </w:r>
            <w:proofErr w:type="spellStart"/>
            <w:r w:rsidR="00CF693A" w:rsidRPr="00E427D4">
              <w:rPr>
                <w:rFonts w:cs="Arial"/>
                <w:sz w:val="16"/>
                <w:szCs w:val="16"/>
              </w:rPr>
              <w:t>IAMExecuterService</w:t>
            </w:r>
            <w:proofErr w:type="spellEnd"/>
            <w:r w:rsidR="00CF693A" w:rsidRPr="00E427D4">
              <w:rPr>
                <w:rFonts w:cs="Arial"/>
                <w:sz w:val="16"/>
                <w:szCs w:val="16"/>
              </w:rPr>
              <w:t xml:space="preserve"> </w:t>
            </w:r>
            <w:r w:rsidRPr="00E427D4">
              <w:rPr>
                <w:rFonts w:cs="Arial"/>
                <w:sz w:val="16"/>
                <w:szCs w:val="16"/>
              </w:rPr>
              <w:t>"</w:t>
            </w:r>
          </w:p>
          <w:p w14:paraId="1FBDC1A7" w14:textId="7ACC7BD4" w:rsidR="00412D9F" w:rsidRPr="00E427D4" w:rsidRDefault="00CF693A" w:rsidP="009C4154">
            <w:pPr>
              <w:numPr>
                <w:ilvl w:val="1"/>
                <w:numId w:val="33"/>
              </w:numPr>
              <w:spacing w:before="0" w:after="0"/>
              <w:rPr>
                <w:rFonts w:cs="Arial"/>
                <w:sz w:val="16"/>
                <w:szCs w:val="16"/>
              </w:rPr>
            </w:pPr>
            <w:proofErr w:type="spellStart"/>
            <w:r w:rsidRPr="00E427D4">
              <w:rPr>
                <w:rFonts w:cs="Arial"/>
                <w:sz w:val="16"/>
                <w:szCs w:val="16"/>
              </w:rPr>
              <w:t>IAMUsecaseExecuter</w:t>
            </w:r>
            <w:proofErr w:type="spellEnd"/>
          </w:p>
        </w:tc>
      </w:tr>
      <w:tr w:rsidR="00412D9F" w:rsidRPr="00412D9F" w14:paraId="623F14B0" w14:textId="77777777" w:rsidTr="00412D9F">
        <w:tc>
          <w:tcPr>
            <w:tcW w:w="15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3669D6B" w14:textId="77777777" w:rsidR="00412D9F" w:rsidRPr="00E427D4" w:rsidRDefault="00412D9F" w:rsidP="00412D9F">
            <w:pPr>
              <w:spacing w:before="0" w:after="0"/>
              <w:rPr>
                <w:rFonts w:cs="Arial"/>
                <w:sz w:val="16"/>
                <w:szCs w:val="16"/>
              </w:rPr>
            </w:pPr>
            <w:r w:rsidRPr="00E427D4">
              <w:rPr>
                <w:rFonts w:cs="Arial"/>
                <w:b/>
                <w:bCs/>
                <w:sz w:val="16"/>
                <w:szCs w:val="16"/>
              </w:rPr>
              <w:t xml:space="preserve">/Users/{User-ID} </w:t>
            </w:r>
          </w:p>
        </w:tc>
        <w:tc>
          <w:tcPr>
            <w:tcW w:w="99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2B1D468" w14:textId="77777777" w:rsidR="00412D9F" w:rsidRPr="00E427D4" w:rsidRDefault="00412D9F" w:rsidP="00412D9F">
            <w:pPr>
              <w:spacing w:before="0" w:after="0"/>
              <w:rPr>
                <w:rFonts w:cs="Arial"/>
                <w:sz w:val="16"/>
                <w:szCs w:val="16"/>
              </w:rPr>
            </w:pPr>
            <w:r w:rsidRPr="00E427D4">
              <w:rPr>
                <w:rFonts w:cs="Arial"/>
                <w:b/>
                <w:bCs/>
                <w:sz w:val="16"/>
                <w:szCs w:val="16"/>
              </w:rPr>
              <w:t>DELETE</w:t>
            </w:r>
          </w:p>
        </w:tc>
        <w:tc>
          <w:tcPr>
            <w:tcW w:w="69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B2E7F02" w14:textId="77777777" w:rsidR="00412D9F" w:rsidRPr="00E427D4" w:rsidRDefault="00412D9F" w:rsidP="00CF693A">
            <w:pPr>
              <w:numPr>
                <w:ilvl w:val="0"/>
                <w:numId w:val="33"/>
              </w:numPr>
              <w:spacing w:before="0" w:after="0"/>
              <w:rPr>
                <w:rFonts w:cs="Arial"/>
                <w:sz w:val="16"/>
                <w:szCs w:val="16"/>
              </w:rPr>
            </w:pPr>
            <w:r w:rsidRPr="00E427D4">
              <w:rPr>
                <w:rFonts w:cs="Arial"/>
                <w:i/>
                <w:iCs/>
                <w:sz w:val="16"/>
                <w:szCs w:val="16"/>
              </w:rPr>
              <w:t>Spezifikation: Löschen eines Benutzers</w:t>
            </w:r>
          </w:p>
          <w:p w14:paraId="21CB58C7" w14:textId="77777777" w:rsidR="00412D9F" w:rsidRPr="00E427D4" w:rsidRDefault="00412D9F" w:rsidP="00CF693A">
            <w:pPr>
              <w:numPr>
                <w:ilvl w:val="0"/>
                <w:numId w:val="33"/>
              </w:numPr>
              <w:spacing w:before="0" w:after="0"/>
              <w:rPr>
                <w:rFonts w:cs="Arial"/>
                <w:sz w:val="16"/>
                <w:szCs w:val="16"/>
              </w:rPr>
            </w:pPr>
            <w:r w:rsidRPr="00E427D4">
              <w:rPr>
                <w:rFonts w:cs="Arial"/>
                <w:sz w:val="16"/>
                <w:szCs w:val="16"/>
              </w:rPr>
              <w:t>Anwendungsfall</w:t>
            </w:r>
          </w:p>
          <w:p w14:paraId="11199719" w14:textId="77777777" w:rsidR="00412D9F" w:rsidRPr="00E427D4" w:rsidRDefault="00412D9F" w:rsidP="00CF693A">
            <w:pPr>
              <w:numPr>
                <w:ilvl w:val="1"/>
                <w:numId w:val="33"/>
              </w:numPr>
              <w:spacing w:before="0" w:after="0"/>
              <w:rPr>
                <w:rFonts w:cs="Arial"/>
                <w:sz w:val="16"/>
                <w:szCs w:val="16"/>
              </w:rPr>
            </w:pPr>
            <w:r w:rsidRPr="00E427D4">
              <w:rPr>
                <w:rFonts w:cs="Arial"/>
                <w:sz w:val="16"/>
                <w:szCs w:val="16"/>
              </w:rPr>
              <w:t>[ANF-011] [Stufe 2a] Deaktivierung (logische Löschung) von Anwendern</w:t>
            </w:r>
          </w:p>
          <w:p w14:paraId="1DC65487" w14:textId="6A6D99D1" w:rsidR="00412D9F" w:rsidRPr="00E427D4" w:rsidRDefault="00412D9F" w:rsidP="00CF693A">
            <w:pPr>
              <w:numPr>
                <w:ilvl w:val="0"/>
                <w:numId w:val="33"/>
              </w:numPr>
              <w:spacing w:before="0" w:after="0"/>
              <w:rPr>
                <w:rFonts w:cs="Arial"/>
                <w:sz w:val="16"/>
                <w:szCs w:val="16"/>
              </w:rPr>
            </w:pPr>
            <w:r w:rsidRPr="00E427D4">
              <w:rPr>
                <w:rFonts w:cs="Arial"/>
                <w:sz w:val="16"/>
                <w:szCs w:val="16"/>
              </w:rPr>
              <w:t>Umsetzung in</w:t>
            </w:r>
            <w:r w:rsidR="009C4154" w:rsidRPr="00E427D4">
              <w:rPr>
                <w:rFonts w:cs="Arial"/>
                <w:sz w:val="16"/>
                <w:szCs w:val="16"/>
              </w:rPr>
              <w:t>/mit</w:t>
            </w:r>
            <w:r w:rsidRPr="00E427D4">
              <w:rPr>
                <w:rFonts w:cs="Arial"/>
                <w:sz w:val="16"/>
                <w:szCs w:val="16"/>
              </w:rPr>
              <w:t xml:space="preserve"> </w:t>
            </w:r>
          </w:p>
          <w:p w14:paraId="5CA58C98" w14:textId="77777777" w:rsidR="00412D9F" w:rsidRPr="00E427D4" w:rsidRDefault="00412D9F" w:rsidP="00CF693A">
            <w:pPr>
              <w:numPr>
                <w:ilvl w:val="1"/>
                <w:numId w:val="33"/>
              </w:numPr>
              <w:spacing w:before="0" w:after="0"/>
              <w:rPr>
                <w:rFonts w:cs="Arial"/>
                <w:sz w:val="16"/>
                <w:szCs w:val="16"/>
              </w:rPr>
            </w:pPr>
            <w:r w:rsidRPr="00E427D4">
              <w:rPr>
                <w:rFonts w:cs="Arial"/>
                <w:sz w:val="16"/>
                <w:szCs w:val="16"/>
              </w:rPr>
              <w:t>SCIMv2-REST-Service</w:t>
            </w:r>
          </w:p>
          <w:p w14:paraId="623EAF32" w14:textId="77777777" w:rsidR="00CF693A" w:rsidRPr="00E427D4" w:rsidRDefault="00CF693A" w:rsidP="00CF693A">
            <w:pPr>
              <w:numPr>
                <w:ilvl w:val="1"/>
                <w:numId w:val="33"/>
              </w:numPr>
              <w:spacing w:before="0" w:after="0"/>
              <w:rPr>
                <w:rFonts w:cs="Arial"/>
                <w:sz w:val="16"/>
                <w:szCs w:val="16"/>
              </w:rPr>
            </w:pPr>
            <w:r w:rsidRPr="00E427D4">
              <w:rPr>
                <w:rFonts w:cs="Arial"/>
                <w:sz w:val="16"/>
                <w:szCs w:val="16"/>
              </w:rPr>
              <w:t xml:space="preserve">Konverter VBS2SCIMConverter </w:t>
            </w:r>
          </w:p>
          <w:p w14:paraId="2B3A9A41" w14:textId="1FB1D990" w:rsidR="00412D9F" w:rsidRPr="00E427D4" w:rsidRDefault="00412D9F" w:rsidP="00CF693A">
            <w:pPr>
              <w:numPr>
                <w:ilvl w:val="1"/>
                <w:numId w:val="33"/>
              </w:numPr>
              <w:spacing w:before="0" w:after="0"/>
              <w:rPr>
                <w:rFonts w:cs="Arial"/>
                <w:sz w:val="16"/>
                <w:szCs w:val="16"/>
              </w:rPr>
            </w:pPr>
            <w:r w:rsidRPr="00E427D4">
              <w:rPr>
                <w:rFonts w:cs="Arial"/>
                <w:sz w:val="16"/>
                <w:szCs w:val="16"/>
              </w:rPr>
              <w:t>Asynchroner "</w:t>
            </w:r>
            <w:proofErr w:type="spellStart"/>
            <w:r w:rsidR="00CF693A" w:rsidRPr="00E427D4">
              <w:rPr>
                <w:rFonts w:cs="Arial"/>
                <w:sz w:val="16"/>
                <w:szCs w:val="16"/>
              </w:rPr>
              <w:t>IAMExecuterService</w:t>
            </w:r>
            <w:proofErr w:type="spellEnd"/>
            <w:r w:rsidRPr="00E427D4">
              <w:rPr>
                <w:rFonts w:cs="Arial"/>
                <w:sz w:val="16"/>
                <w:szCs w:val="16"/>
              </w:rPr>
              <w:t>"</w:t>
            </w:r>
          </w:p>
          <w:p w14:paraId="023C66C4" w14:textId="391E7498" w:rsidR="00412D9F" w:rsidRPr="00E427D4" w:rsidRDefault="00CF693A" w:rsidP="00CF693A">
            <w:pPr>
              <w:numPr>
                <w:ilvl w:val="1"/>
                <w:numId w:val="33"/>
              </w:numPr>
              <w:spacing w:before="0" w:after="0"/>
              <w:rPr>
                <w:rFonts w:cs="Arial"/>
                <w:sz w:val="16"/>
                <w:szCs w:val="16"/>
              </w:rPr>
            </w:pPr>
            <w:proofErr w:type="spellStart"/>
            <w:r w:rsidRPr="00E427D4">
              <w:rPr>
                <w:rFonts w:cs="Arial"/>
                <w:sz w:val="16"/>
                <w:szCs w:val="16"/>
              </w:rPr>
              <w:t>IAMUsecaseExecuter</w:t>
            </w:r>
            <w:proofErr w:type="spellEnd"/>
          </w:p>
        </w:tc>
      </w:tr>
      <w:tr w:rsidR="00412D9F" w:rsidRPr="00412D9F" w14:paraId="5042C8FD" w14:textId="77777777" w:rsidTr="00412D9F">
        <w:tc>
          <w:tcPr>
            <w:tcW w:w="15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9099994" w14:textId="77777777" w:rsidR="00412D9F" w:rsidRPr="00E427D4" w:rsidRDefault="00412D9F" w:rsidP="00412D9F">
            <w:pPr>
              <w:spacing w:before="0" w:after="0"/>
              <w:rPr>
                <w:rFonts w:cs="Arial"/>
                <w:sz w:val="16"/>
                <w:szCs w:val="16"/>
              </w:rPr>
            </w:pPr>
            <w:r w:rsidRPr="00E427D4">
              <w:rPr>
                <w:rFonts w:cs="Arial"/>
                <w:b/>
                <w:bCs/>
                <w:sz w:val="16"/>
                <w:szCs w:val="16"/>
              </w:rPr>
              <w:t>/OU-</w:t>
            </w:r>
            <w:proofErr w:type="spellStart"/>
            <w:r w:rsidRPr="00E427D4">
              <w:rPr>
                <w:rFonts w:cs="Arial"/>
                <w:b/>
                <w:bCs/>
                <w:sz w:val="16"/>
                <w:szCs w:val="16"/>
              </w:rPr>
              <w:t>Permissions</w:t>
            </w:r>
            <w:proofErr w:type="spellEnd"/>
            <w:r w:rsidRPr="00E427D4">
              <w:rPr>
                <w:rFonts w:cs="Arial"/>
                <w:b/>
                <w:bCs/>
                <w:sz w:val="16"/>
                <w:szCs w:val="16"/>
              </w:rPr>
              <w:t xml:space="preserve"> </w:t>
            </w:r>
          </w:p>
        </w:tc>
        <w:tc>
          <w:tcPr>
            <w:tcW w:w="99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05593FC" w14:textId="77777777" w:rsidR="00412D9F" w:rsidRPr="00E427D4" w:rsidRDefault="00412D9F" w:rsidP="00412D9F">
            <w:pPr>
              <w:spacing w:before="0" w:after="0"/>
              <w:rPr>
                <w:rFonts w:cs="Arial"/>
                <w:sz w:val="16"/>
                <w:szCs w:val="16"/>
              </w:rPr>
            </w:pPr>
            <w:r w:rsidRPr="00E427D4">
              <w:rPr>
                <w:rFonts w:cs="Arial"/>
                <w:b/>
                <w:bCs/>
                <w:sz w:val="16"/>
                <w:szCs w:val="16"/>
              </w:rPr>
              <w:t>GET</w:t>
            </w:r>
          </w:p>
        </w:tc>
        <w:tc>
          <w:tcPr>
            <w:tcW w:w="69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E1B26DB" w14:textId="77777777" w:rsidR="00412D9F" w:rsidRPr="00E427D4" w:rsidRDefault="00412D9F" w:rsidP="00CF693A">
            <w:pPr>
              <w:numPr>
                <w:ilvl w:val="0"/>
                <w:numId w:val="33"/>
              </w:numPr>
              <w:spacing w:before="0" w:after="0"/>
              <w:rPr>
                <w:rFonts w:cs="Arial"/>
                <w:sz w:val="16"/>
                <w:szCs w:val="16"/>
              </w:rPr>
            </w:pPr>
            <w:r w:rsidRPr="00E427D4">
              <w:rPr>
                <w:rFonts w:cs="Arial"/>
                <w:i/>
                <w:iCs/>
                <w:sz w:val="16"/>
                <w:szCs w:val="16"/>
              </w:rPr>
              <w:t>Spezifikation: Abfrage von Rechten mit OE-Bezug, die für die AW zugewiesen werden können Liefert auch die Liste der Zuweisungen, sofern es nicht über Query-Parameter unterbunden wird</w:t>
            </w:r>
          </w:p>
          <w:p w14:paraId="12AE603A" w14:textId="7169A856" w:rsidR="00412D9F" w:rsidRDefault="00412D9F" w:rsidP="00CF693A">
            <w:pPr>
              <w:numPr>
                <w:ilvl w:val="0"/>
                <w:numId w:val="33"/>
              </w:numPr>
              <w:spacing w:before="0" w:after="0"/>
              <w:rPr>
                <w:rFonts w:cs="Arial"/>
                <w:sz w:val="16"/>
                <w:szCs w:val="16"/>
              </w:rPr>
            </w:pPr>
            <w:r w:rsidRPr="00E427D4">
              <w:rPr>
                <w:rFonts w:cs="Arial"/>
                <w:sz w:val="16"/>
                <w:szCs w:val="16"/>
              </w:rPr>
              <w:t>Auch GET /</w:t>
            </w:r>
            <w:proofErr w:type="spellStart"/>
            <w:r w:rsidRPr="00E427D4">
              <w:rPr>
                <w:rFonts w:cs="Arial"/>
                <w:sz w:val="16"/>
                <w:szCs w:val="16"/>
              </w:rPr>
              <w:t>Users?startIndex</w:t>
            </w:r>
            <w:proofErr w:type="spellEnd"/>
            <w:r w:rsidRPr="00E427D4">
              <w:rPr>
                <w:rFonts w:cs="Arial"/>
                <w:sz w:val="16"/>
                <w:szCs w:val="16"/>
              </w:rPr>
              <w:t>=1&amp;count=10, Siehe Spezifikation AW&amp;TN 1.4.3 Suchen (Search)</w:t>
            </w:r>
          </w:p>
          <w:p w14:paraId="3011C7B7" w14:textId="77777777" w:rsidR="0057566A" w:rsidRPr="00E427D4" w:rsidRDefault="0057566A" w:rsidP="0057566A">
            <w:pPr>
              <w:numPr>
                <w:ilvl w:val="0"/>
                <w:numId w:val="33"/>
              </w:numPr>
              <w:spacing w:before="0" w:after="0"/>
              <w:rPr>
                <w:rFonts w:cs="Arial"/>
                <w:sz w:val="16"/>
                <w:szCs w:val="16"/>
              </w:rPr>
            </w:pPr>
            <w:r w:rsidRPr="00E427D4">
              <w:rPr>
                <w:rFonts w:cs="Arial"/>
                <w:sz w:val="16"/>
                <w:szCs w:val="16"/>
              </w:rPr>
              <w:t xml:space="preserve">Entspricht Anwendungsfall </w:t>
            </w:r>
          </w:p>
          <w:p w14:paraId="46599E13" w14:textId="77777777" w:rsidR="0057566A" w:rsidRPr="0057566A" w:rsidRDefault="0057566A" w:rsidP="009376A8">
            <w:pPr>
              <w:pStyle w:val="Listenabsatz"/>
              <w:numPr>
                <w:ilvl w:val="1"/>
                <w:numId w:val="33"/>
              </w:numPr>
              <w:rPr>
                <w:rFonts w:cs="Arial"/>
                <w:sz w:val="16"/>
                <w:szCs w:val="16"/>
              </w:rPr>
            </w:pPr>
            <w:r w:rsidRPr="0057566A">
              <w:rPr>
                <w:rFonts w:cs="Arial"/>
                <w:sz w:val="16"/>
                <w:szCs w:val="16"/>
              </w:rPr>
              <w:t>[ANF-033] Lesende Zugriffe für F-IAM: Abfrage von VBS-Rechten</w:t>
            </w:r>
          </w:p>
          <w:p w14:paraId="46AE3B2E" w14:textId="09B2D67F" w:rsidR="00412D9F" w:rsidRPr="00E427D4" w:rsidRDefault="00412D9F" w:rsidP="00CF693A">
            <w:pPr>
              <w:numPr>
                <w:ilvl w:val="0"/>
                <w:numId w:val="33"/>
              </w:numPr>
              <w:spacing w:before="0" w:after="0"/>
              <w:rPr>
                <w:rFonts w:cs="Arial"/>
                <w:sz w:val="16"/>
                <w:szCs w:val="16"/>
              </w:rPr>
            </w:pPr>
            <w:r w:rsidRPr="00E427D4">
              <w:rPr>
                <w:rFonts w:cs="Arial"/>
                <w:sz w:val="16"/>
                <w:szCs w:val="16"/>
              </w:rPr>
              <w:t>Umsetzung in</w:t>
            </w:r>
            <w:r w:rsidR="009C4154" w:rsidRPr="00E427D4">
              <w:rPr>
                <w:rFonts w:cs="Arial"/>
                <w:sz w:val="16"/>
                <w:szCs w:val="16"/>
              </w:rPr>
              <w:t>/mit</w:t>
            </w:r>
            <w:r w:rsidRPr="00E427D4">
              <w:rPr>
                <w:rFonts w:cs="Arial"/>
                <w:sz w:val="16"/>
                <w:szCs w:val="16"/>
              </w:rPr>
              <w:t xml:space="preserve"> </w:t>
            </w:r>
          </w:p>
          <w:p w14:paraId="252130B3" w14:textId="77777777" w:rsidR="00412D9F" w:rsidRPr="00E427D4" w:rsidRDefault="00412D9F" w:rsidP="00CF693A">
            <w:pPr>
              <w:numPr>
                <w:ilvl w:val="1"/>
                <w:numId w:val="33"/>
              </w:numPr>
              <w:spacing w:before="0" w:after="0"/>
              <w:rPr>
                <w:rFonts w:cs="Arial"/>
                <w:sz w:val="16"/>
                <w:szCs w:val="16"/>
              </w:rPr>
            </w:pPr>
            <w:r w:rsidRPr="00E427D4">
              <w:rPr>
                <w:rFonts w:cs="Arial"/>
                <w:sz w:val="16"/>
                <w:szCs w:val="16"/>
              </w:rPr>
              <w:t>SCIMv2-REST-Service</w:t>
            </w:r>
          </w:p>
          <w:p w14:paraId="05560677" w14:textId="727270F4" w:rsidR="00412D9F" w:rsidRPr="00E427D4" w:rsidRDefault="00CF693A" w:rsidP="00CF693A">
            <w:pPr>
              <w:numPr>
                <w:ilvl w:val="1"/>
                <w:numId w:val="33"/>
              </w:numPr>
              <w:spacing w:before="0" w:after="0"/>
              <w:rPr>
                <w:rFonts w:cs="Arial"/>
                <w:sz w:val="16"/>
                <w:szCs w:val="16"/>
              </w:rPr>
            </w:pPr>
            <w:r w:rsidRPr="00E427D4">
              <w:rPr>
                <w:rFonts w:cs="Arial"/>
                <w:sz w:val="16"/>
                <w:szCs w:val="16"/>
              </w:rPr>
              <w:t>Konverter VBS2SCIMConverter</w:t>
            </w:r>
          </w:p>
        </w:tc>
      </w:tr>
      <w:tr w:rsidR="00412D9F" w:rsidRPr="00412D9F" w14:paraId="5DCB8775" w14:textId="77777777" w:rsidTr="00412D9F">
        <w:tc>
          <w:tcPr>
            <w:tcW w:w="15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D256FDF" w14:textId="77777777" w:rsidR="00412D9F" w:rsidRPr="00E427D4" w:rsidRDefault="00412D9F" w:rsidP="00412D9F">
            <w:pPr>
              <w:spacing w:before="0" w:after="0"/>
              <w:rPr>
                <w:rFonts w:cs="Arial"/>
                <w:sz w:val="16"/>
                <w:szCs w:val="16"/>
              </w:rPr>
            </w:pPr>
            <w:r w:rsidRPr="00E427D4">
              <w:rPr>
                <w:rFonts w:cs="Arial"/>
                <w:b/>
                <w:bCs/>
                <w:sz w:val="16"/>
                <w:szCs w:val="16"/>
              </w:rPr>
              <w:t>/OU-</w:t>
            </w:r>
            <w:proofErr w:type="spellStart"/>
            <w:r w:rsidRPr="00E427D4">
              <w:rPr>
                <w:rFonts w:cs="Arial"/>
                <w:b/>
                <w:bCs/>
                <w:sz w:val="16"/>
                <w:szCs w:val="16"/>
              </w:rPr>
              <w:t>Permissions</w:t>
            </w:r>
            <w:proofErr w:type="spellEnd"/>
            <w:r w:rsidRPr="00E427D4">
              <w:rPr>
                <w:rFonts w:cs="Arial"/>
                <w:b/>
                <w:bCs/>
                <w:sz w:val="16"/>
                <w:szCs w:val="16"/>
              </w:rPr>
              <w:t>/{OU-Permission-ID}</w:t>
            </w:r>
          </w:p>
        </w:tc>
        <w:tc>
          <w:tcPr>
            <w:tcW w:w="99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0418F50" w14:textId="77777777" w:rsidR="00412D9F" w:rsidRPr="00E427D4" w:rsidRDefault="00412D9F" w:rsidP="00412D9F">
            <w:pPr>
              <w:spacing w:before="0" w:after="0"/>
              <w:rPr>
                <w:rFonts w:cs="Arial"/>
                <w:sz w:val="16"/>
                <w:szCs w:val="16"/>
              </w:rPr>
            </w:pPr>
            <w:r w:rsidRPr="00E427D4">
              <w:rPr>
                <w:rFonts w:cs="Arial"/>
                <w:b/>
                <w:bCs/>
                <w:sz w:val="16"/>
                <w:szCs w:val="16"/>
              </w:rPr>
              <w:t>GET</w:t>
            </w:r>
          </w:p>
        </w:tc>
        <w:tc>
          <w:tcPr>
            <w:tcW w:w="69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E23A69C" w14:textId="77777777" w:rsidR="00412D9F" w:rsidRPr="00E427D4" w:rsidRDefault="00412D9F" w:rsidP="00CF693A">
            <w:pPr>
              <w:numPr>
                <w:ilvl w:val="0"/>
                <w:numId w:val="33"/>
              </w:numPr>
              <w:spacing w:before="0" w:after="0"/>
              <w:rPr>
                <w:rFonts w:cs="Arial"/>
                <w:sz w:val="16"/>
                <w:szCs w:val="16"/>
              </w:rPr>
            </w:pPr>
            <w:r w:rsidRPr="00E427D4">
              <w:rPr>
                <w:rFonts w:cs="Arial"/>
                <w:i/>
                <w:iCs/>
                <w:sz w:val="16"/>
                <w:szCs w:val="16"/>
              </w:rPr>
              <w:t xml:space="preserve">Spezifikation: Liefert auch die Liste der Zuweisungen, sofern es nicht über Query-Parameter unterbunden wird. </w:t>
            </w:r>
          </w:p>
          <w:p w14:paraId="78BB9180" w14:textId="77777777" w:rsidR="00412D9F" w:rsidRPr="00E427D4" w:rsidRDefault="00412D9F" w:rsidP="00CF693A">
            <w:pPr>
              <w:numPr>
                <w:ilvl w:val="0"/>
                <w:numId w:val="33"/>
              </w:numPr>
              <w:spacing w:before="0" w:after="0"/>
              <w:rPr>
                <w:rFonts w:cs="Arial"/>
                <w:sz w:val="16"/>
                <w:szCs w:val="16"/>
              </w:rPr>
            </w:pPr>
            <w:r w:rsidRPr="00E427D4">
              <w:rPr>
                <w:rFonts w:cs="Arial"/>
                <w:sz w:val="16"/>
                <w:szCs w:val="16"/>
              </w:rPr>
              <w:t>Auch GET /</w:t>
            </w:r>
            <w:proofErr w:type="spellStart"/>
            <w:r w:rsidRPr="00E427D4">
              <w:rPr>
                <w:rFonts w:cs="Arial"/>
                <w:sz w:val="16"/>
                <w:szCs w:val="16"/>
              </w:rPr>
              <w:t>Users?startIndex</w:t>
            </w:r>
            <w:proofErr w:type="spellEnd"/>
            <w:r w:rsidRPr="00E427D4">
              <w:rPr>
                <w:rFonts w:cs="Arial"/>
                <w:sz w:val="16"/>
                <w:szCs w:val="16"/>
              </w:rPr>
              <w:t>=1&amp;count=10, Siehe Spezifikation AW&amp;TN 1.4.3 Suchen (Search)</w:t>
            </w:r>
          </w:p>
          <w:p w14:paraId="4EC9CBBE" w14:textId="303A8CB8" w:rsidR="00412D9F" w:rsidRDefault="00412D9F" w:rsidP="00CF693A">
            <w:pPr>
              <w:numPr>
                <w:ilvl w:val="0"/>
                <w:numId w:val="33"/>
              </w:numPr>
              <w:spacing w:before="0" w:after="0"/>
              <w:rPr>
                <w:rFonts w:cs="Arial"/>
                <w:sz w:val="16"/>
                <w:szCs w:val="16"/>
                <w:lang w:val="en-US"/>
              </w:rPr>
            </w:pPr>
            <w:r w:rsidRPr="00E427D4">
              <w:rPr>
                <w:rFonts w:cs="Arial"/>
                <w:sz w:val="16"/>
                <w:szCs w:val="16"/>
                <w:lang w:val="en-US"/>
              </w:rPr>
              <w:t>Auch 1.4.4.1 Parameter attributes/</w:t>
            </w:r>
            <w:proofErr w:type="spellStart"/>
            <w:r w:rsidRPr="00E427D4">
              <w:rPr>
                <w:rFonts w:cs="Arial"/>
                <w:sz w:val="16"/>
                <w:szCs w:val="16"/>
                <w:lang w:val="en-US"/>
              </w:rPr>
              <w:t>excludedAttributes</w:t>
            </w:r>
            <w:proofErr w:type="spellEnd"/>
            <w:r w:rsidRPr="00E427D4">
              <w:rPr>
                <w:rFonts w:cs="Arial"/>
                <w:sz w:val="16"/>
                <w:szCs w:val="16"/>
                <w:lang w:val="en-US"/>
              </w:rPr>
              <w:t xml:space="preserve"> </w:t>
            </w:r>
            <w:proofErr w:type="spellStart"/>
            <w:r w:rsidRPr="00E427D4">
              <w:rPr>
                <w:rFonts w:cs="Arial"/>
                <w:sz w:val="16"/>
                <w:szCs w:val="16"/>
                <w:lang w:val="en-US"/>
              </w:rPr>
              <w:t>notwendig</w:t>
            </w:r>
            <w:proofErr w:type="spellEnd"/>
            <w:r w:rsidRPr="00E427D4">
              <w:rPr>
                <w:rFonts w:cs="Arial"/>
                <w:sz w:val="16"/>
                <w:szCs w:val="16"/>
                <w:lang w:val="en-US"/>
              </w:rPr>
              <w:t>?</w:t>
            </w:r>
          </w:p>
          <w:p w14:paraId="00DF5988" w14:textId="77777777" w:rsidR="0057566A" w:rsidRPr="00E427D4" w:rsidRDefault="0057566A" w:rsidP="0057566A">
            <w:pPr>
              <w:numPr>
                <w:ilvl w:val="0"/>
                <w:numId w:val="33"/>
              </w:numPr>
              <w:spacing w:before="0" w:after="0"/>
              <w:rPr>
                <w:rFonts w:cs="Arial"/>
                <w:sz w:val="16"/>
                <w:szCs w:val="16"/>
              </w:rPr>
            </w:pPr>
            <w:r w:rsidRPr="00E427D4">
              <w:rPr>
                <w:rFonts w:cs="Arial"/>
                <w:sz w:val="16"/>
                <w:szCs w:val="16"/>
              </w:rPr>
              <w:t xml:space="preserve">Entspricht Anwendungsfall </w:t>
            </w:r>
          </w:p>
          <w:p w14:paraId="137A61A5" w14:textId="77777777" w:rsidR="0057566A" w:rsidRPr="0057566A" w:rsidRDefault="0057566A" w:rsidP="0057566A">
            <w:pPr>
              <w:pStyle w:val="Listenabsatz"/>
              <w:numPr>
                <w:ilvl w:val="1"/>
                <w:numId w:val="33"/>
              </w:numPr>
              <w:rPr>
                <w:rFonts w:cs="Arial"/>
                <w:sz w:val="16"/>
                <w:szCs w:val="16"/>
              </w:rPr>
            </w:pPr>
            <w:r w:rsidRPr="0057566A">
              <w:rPr>
                <w:rFonts w:cs="Arial"/>
                <w:sz w:val="16"/>
                <w:szCs w:val="16"/>
              </w:rPr>
              <w:t>[ANF-033] Lesende Zugriffe für F-IAM: Abfrage von VBS-Rechten</w:t>
            </w:r>
          </w:p>
          <w:p w14:paraId="2E9A15C3" w14:textId="2CDB8B5F" w:rsidR="00412D9F" w:rsidRPr="00E427D4" w:rsidRDefault="00412D9F" w:rsidP="00CF693A">
            <w:pPr>
              <w:numPr>
                <w:ilvl w:val="0"/>
                <w:numId w:val="33"/>
              </w:numPr>
              <w:spacing w:before="0" w:after="0"/>
              <w:rPr>
                <w:rFonts w:cs="Arial"/>
                <w:sz w:val="16"/>
                <w:szCs w:val="16"/>
              </w:rPr>
            </w:pPr>
            <w:r w:rsidRPr="00E427D4">
              <w:rPr>
                <w:rFonts w:cs="Arial"/>
                <w:sz w:val="16"/>
                <w:szCs w:val="16"/>
              </w:rPr>
              <w:t>Umsetzung in</w:t>
            </w:r>
            <w:r w:rsidR="009C4154" w:rsidRPr="00E427D4">
              <w:rPr>
                <w:rFonts w:cs="Arial"/>
                <w:sz w:val="16"/>
                <w:szCs w:val="16"/>
              </w:rPr>
              <w:t>/mit</w:t>
            </w:r>
            <w:r w:rsidRPr="00E427D4">
              <w:rPr>
                <w:rFonts w:cs="Arial"/>
                <w:sz w:val="16"/>
                <w:szCs w:val="16"/>
              </w:rPr>
              <w:t xml:space="preserve"> </w:t>
            </w:r>
          </w:p>
          <w:p w14:paraId="6841963B" w14:textId="77777777" w:rsidR="00412D9F" w:rsidRPr="00E427D4" w:rsidRDefault="00412D9F" w:rsidP="00CF693A">
            <w:pPr>
              <w:numPr>
                <w:ilvl w:val="1"/>
                <w:numId w:val="33"/>
              </w:numPr>
              <w:spacing w:before="0" w:after="0"/>
              <w:rPr>
                <w:rFonts w:cs="Arial"/>
                <w:sz w:val="16"/>
                <w:szCs w:val="16"/>
              </w:rPr>
            </w:pPr>
            <w:r w:rsidRPr="00E427D4">
              <w:rPr>
                <w:rFonts w:cs="Arial"/>
                <w:sz w:val="16"/>
                <w:szCs w:val="16"/>
              </w:rPr>
              <w:t>SCIMv2-REST-Service</w:t>
            </w:r>
          </w:p>
          <w:p w14:paraId="372D3EB5" w14:textId="3FBF5426" w:rsidR="00412D9F" w:rsidRPr="00E427D4" w:rsidRDefault="00CF693A" w:rsidP="00CF693A">
            <w:pPr>
              <w:numPr>
                <w:ilvl w:val="1"/>
                <w:numId w:val="33"/>
              </w:numPr>
              <w:spacing w:before="0" w:after="0"/>
              <w:rPr>
                <w:rFonts w:cs="Arial"/>
                <w:sz w:val="16"/>
                <w:szCs w:val="16"/>
              </w:rPr>
            </w:pPr>
            <w:r w:rsidRPr="00E427D4">
              <w:rPr>
                <w:rFonts w:cs="Arial"/>
                <w:sz w:val="16"/>
                <w:szCs w:val="16"/>
              </w:rPr>
              <w:t>Konverter VBS2SCIMConverter</w:t>
            </w:r>
          </w:p>
        </w:tc>
      </w:tr>
      <w:tr w:rsidR="00412D9F" w:rsidRPr="00412D9F" w14:paraId="6B7861B0" w14:textId="77777777" w:rsidTr="00412D9F">
        <w:tc>
          <w:tcPr>
            <w:tcW w:w="15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4188E4F" w14:textId="77777777" w:rsidR="00412D9F" w:rsidRPr="00E427D4" w:rsidRDefault="00412D9F" w:rsidP="00412D9F">
            <w:pPr>
              <w:spacing w:before="0" w:after="0"/>
              <w:rPr>
                <w:rFonts w:cs="Arial"/>
                <w:sz w:val="16"/>
                <w:szCs w:val="16"/>
              </w:rPr>
            </w:pPr>
            <w:r w:rsidRPr="00E427D4">
              <w:rPr>
                <w:rFonts w:cs="Arial"/>
                <w:b/>
                <w:bCs/>
                <w:sz w:val="16"/>
                <w:szCs w:val="16"/>
              </w:rPr>
              <w:t>/OU-</w:t>
            </w:r>
            <w:proofErr w:type="spellStart"/>
            <w:r w:rsidRPr="00E427D4">
              <w:rPr>
                <w:rFonts w:cs="Arial"/>
                <w:b/>
                <w:bCs/>
                <w:sz w:val="16"/>
                <w:szCs w:val="16"/>
              </w:rPr>
              <w:t>Permissions</w:t>
            </w:r>
            <w:proofErr w:type="spellEnd"/>
            <w:r w:rsidRPr="00E427D4">
              <w:rPr>
                <w:rFonts w:cs="Arial"/>
                <w:b/>
                <w:bCs/>
                <w:sz w:val="16"/>
                <w:szCs w:val="16"/>
              </w:rPr>
              <w:t xml:space="preserve"> </w:t>
            </w:r>
          </w:p>
        </w:tc>
        <w:tc>
          <w:tcPr>
            <w:tcW w:w="99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D1861BD" w14:textId="77777777" w:rsidR="00412D9F" w:rsidRPr="00E427D4" w:rsidRDefault="00412D9F" w:rsidP="00412D9F">
            <w:pPr>
              <w:spacing w:before="0" w:after="0"/>
              <w:rPr>
                <w:rFonts w:cs="Arial"/>
                <w:sz w:val="16"/>
                <w:szCs w:val="16"/>
              </w:rPr>
            </w:pPr>
            <w:r w:rsidRPr="00E427D4">
              <w:rPr>
                <w:rFonts w:cs="Arial"/>
                <w:b/>
                <w:bCs/>
                <w:sz w:val="16"/>
                <w:szCs w:val="16"/>
              </w:rPr>
              <w:t>PATCH</w:t>
            </w:r>
          </w:p>
        </w:tc>
        <w:tc>
          <w:tcPr>
            <w:tcW w:w="69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B6A5EDC" w14:textId="77777777" w:rsidR="00412D9F" w:rsidRPr="00E427D4" w:rsidRDefault="00412D9F" w:rsidP="00CF693A">
            <w:pPr>
              <w:numPr>
                <w:ilvl w:val="0"/>
                <w:numId w:val="33"/>
              </w:numPr>
              <w:spacing w:before="0" w:after="0"/>
              <w:rPr>
                <w:rFonts w:cs="Arial"/>
                <w:sz w:val="16"/>
                <w:szCs w:val="16"/>
              </w:rPr>
            </w:pPr>
            <w:r w:rsidRPr="00E427D4">
              <w:rPr>
                <w:rFonts w:cs="Arial"/>
                <w:i/>
                <w:iCs/>
                <w:sz w:val="16"/>
                <w:szCs w:val="16"/>
              </w:rPr>
              <w:t xml:space="preserve">Spezifikation: Berechtigungszuweisung mit OE-Bezug hinzufügen/entfernen </w:t>
            </w:r>
          </w:p>
          <w:p w14:paraId="4AC5F789" w14:textId="77777777" w:rsidR="00412D9F" w:rsidRPr="00E427D4" w:rsidRDefault="00412D9F" w:rsidP="00CF693A">
            <w:pPr>
              <w:numPr>
                <w:ilvl w:val="0"/>
                <w:numId w:val="33"/>
              </w:numPr>
              <w:spacing w:before="0" w:after="0"/>
              <w:rPr>
                <w:rFonts w:cs="Arial"/>
                <w:sz w:val="16"/>
                <w:szCs w:val="16"/>
              </w:rPr>
            </w:pPr>
            <w:r w:rsidRPr="00E427D4">
              <w:rPr>
                <w:rFonts w:cs="Arial"/>
                <w:sz w:val="16"/>
                <w:szCs w:val="16"/>
              </w:rPr>
              <w:t>Anwendungsfall</w:t>
            </w:r>
          </w:p>
          <w:p w14:paraId="456F79CD" w14:textId="6DFFB39E" w:rsidR="00412D9F" w:rsidRPr="00E427D4" w:rsidRDefault="00412D9F" w:rsidP="00CF693A">
            <w:pPr>
              <w:numPr>
                <w:ilvl w:val="1"/>
                <w:numId w:val="33"/>
              </w:numPr>
              <w:spacing w:before="0" w:after="0"/>
              <w:rPr>
                <w:rFonts w:cs="Arial"/>
                <w:sz w:val="16"/>
                <w:szCs w:val="16"/>
              </w:rPr>
            </w:pPr>
            <w:r w:rsidRPr="00E427D4">
              <w:rPr>
                <w:rFonts w:cs="Arial"/>
                <w:sz w:val="16"/>
                <w:szCs w:val="16"/>
              </w:rPr>
              <w:t>[ANF-020] [Stufe 2b] Zuordnung von Anwender zu Dienststelle</w:t>
            </w:r>
          </w:p>
          <w:p w14:paraId="60A083CA" w14:textId="2D16F1B6" w:rsidR="00412D9F" w:rsidRDefault="00412D9F" w:rsidP="00CF693A">
            <w:pPr>
              <w:numPr>
                <w:ilvl w:val="1"/>
                <w:numId w:val="33"/>
              </w:numPr>
              <w:spacing w:before="0" w:after="0"/>
              <w:rPr>
                <w:rFonts w:cs="Arial"/>
                <w:sz w:val="16"/>
                <w:szCs w:val="16"/>
              </w:rPr>
            </w:pPr>
            <w:r w:rsidRPr="00E427D4">
              <w:rPr>
                <w:rFonts w:cs="Arial"/>
                <w:sz w:val="16"/>
                <w:szCs w:val="16"/>
              </w:rPr>
              <w:t>[ANF-021] [Stufe 2b] Löschung einer Zuordnung von Anwender zu Dienststelle</w:t>
            </w:r>
          </w:p>
          <w:p w14:paraId="418E1CF5" w14:textId="3FADDAD3" w:rsidR="00CB194F" w:rsidRPr="00E427D4" w:rsidRDefault="00CB194F" w:rsidP="00CB194F">
            <w:pPr>
              <w:numPr>
                <w:ilvl w:val="1"/>
                <w:numId w:val="33"/>
              </w:numPr>
              <w:spacing w:before="0" w:after="0"/>
              <w:rPr>
                <w:rFonts w:cs="Arial"/>
                <w:sz w:val="16"/>
                <w:szCs w:val="16"/>
              </w:rPr>
            </w:pPr>
            <w:r w:rsidRPr="00E427D4">
              <w:rPr>
                <w:rFonts w:cs="Arial"/>
                <w:sz w:val="16"/>
                <w:szCs w:val="16"/>
              </w:rPr>
              <w:t>[ANF-022] [Stufe 2b] Setzen von Berechtigungen auf Dienststellenebene</w:t>
            </w:r>
          </w:p>
          <w:p w14:paraId="52D7E660" w14:textId="77777777" w:rsidR="00CB194F" w:rsidRPr="00E427D4" w:rsidRDefault="00CB194F" w:rsidP="00CB194F">
            <w:pPr>
              <w:numPr>
                <w:ilvl w:val="1"/>
                <w:numId w:val="33"/>
              </w:numPr>
              <w:spacing w:before="0" w:after="0"/>
              <w:rPr>
                <w:rFonts w:cs="Arial"/>
                <w:sz w:val="16"/>
                <w:szCs w:val="16"/>
              </w:rPr>
            </w:pPr>
            <w:r w:rsidRPr="00E427D4">
              <w:rPr>
                <w:rFonts w:cs="Arial"/>
                <w:sz w:val="16"/>
                <w:szCs w:val="16"/>
              </w:rPr>
              <w:t>[ANF-023] [Stufe 2b] Löschen von Berechtigungen auf Dienststellenebene</w:t>
            </w:r>
          </w:p>
          <w:p w14:paraId="6443B0B3" w14:textId="753B4F6E" w:rsidR="00CB194F" w:rsidRPr="00E427D4" w:rsidRDefault="00CB194F" w:rsidP="00CF693A">
            <w:pPr>
              <w:numPr>
                <w:ilvl w:val="1"/>
                <w:numId w:val="33"/>
              </w:numPr>
              <w:spacing w:before="0" w:after="0"/>
              <w:rPr>
                <w:rFonts w:cs="Arial"/>
                <w:sz w:val="16"/>
                <w:szCs w:val="16"/>
              </w:rPr>
            </w:pPr>
            <w:r w:rsidRPr="00CB194F">
              <w:rPr>
                <w:rFonts w:cs="Arial"/>
                <w:sz w:val="16"/>
                <w:szCs w:val="16"/>
              </w:rPr>
              <w:t xml:space="preserve">[ANF-024] </w:t>
            </w:r>
            <w:r w:rsidRPr="00E427D4">
              <w:rPr>
                <w:rFonts w:cs="Arial"/>
                <w:sz w:val="16"/>
                <w:szCs w:val="16"/>
              </w:rPr>
              <w:t>[Stufe 2</w:t>
            </w:r>
            <w:r>
              <w:rPr>
                <w:rFonts w:cs="Arial"/>
                <w:sz w:val="16"/>
                <w:szCs w:val="16"/>
              </w:rPr>
              <w:t>a</w:t>
            </w:r>
            <w:r w:rsidRPr="00E427D4">
              <w:rPr>
                <w:rFonts w:cs="Arial"/>
                <w:sz w:val="16"/>
                <w:szCs w:val="16"/>
              </w:rPr>
              <w:t xml:space="preserve">] </w:t>
            </w:r>
            <w:r w:rsidRPr="00CB194F">
              <w:rPr>
                <w:rFonts w:cs="Arial"/>
                <w:sz w:val="16"/>
                <w:szCs w:val="16"/>
              </w:rPr>
              <w:t>Sperrung von Anwendern auf Dienststellen</w:t>
            </w:r>
          </w:p>
          <w:p w14:paraId="08ECBFD1" w14:textId="7D7E8F0E" w:rsidR="00412D9F" w:rsidRPr="00E427D4" w:rsidRDefault="00412D9F" w:rsidP="00CF693A">
            <w:pPr>
              <w:numPr>
                <w:ilvl w:val="0"/>
                <w:numId w:val="33"/>
              </w:numPr>
              <w:spacing w:before="0" w:after="0"/>
              <w:rPr>
                <w:rFonts w:cs="Arial"/>
                <w:sz w:val="16"/>
                <w:szCs w:val="16"/>
              </w:rPr>
            </w:pPr>
            <w:r w:rsidRPr="00E427D4">
              <w:rPr>
                <w:rFonts w:cs="Arial"/>
                <w:sz w:val="16"/>
                <w:szCs w:val="16"/>
              </w:rPr>
              <w:t>Umsetzung in</w:t>
            </w:r>
            <w:r w:rsidR="009C4154" w:rsidRPr="00E427D4">
              <w:rPr>
                <w:rFonts w:cs="Arial"/>
                <w:sz w:val="16"/>
                <w:szCs w:val="16"/>
              </w:rPr>
              <w:t>/mit</w:t>
            </w:r>
            <w:r w:rsidRPr="00E427D4">
              <w:rPr>
                <w:rFonts w:cs="Arial"/>
                <w:sz w:val="16"/>
                <w:szCs w:val="16"/>
              </w:rPr>
              <w:t xml:space="preserve"> </w:t>
            </w:r>
          </w:p>
          <w:p w14:paraId="7D8769D2" w14:textId="77777777" w:rsidR="00412D9F" w:rsidRPr="00E427D4" w:rsidRDefault="00412D9F" w:rsidP="00CF693A">
            <w:pPr>
              <w:numPr>
                <w:ilvl w:val="1"/>
                <w:numId w:val="33"/>
              </w:numPr>
              <w:spacing w:before="0" w:after="0"/>
              <w:rPr>
                <w:rFonts w:cs="Arial"/>
                <w:sz w:val="16"/>
                <w:szCs w:val="16"/>
              </w:rPr>
            </w:pPr>
            <w:r w:rsidRPr="00E427D4">
              <w:rPr>
                <w:rFonts w:cs="Arial"/>
                <w:sz w:val="16"/>
                <w:szCs w:val="16"/>
              </w:rPr>
              <w:t>SCIMv2-REST-Service</w:t>
            </w:r>
          </w:p>
          <w:p w14:paraId="4F3882E0" w14:textId="77777777" w:rsidR="00CF693A" w:rsidRPr="00E427D4" w:rsidRDefault="00CF693A" w:rsidP="00CF693A">
            <w:pPr>
              <w:numPr>
                <w:ilvl w:val="1"/>
                <w:numId w:val="33"/>
              </w:numPr>
              <w:spacing w:before="0" w:after="0"/>
              <w:rPr>
                <w:rFonts w:cs="Arial"/>
                <w:sz w:val="16"/>
                <w:szCs w:val="16"/>
              </w:rPr>
            </w:pPr>
            <w:r w:rsidRPr="00E427D4">
              <w:rPr>
                <w:rFonts w:cs="Arial"/>
                <w:sz w:val="16"/>
                <w:szCs w:val="16"/>
              </w:rPr>
              <w:t xml:space="preserve">Konverter VBS2SCIMConverter </w:t>
            </w:r>
          </w:p>
          <w:p w14:paraId="744C6CBD" w14:textId="5CCA129A" w:rsidR="00412D9F" w:rsidRPr="00E427D4" w:rsidRDefault="00412D9F" w:rsidP="00CF693A">
            <w:pPr>
              <w:numPr>
                <w:ilvl w:val="1"/>
                <w:numId w:val="33"/>
              </w:numPr>
              <w:spacing w:before="0" w:after="0"/>
              <w:rPr>
                <w:rFonts w:cs="Arial"/>
                <w:sz w:val="16"/>
                <w:szCs w:val="16"/>
              </w:rPr>
            </w:pPr>
            <w:r w:rsidRPr="00E427D4">
              <w:rPr>
                <w:rFonts w:cs="Arial"/>
                <w:sz w:val="16"/>
                <w:szCs w:val="16"/>
              </w:rPr>
              <w:lastRenderedPageBreak/>
              <w:t>Asynchroner "</w:t>
            </w:r>
            <w:proofErr w:type="spellStart"/>
            <w:r w:rsidR="00CF693A" w:rsidRPr="00E427D4">
              <w:rPr>
                <w:rFonts w:cs="Arial"/>
                <w:sz w:val="16"/>
                <w:szCs w:val="16"/>
              </w:rPr>
              <w:t>IAMExecuterService</w:t>
            </w:r>
            <w:proofErr w:type="spellEnd"/>
            <w:r w:rsidR="00CF693A" w:rsidRPr="00E427D4">
              <w:rPr>
                <w:rFonts w:cs="Arial"/>
                <w:sz w:val="16"/>
                <w:szCs w:val="16"/>
              </w:rPr>
              <w:t xml:space="preserve"> </w:t>
            </w:r>
            <w:r w:rsidRPr="00E427D4">
              <w:rPr>
                <w:rFonts w:cs="Arial"/>
                <w:sz w:val="16"/>
                <w:szCs w:val="16"/>
              </w:rPr>
              <w:t>"</w:t>
            </w:r>
          </w:p>
          <w:p w14:paraId="32F49156" w14:textId="5E01CF35" w:rsidR="00412D9F" w:rsidRPr="00E427D4" w:rsidRDefault="00412D9F" w:rsidP="002952B9">
            <w:pPr>
              <w:keepNext/>
              <w:numPr>
                <w:ilvl w:val="1"/>
                <w:numId w:val="33"/>
              </w:numPr>
              <w:spacing w:before="0" w:after="0"/>
              <w:rPr>
                <w:rFonts w:cs="Arial"/>
                <w:sz w:val="16"/>
                <w:szCs w:val="16"/>
              </w:rPr>
            </w:pPr>
            <w:proofErr w:type="spellStart"/>
            <w:r w:rsidRPr="00E427D4">
              <w:rPr>
                <w:rFonts w:cs="Arial"/>
                <w:sz w:val="16"/>
                <w:szCs w:val="16"/>
              </w:rPr>
              <w:t>I</w:t>
            </w:r>
            <w:r w:rsidR="00CF693A" w:rsidRPr="00E427D4">
              <w:rPr>
                <w:rFonts w:cs="Arial"/>
                <w:sz w:val="16"/>
                <w:szCs w:val="16"/>
              </w:rPr>
              <w:t>AM</w:t>
            </w:r>
            <w:r w:rsidRPr="00E427D4">
              <w:rPr>
                <w:rFonts w:cs="Arial"/>
                <w:sz w:val="16"/>
                <w:szCs w:val="16"/>
              </w:rPr>
              <w:t>UsecaseExecuter</w:t>
            </w:r>
            <w:proofErr w:type="spellEnd"/>
          </w:p>
        </w:tc>
      </w:tr>
    </w:tbl>
    <w:p w14:paraId="60DB9163" w14:textId="44E882BA" w:rsidR="00A075E7" w:rsidRDefault="002952B9" w:rsidP="002952B9">
      <w:pPr>
        <w:pStyle w:val="Beschriftung"/>
        <w:rPr>
          <w:rFonts w:asciiTheme="minorHAnsi" w:hAnsiTheme="minorHAnsi" w:cstheme="minorHAnsi"/>
        </w:rPr>
      </w:pPr>
      <w:bookmarkStart w:id="227" w:name="_Toc168919620"/>
      <w:r>
        <w:lastRenderedPageBreak/>
        <w:t xml:space="preserve">Abbildung </w:t>
      </w:r>
      <w:fldSimple w:instr=" SEQ Abbildung \* ARABIC ">
        <w:r>
          <w:rPr>
            <w:noProof/>
          </w:rPr>
          <w:t>16</w:t>
        </w:r>
      </w:fldSimple>
      <w:r>
        <w:t>: Gegenüberstellung SCIMv2-En</w:t>
      </w:r>
      <w:r w:rsidR="00100F0C">
        <w:t>d</w:t>
      </w:r>
      <w:r>
        <w:t>punkte, Anforderungen</w:t>
      </w:r>
      <w:r>
        <w:rPr>
          <w:noProof/>
        </w:rPr>
        <w:t xml:space="preserve"> und Umsetzung</w:t>
      </w:r>
      <w:bookmarkEnd w:id="227"/>
    </w:p>
    <w:p w14:paraId="7916A1CF" w14:textId="77777777" w:rsidR="002952B9" w:rsidRDefault="002952B9" w:rsidP="00E427D4"/>
    <w:p w14:paraId="46463682" w14:textId="3B27A3AB" w:rsidR="00CF693A" w:rsidRDefault="00CF693A" w:rsidP="00E427D4">
      <w:r>
        <w:t xml:space="preserve">Bei lesenden Operationen (GET) protokolliert der Webservice selber die Nachricht und das Ergebnis in Fachobjekt </w:t>
      </w:r>
      <w:proofErr w:type="spellStart"/>
      <w:r w:rsidRPr="00CF693A">
        <w:rPr>
          <w:i/>
        </w:rPr>
        <w:t>IAMNachricht</w:t>
      </w:r>
      <w:proofErr w:type="spellEnd"/>
      <w:r w:rsidR="006474A5">
        <w:rPr>
          <w:i/>
        </w:rPr>
        <w:t xml:space="preserve"> </w:t>
      </w:r>
      <w:r w:rsidR="006474A5" w:rsidRPr="006474A5">
        <w:t>und</w:t>
      </w:r>
      <w:r w:rsidR="006474A5">
        <w:rPr>
          <w:i/>
        </w:rPr>
        <w:t xml:space="preserve"> </w:t>
      </w:r>
      <w:r w:rsidR="006474A5" w:rsidRPr="006474A5">
        <w:t xml:space="preserve">setzt den Status entsprechend als abgeschlossen oder </w:t>
      </w:r>
      <w:r w:rsidR="006474A5">
        <w:t xml:space="preserve">auf </w:t>
      </w:r>
      <w:r w:rsidR="006474A5" w:rsidRPr="006474A5">
        <w:t>Fehler.</w:t>
      </w:r>
      <w:r w:rsidR="0093779F">
        <w:t xml:space="preserve"> Das Mapping </w:t>
      </w:r>
      <w:r w:rsidR="005F17FE">
        <w:t xml:space="preserve">vom </w:t>
      </w:r>
      <w:r w:rsidR="0093779F">
        <w:t xml:space="preserve">Fachmodell Artus (Anwender, Dienststelle, Rechte) wurde bereits in den Abschnitten </w:t>
      </w:r>
      <w:r w:rsidR="0093779F">
        <w:fldChar w:fldCharType="begin"/>
      </w:r>
      <w:r w:rsidR="0093779F">
        <w:instrText xml:space="preserve"> REF _Ref152597313 \r \h </w:instrText>
      </w:r>
      <w:r w:rsidR="0093779F">
        <w:fldChar w:fldCharType="separate"/>
      </w:r>
      <w:r w:rsidR="001776B6">
        <w:t>3.2</w:t>
      </w:r>
      <w:r w:rsidR="0093779F">
        <w:fldChar w:fldCharType="end"/>
      </w:r>
      <w:r w:rsidR="0093779F">
        <w:t xml:space="preserve"> und </w:t>
      </w:r>
      <w:r w:rsidR="0093779F">
        <w:fldChar w:fldCharType="begin"/>
      </w:r>
      <w:r w:rsidR="0093779F">
        <w:instrText xml:space="preserve"> REF _Ref153201128 \r \h </w:instrText>
      </w:r>
      <w:r w:rsidR="0093779F">
        <w:fldChar w:fldCharType="separate"/>
      </w:r>
      <w:r w:rsidR="001776B6">
        <w:t>3.4</w:t>
      </w:r>
      <w:r w:rsidR="0093779F">
        <w:fldChar w:fldCharType="end"/>
      </w:r>
      <w:r w:rsidR="0093779F">
        <w:t xml:space="preserve"> erörtert.</w:t>
      </w:r>
    </w:p>
    <w:p w14:paraId="4409B013" w14:textId="655CF432" w:rsidR="009C4154" w:rsidRDefault="009C4154" w:rsidP="00E427D4"/>
    <w:p w14:paraId="3A1106B8" w14:textId="08AF36FA" w:rsidR="009C4154" w:rsidRDefault="009C4154" w:rsidP="00E427D4">
      <w:r>
        <w:t xml:space="preserve">Der Webservice wird eine technische Validierung der Nachricht vornehmen (nach SCIMv2 der PG IAM A1.1). Des Weiteren wird der Webservice eine fachliche Validierung der Nachricht vornehmen, sofern diese bereits </w:t>
      </w:r>
      <w:r w:rsidR="002408C9">
        <w:t>vor der eigentlichen Verarbeitung</w:t>
      </w:r>
      <w:r>
        <w:t xml:space="preserve"> möglich ist. Ziel dieser fachlichen Validierung ist es, möglichst synchron bereits Fehlerzustände an das F-IAM melden zu können. Folgende Anwendungsfälle bzw. Szenarien sollten einer Validierung unterliegen:</w:t>
      </w:r>
    </w:p>
    <w:p w14:paraId="6E5D0304" w14:textId="77777777" w:rsidR="009C4154" w:rsidRPr="009C4154" w:rsidRDefault="009C4154" w:rsidP="00E427D4">
      <w:pPr>
        <w:pStyle w:val="Listenabsatz"/>
        <w:numPr>
          <w:ilvl w:val="0"/>
          <w:numId w:val="36"/>
        </w:numPr>
      </w:pPr>
      <w:r w:rsidRPr="009C4154">
        <w:t>[ANF-011] [Stufe 2</w:t>
      </w:r>
      <w:proofErr w:type="gramStart"/>
      <w:r w:rsidRPr="009C4154">
        <w:t>a][</w:t>
      </w:r>
      <w:proofErr w:type="gramEnd"/>
      <w:r w:rsidRPr="009C4154">
        <w:t>S1]</w:t>
      </w:r>
    </w:p>
    <w:p w14:paraId="01499682" w14:textId="77777777" w:rsidR="009C4154" w:rsidRPr="009C4154" w:rsidRDefault="009C4154" w:rsidP="00E427D4">
      <w:pPr>
        <w:pStyle w:val="Listenabsatz"/>
        <w:numPr>
          <w:ilvl w:val="0"/>
          <w:numId w:val="36"/>
        </w:numPr>
      </w:pPr>
      <w:r w:rsidRPr="009C4154">
        <w:t>[ANF-020] [Stufe 2</w:t>
      </w:r>
      <w:proofErr w:type="gramStart"/>
      <w:r w:rsidRPr="009C4154">
        <w:t>b][</w:t>
      </w:r>
      <w:proofErr w:type="gramEnd"/>
      <w:r w:rsidRPr="009C4154">
        <w:t>S1]</w:t>
      </w:r>
    </w:p>
    <w:p w14:paraId="7F1FBBFC" w14:textId="77777777" w:rsidR="009C4154" w:rsidRPr="009C4154" w:rsidRDefault="009C4154" w:rsidP="00E427D4">
      <w:pPr>
        <w:pStyle w:val="Listenabsatz"/>
        <w:numPr>
          <w:ilvl w:val="0"/>
          <w:numId w:val="36"/>
        </w:numPr>
      </w:pPr>
      <w:r w:rsidRPr="009C4154">
        <w:t>[ANF-020] [Stufe 2</w:t>
      </w:r>
      <w:proofErr w:type="gramStart"/>
      <w:r w:rsidRPr="009C4154">
        <w:t>b][</w:t>
      </w:r>
      <w:proofErr w:type="gramEnd"/>
      <w:r w:rsidRPr="009C4154">
        <w:t>S2]</w:t>
      </w:r>
    </w:p>
    <w:p w14:paraId="7F7BACAD" w14:textId="77777777" w:rsidR="009C4154" w:rsidRPr="009C4154" w:rsidRDefault="009C4154" w:rsidP="00E427D4">
      <w:pPr>
        <w:pStyle w:val="Listenabsatz"/>
        <w:numPr>
          <w:ilvl w:val="0"/>
          <w:numId w:val="36"/>
        </w:numPr>
      </w:pPr>
      <w:r w:rsidRPr="009C4154">
        <w:t>[ANF-020] [Stufe 2</w:t>
      </w:r>
      <w:proofErr w:type="gramStart"/>
      <w:r w:rsidRPr="009C4154">
        <w:t>b][</w:t>
      </w:r>
      <w:proofErr w:type="gramEnd"/>
      <w:r w:rsidRPr="009C4154">
        <w:t>S3]</w:t>
      </w:r>
    </w:p>
    <w:p w14:paraId="469C7770" w14:textId="77777777" w:rsidR="009C4154" w:rsidRPr="009C4154" w:rsidRDefault="009C4154" w:rsidP="00E427D4">
      <w:pPr>
        <w:pStyle w:val="Listenabsatz"/>
        <w:numPr>
          <w:ilvl w:val="0"/>
          <w:numId w:val="36"/>
        </w:numPr>
      </w:pPr>
      <w:r w:rsidRPr="009C4154">
        <w:t>[ANF-020] [Stufe 2</w:t>
      </w:r>
      <w:proofErr w:type="gramStart"/>
      <w:r w:rsidRPr="009C4154">
        <w:t>b][</w:t>
      </w:r>
      <w:proofErr w:type="gramEnd"/>
      <w:r w:rsidRPr="009C4154">
        <w:t>S4]</w:t>
      </w:r>
    </w:p>
    <w:p w14:paraId="7B9ED0A3" w14:textId="77777777" w:rsidR="009C4154" w:rsidRPr="009C4154" w:rsidRDefault="009C4154" w:rsidP="00E427D4">
      <w:pPr>
        <w:pStyle w:val="Listenabsatz"/>
        <w:numPr>
          <w:ilvl w:val="0"/>
          <w:numId w:val="36"/>
        </w:numPr>
      </w:pPr>
      <w:r w:rsidRPr="009C4154">
        <w:t>[ANF-020] [Stufe 2</w:t>
      </w:r>
      <w:proofErr w:type="gramStart"/>
      <w:r w:rsidRPr="009C4154">
        <w:t>b][</w:t>
      </w:r>
      <w:proofErr w:type="gramEnd"/>
      <w:r w:rsidRPr="009C4154">
        <w:t>S5]</w:t>
      </w:r>
    </w:p>
    <w:p w14:paraId="16B6EBF6" w14:textId="38E7D125" w:rsidR="009C4154" w:rsidRDefault="009C4154" w:rsidP="00E427D4">
      <w:pPr>
        <w:pStyle w:val="Listenabsatz"/>
        <w:numPr>
          <w:ilvl w:val="0"/>
          <w:numId w:val="36"/>
        </w:numPr>
      </w:pPr>
      <w:r w:rsidRPr="009C4154">
        <w:t>[ANF-020] [Stufe 2</w:t>
      </w:r>
      <w:proofErr w:type="gramStart"/>
      <w:r w:rsidRPr="009C4154">
        <w:t>b][</w:t>
      </w:r>
      <w:proofErr w:type="gramEnd"/>
      <w:r w:rsidRPr="009C4154">
        <w:t>S8]</w:t>
      </w:r>
    </w:p>
    <w:p w14:paraId="304F5B0C" w14:textId="6F64B6B2" w:rsidR="005C2B3E" w:rsidRDefault="005C2B3E" w:rsidP="00E427D4"/>
    <w:p w14:paraId="01DC9C01" w14:textId="3355540A" w:rsidR="005C2B3E" w:rsidRPr="009C4154" w:rsidRDefault="005C2B3E" w:rsidP="00E427D4">
      <w:r>
        <w:t>Die Schnittstelle soll über ein Konfigurationsdienst gestoppt werden können. Ist die Schnittstelle gestoppt, quittiert sie jede Anfrage mit Http 503 „</w:t>
      </w:r>
      <w:r w:rsidRPr="005C2B3E">
        <w:t xml:space="preserve">Service </w:t>
      </w:r>
      <w:proofErr w:type="spellStart"/>
      <w:r w:rsidRPr="005C2B3E">
        <w:t>Unavailable</w:t>
      </w:r>
      <w:proofErr w:type="spellEnd"/>
      <w:r>
        <w:t>“. Der Dienst soll über einen Konfigurationswert</w:t>
      </w:r>
      <w:r w:rsidR="004218C3">
        <w:t xml:space="preserve"> in </w:t>
      </w:r>
      <w:proofErr w:type="spellStart"/>
      <w:r w:rsidRPr="004218C3">
        <w:rPr>
          <w:i/>
        </w:rPr>
        <w:t>artus-</w:t>
      </w:r>
      <w:proofErr w:type="gramStart"/>
      <w:r w:rsidRPr="004218C3">
        <w:rPr>
          <w:i/>
        </w:rPr>
        <w:t>server.properties</w:t>
      </w:r>
      <w:proofErr w:type="spellEnd"/>
      <w:proofErr w:type="gramEnd"/>
      <w:r>
        <w:t xml:space="preserve"> gesteuert werden. E</w:t>
      </w:r>
      <w:r w:rsidR="005F17FE">
        <w:t>r</w:t>
      </w:r>
      <w:r>
        <w:t xml:space="preserve"> soll auch direkt über den JMX-Dienst „</w:t>
      </w:r>
      <w:proofErr w:type="spellStart"/>
      <w:r w:rsidRPr="005C2B3E">
        <w:rPr>
          <w:i/>
        </w:rPr>
        <w:t>IAMExecuterService</w:t>
      </w:r>
      <w:proofErr w:type="spellEnd"/>
      <w:r w:rsidRPr="005C2B3E">
        <w:t>“</w:t>
      </w:r>
      <w:r>
        <w:t xml:space="preserve"> gesetzt werden können.</w:t>
      </w:r>
    </w:p>
    <w:p w14:paraId="63E2D316" w14:textId="01CBC661" w:rsidR="00943EE0" w:rsidRPr="006F44D6" w:rsidRDefault="00943EE0" w:rsidP="00943EE0">
      <w:pPr>
        <w:pStyle w:val="berschrift2"/>
        <w:keepLines/>
        <w:numPr>
          <w:ilvl w:val="1"/>
          <w:numId w:val="11"/>
        </w:numPr>
        <w:pBdr>
          <w:bottom w:val="single" w:sz="4" w:space="1" w:color="auto"/>
        </w:pBdr>
        <w:spacing w:line="240" w:lineRule="auto"/>
        <w:rPr>
          <w:rStyle w:val="IntensiveHervorhebung"/>
        </w:rPr>
      </w:pPr>
      <w:bookmarkStart w:id="228" w:name="_Toc168919274"/>
      <w:r>
        <w:rPr>
          <w:rStyle w:val="IntensiveHervorhebung"/>
        </w:rPr>
        <w:t>JMX-Dienst „</w:t>
      </w:r>
      <w:proofErr w:type="spellStart"/>
      <w:r w:rsidRPr="00943EE0">
        <w:rPr>
          <w:rStyle w:val="IntensiveHervorhebung"/>
        </w:rPr>
        <w:t>IAMExecuterService</w:t>
      </w:r>
      <w:proofErr w:type="spellEnd"/>
      <w:r>
        <w:rPr>
          <w:rStyle w:val="IntensiveHervorhebung"/>
        </w:rPr>
        <w:t>“</w:t>
      </w:r>
      <w:bookmarkEnd w:id="228"/>
    </w:p>
    <w:p w14:paraId="7C315109" w14:textId="5E034B0B" w:rsidR="005C2B3E" w:rsidRDefault="006474A5" w:rsidP="00E427D4">
      <w:r w:rsidRPr="006474A5">
        <w:t>Dieser serverseitige Dienst</w:t>
      </w:r>
      <w:r>
        <w:t xml:space="preserve"> wird als JMX-Dienst umgesetzt. Der Dienst</w:t>
      </w:r>
      <w:r w:rsidRPr="006474A5">
        <w:t xml:space="preserve"> fragt zyklisch die unbearbeiteten IAM-Nachrichten ab</w:t>
      </w:r>
      <w:r>
        <w:t xml:space="preserve"> (Status „</w:t>
      </w:r>
      <w:proofErr w:type="spellStart"/>
      <w:r>
        <w:t>Pending</w:t>
      </w:r>
      <w:proofErr w:type="spellEnd"/>
      <w:r w:rsidR="004C45B2">
        <w:t>/Wartend</w:t>
      </w:r>
      <w:r>
        <w:t>“)</w:t>
      </w:r>
      <w:r w:rsidRPr="006474A5">
        <w:t xml:space="preserve">. Die Abfrage erfolgt geordnet und stellt somit die korrekte Verarbeitungsreihenfolge sicher. </w:t>
      </w:r>
      <w:r w:rsidR="00EA38CB">
        <w:t xml:space="preserve">Dieses kann über die Sortierung mittels Eingangsdatums bzw. OID erreicht werden. </w:t>
      </w:r>
    </w:p>
    <w:p w14:paraId="3929EA06" w14:textId="6B85DBF9" w:rsidR="006474A5" w:rsidRDefault="006474A5" w:rsidP="00E427D4">
      <w:r w:rsidRPr="006474A5">
        <w:t xml:space="preserve">Der Dienst analysiert aufgrund </w:t>
      </w:r>
      <w:r w:rsidR="005F17FE">
        <w:t>von</w:t>
      </w:r>
      <w:r w:rsidR="005F17FE" w:rsidRPr="006474A5">
        <w:t xml:space="preserve"> </w:t>
      </w:r>
      <w:r w:rsidRPr="006474A5">
        <w:t xml:space="preserve">Operation und Endpunkt die in Frage kommenden Anwendungsfälle und lässt diese dann </w:t>
      </w:r>
      <w:r w:rsidR="005C2B3E">
        <w:t>über die jeweiligen SW-Komponente „</w:t>
      </w:r>
      <w:proofErr w:type="spellStart"/>
      <w:r w:rsidR="005C2B3E" w:rsidRPr="005C2B3E">
        <w:rPr>
          <w:i/>
        </w:rPr>
        <w:t>IAMUsecaseExecuter</w:t>
      </w:r>
      <w:proofErr w:type="spellEnd"/>
      <w:r w:rsidR="005C2B3E">
        <w:t xml:space="preserve">“ </w:t>
      </w:r>
      <w:r w:rsidRPr="006474A5">
        <w:t xml:space="preserve">ausführen. Der Dienst übernimmt hierbei die Transaktionsteuerung und </w:t>
      </w:r>
      <w:r>
        <w:t xml:space="preserve">das </w:t>
      </w:r>
      <w:r w:rsidRPr="006474A5">
        <w:t>Fehlerhandling.</w:t>
      </w:r>
    </w:p>
    <w:p w14:paraId="40962A55" w14:textId="5CF478A4" w:rsidR="00943EE0" w:rsidRDefault="006474A5" w:rsidP="00E427D4">
      <w:r w:rsidRPr="006474A5">
        <w:t xml:space="preserve">Der Dienst dokumentiert das Ergebnis und Status in der </w:t>
      </w:r>
      <w:proofErr w:type="spellStart"/>
      <w:r w:rsidRPr="00313669">
        <w:rPr>
          <w:i/>
        </w:rPr>
        <w:t>IAMNachricht</w:t>
      </w:r>
      <w:proofErr w:type="spellEnd"/>
      <w:r w:rsidRPr="006474A5">
        <w:t>.</w:t>
      </w:r>
    </w:p>
    <w:p w14:paraId="29C52543" w14:textId="6D9814E1" w:rsidR="006474A5" w:rsidRDefault="006474A5" w:rsidP="00E427D4">
      <w:r w:rsidRPr="00EA38CB">
        <w:t>Als JMX-Dienst ist er entsprechend über die JMX-Konsole „</w:t>
      </w:r>
      <w:proofErr w:type="spellStart"/>
      <w:r w:rsidRPr="00EA38CB">
        <w:t>Ha</w:t>
      </w:r>
      <w:r w:rsidR="00EA38CB">
        <w:t>w</w:t>
      </w:r>
      <w:r w:rsidR="00EA38CB" w:rsidRPr="00EA38CB">
        <w:t>tio</w:t>
      </w:r>
      <w:proofErr w:type="spellEnd"/>
      <w:r w:rsidR="00EA38CB" w:rsidRPr="00EA38CB">
        <w:t>“ zu starten und zu stoppen. Der Dienst wird mit Start des Artus-Server gestartet. Es gibt nur eine laufende Instanz vom Service, damit Nachrichten in der richtigen Reigenfolge der Eingänge verarbeitet werden.</w:t>
      </w:r>
      <w:r w:rsidR="00EA38CB">
        <w:t xml:space="preserve"> </w:t>
      </w:r>
      <w:r w:rsidR="00F60973">
        <w:t xml:space="preserve">Der Dienst läuft permanent und macht </w:t>
      </w:r>
      <w:r w:rsidR="00A86A3D">
        <w:t>nach</w:t>
      </w:r>
      <w:r w:rsidR="00F60973">
        <w:t xml:space="preserve"> jedem Durchlauf eine konfigurierbare Zeit in </w:t>
      </w:r>
      <w:r w:rsidR="006E0880">
        <w:t>Millisekunden</w:t>
      </w:r>
      <w:r w:rsidR="00F60973">
        <w:t xml:space="preserve"> </w:t>
      </w:r>
      <w:r w:rsidR="006E0880">
        <w:t>Pause</w:t>
      </w:r>
      <w:r w:rsidR="00F60973">
        <w:t xml:space="preserve"> (</w:t>
      </w:r>
      <w:r w:rsidR="0037158D">
        <w:t>v</w:t>
      </w:r>
      <w:r w:rsidR="006E0880">
        <w:t>oreingestellt</w:t>
      </w:r>
      <w:r w:rsidR="00F60973">
        <w:t xml:space="preserve"> </w:t>
      </w:r>
      <w:r w:rsidR="0037158D">
        <w:t>30</w:t>
      </w:r>
      <w:r w:rsidR="00F60973">
        <w:t xml:space="preserve"> Sekunden).</w:t>
      </w:r>
      <w:r w:rsidR="00A86A3D">
        <w:t xml:space="preserve"> Ein Durchlauf arbeitet am Stück eine konfigurierbare Menge an Nachrichten ab (</w:t>
      </w:r>
      <w:r w:rsidR="0037158D">
        <w:t>v</w:t>
      </w:r>
      <w:r w:rsidR="00A86A3D">
        <w:t xml:space="preserve">oreingestellt 50). Beide Werte können über </w:t>
      </w:r>
      <w:proofErr w:type="spellStart"/>
      <w:r w:rsidR="00A86A3D" w:rsidRPr="00F91232">
        <w:rPr>
          <w:i/>
        </w:rPr>
        <w:t>artus-</w:t>
      </w:r>
      <w:proofErr w:type="gramStart"/>
      <w:r w:rsidR="00A86A3D" w:rsidRPr="00F91232">
        <w:rPr>
          <w:i/>
        </w:rPr>
        <w:t>server.properties</w:t>
      </w:r>
      <w:proofErr w:type="spellEnd"/>
      <w:proofErr w:type="gramEnd"/>
      <w:r w:rsidR="00A86A3D">
        <w:t xml:space="preserve"> konfiguriert oder am JMX-Dienst direkt gesetzt werden.</w:t>
      </w:r>
    </w:p>
    <w:p w14:paraId="6F4C812D" w14:textId="0E6197F7" w:rsidR="00F60973" w:rsidRDefault="005C2B3E" w:rsidP="006474A5">
      <w:pPr>
        <w:rPr>
          <w:rFonts w:asciiTheme="minorHAnsi" w:hAnsiTheme="minorHAnsi" w:cstheme="minorHAnsi"/>
        </w:rPr>
      </w:pPr>
      <w:r>
        <w:t xml:space="preserve">Der Dienst bietet auch eine JMX-Operation an, um </w:t>
      </w:r>
      <w:r w:rsidR="00A86A3D">
        <w:t xml:space="preserve">auch </w:t>
      </w:r>
      <w:r>
        <w:t>den Webservice zu starten bzw. zu stoppen.</w:t>
      </w:r>
    </w:p>
    <w:p w14:paraId="1EF8FFD2" w14:textId="6E11C8F7" w:rsidR="00943EE0" w:rsidRPr="006F44D6" w:rsidRDefault="00943EE0" w:rsidP="00943EE0">
      <w:pPr>
        <w:pStyle w:val="berschrift2"/>
        <w:keepLines/>
        <w:numPr>
          <w:ilvl w:val="1"/>
          <w:numId w:val="11"/>
        </w:numPr>
        <w:pBdr>
          <w:bottom w:val="single" w:sz="4" w:space="1" w:color="auto"/>
        </w:pBdr>
        <w:spacing w:line="240" w:lineRule="auto"/>
        <w:rPr>
          <w:rStyle w:val="IntensiveHervorhebung"/>
        </w:rPr>
      </w:pPr>
      <w:bookmarkStart w:id="229" w:name="_Toc168919275"/>
      <w:r>
        <w:rPr>
          <w:rStyle w:val="IntensiveHervorhebung"/>
        </w:rPr>
        <w:lastRenderedPageBreak/>
        <w:t>Komponente „</w:t>
      </w:r>
      <w:proofErr w:type="spellStart"/>
      <w:r w:rsidRPr="00943EE0">
        <w:rPr>
          <w:rStyle w:val="IntensiveHervorhebung"/>
        </w:rPr>
        <w:t>IAMUsecaseExecuter</w:t>
      </w:r>
      <w:proofErr w:type="spellEnd"/>
      <w:r>
        <w:rPr>
          <w:rStyle w:val="IntensiveHervorhebung"/>
        </w:rPr>
        <w:t>“</w:t>
      </w:r>
      <w:bookmarkEnd w:id="229"/>
    </w:p>
    <w:p w14:paraId="09E03B05" w14:textId="0954BF38" w:rsidR="00CB194F" w:rsidRDefault="00A2332C" w:rsidP="00E427D4">
      <w:r w:rsidRPr="00A2332C">
        <w:t>Die Software-Komponente „</w:t>
      </w:r>
      <w:proofErr w:type="spellStart"/>
      <w:r w:rsidRPr="00A2332C">
        <w:rPr>
          <w:i/>
        </w:rPr>
        <w:t>IAMUsecaseExecuter</w:t>
      </w:r>
      <w:proofErr w:type="spellEnd"/>
      <w:r w:rsidRPr="00A2332C">
        <w:t>“</w:t>
      </w:r>
      <w:r>
        <w:t xml:space="preserve"> repräsentiert die Umsetzung </w:t>
      </w:r>
      <w:r w:rsidR="00C45224">
        <w:t xml:space="preserve">einer </w:t>
      </w:r>
      <w:r>
        <w:t xml:space="preserve">oder mehrerer der Anforderungen bzw. Szenarien aus Abschnitt 4, die durch ändernde Operation </w:t>
      </w:r>
      <w:r w:rsidR="00442067">
        <w:t xml:space="preserve">(POST, PATCH, DELETE) </w:t>
      </w:r>
      <w:r>
        <w:t xml:space="preserve">durch das F-IAM ausgelöst werden. </w:t>
      </w:r>
      <w:r w:rsidR="00EE7EEC">
        <w:t>Konkret sind folgende Anforderungen</w:t>
      </w:r>
      <w:r w:rsidR="007A66D6">
        <w:t xml:space="preserve"> (</w:t>
      </w:r>
      <w:proofErr w:type="spellStart"/>
      <w:r w:rsidR="007A66D6">
        <w:t>Usecase</w:t>
      </w:r>
      <w:proofErr w:type="spellEnd"/>
      <w:r w:rsidR="007A66D6">
        <w:t>)</w:t>
      </w:r>
      <w:r w:rsidR="00EE7EEC">
        <w:t xml:space="preserve"> betroffen:</w:t>
      </w:r>
    </w:p>
    <w:p w14:paraId="1CAB7C22" w14:textId="77777777" w:rsidR="00EE7EEC" w:rsidRDefault="00EE7EEC" w:rsidP="00EE7EEC">
      <w:pPr>
        <w:pStyle w:val="Listenabsatz"/>
        <w:numPr>
          <w:ilvl w:val="0"/>
          <w:numId w:val="37"/>
        </w:numPr>
      </w:pPr>
      <w:r>
        <w:t>[ANF-010] Anlage neuer Anwender</w:t>
      </w:r>
    </w:p>
    <w:p w14:paraId="79C5E7B5" w14:textId="77777777" w:rsidR="00EE7EEC" w:rsidRDefault="00EE7EEC" w:rsidP="00EE7EEC">
      <w:pPr>
        <w:pStyle w:val="Listenabsatz"/>
        <w:numPr>
          <w:ilvl w:val="0"/>
          <w:numId w:val="37"/>
        </w:numPr>
      </w:pPr>
      <w:r>
        <w:t>[ANF-011] Deaktivierung (logische Löschung) von Anwendern</w:t>
      </w:r>
    </w:p>
    <w:p w14:paraId="38571645" w14:textId="77777777" w:rsidR="00EE7EEC" w:rsidRDefault="00EE7EEC" w:rsidP="00EE7EEC">
      <w:pPr>
        <w:pStyle w:val="Listenabsatz"/>
        <w:numPr>
          <w:ilvl w:val="0"/>
          <w:numId w:val="37"/>
        </w:numPr>
      </w:pPr>
      <w:r>
        <w:t>[ANF-012] Pflege und Aktualisierung der Anwenderstammdaten</w:t>
      </w:r>
    </w:p>
    <w:p w14:paraId="7FFE374B" w14:textId="77777777" w:rsidR="00EE7EEC" w:rsidRDefault="00EE7EEC" w:rsidP="00EE7EEC">
      <w:pPr>
        <w:pStyle w:val="Listenabsatz"/>
        <w:numPr>
          <w:ilvl w:val="0"/>
          <w:numId w:val="37"/>
        </w:numPr>
      </w:pPr>
      <w:r>
        <w:t>[ANF-020] Zuordnung von Anwender zu Dienststelle</w:t>
      </w:r>
    </w:p>
    <w:p w14:paraId="569C3D78" w14:textId="77777777" w:rsidR="00EE7EEC" w:rsidRDefault="00EE7EEC" w:rsidP="00EE7EEC">
      <w:pPr>
        <w:pStyle w:val="Listenabsatz"/>
        <w:numPr>
          <w:ilvl w:val="0"/>
          <w:numId w:val="37"/>
        </w:numPr>
      </w:pPr>
      <w:r>
        <w:t>[ANF-021] Löschung einer Zuordnung von Anwender zu Dienststelle</w:t>
      </w:r>
    </w:p>
    <w:p w14:paraId="42EEFCEF" w14:textId="77777777" w:rsidR="00EE7EEC" w:rsidRDefault="00EE7EEC" w:rsidP="00EE7EEC">
      <w:pPr>
        <w:pStyle w:val="Listenabsatz"/>
        <w:numPr>
          <w:ilvl w:val="0"/>
          <w:numId w:val="37"/>
        </w:numPr>
      </w:pPr>
      <w:r>
        <w:t>[ANF-022] Setzen von Berechtigungen auf Dienststellenebene</w:t>
      </w:r>
    </w:p>
    <w:p w14:paraId="656A3C95" w14:textId="77777777" w:rsidR="00EE7EEC" w:rsidRDefault="00EE7EEC" w:rsidP="00EE7EEC">
      <w:pPr>
        <w:pStyle w:val="Listenabsatz"/>
        <w:numPr>
          <w:ilvl w:val="0"/>
          <w:numId w:val="37"/>
        </w:numPr>
      </w:pPr>
      <w:r>
        <w:t xml:space="preserve">[ANF-023] Löschen von Berechtigungen auf Dienststellenebene </w:t>
      </w:r>
    </w:p>
    <w:p w14:paraId="0325A7B8" w14:textId="340C98B7" w:rsidR="00EE7EEC" w:rsidRDefault="00EE7EEC" w:rsidP="00EE7EEC">
      <w:pPr>
        <w:pStyle w:val="Listenabsatz"/>
        <w:numPr>
          <w:ilvl w:val="0"/>
          <w:numId w:val="37"/>
        </w:numPr>
      </w:pPr>
      <w:r>
        <w:t>[ANF-025] Globale Sperrung von Anwender in @</w:t>
      </w:r>
      <w:proofErr w:type="spellStart"/>
      <w:r>
        <w:t>rtus</w:t>
      </w:r>
      <w:proofErr w:type="spellEnd"/>
    </w:p>
    <w:p w14:paraId="323999DC" w14:textId="77777777" w:rsidR="00EE7EEC" w:rsidRDefault="00EE7EEC" w:rsidP="00E427D4"/>
    <w:p w14:paraId="27165649" w14:textId="13388038" w:rsidR="00943EE0" w:rsidRDefault="00A2332C" w:rsidP="00E427D4">
      <w:r>
        <w:t xml:space="preserve">Der jeweilige </w:t>
      </w:r>
      <w:proofErr w:type="spellStart"/>
      <w:r>
        <w:t>Usecase</w:t>
      </w:r>
      <w:proofErr w:type="spellEnd"/>
      <w:r>
        <w:t xml:space="preserve"> wird entsprechend in einer SW-Komponente umgesetzt und beim </w:t>
      </w:r>
      <w:proofErr w:type="spellStart"/>
      <w:r w:rsidRPr="00A2332C">
        <w:rPr>
          <w:i/>
        </w:rPr>
        <w:t>IAMExecuterService</w:t>
      </w:r>
      <w:proofErr w:type="spellEnd"/>
      <w:r>
        <w:t xml:space="preserve"> für eine</w:t>
      </w:r>
      <w:r w:rsidR="00E349BF">
        <w:t>n</w:t>
      </w:r>
      <w:r>
        <w:t xml:space="preserve"> bestimmten Endpunkt und Operation registriert. Wird eine entsprechende Operation am entsprechenden Endpunkt ausgelöst und über die Warteschlange als </w:t>
      </w:r>
      <w:proofErr w:type="spellStart"/>
      <w:r w:rsidRPr="00F91232">
        <w:rPr>
          <w:i/>
        </w:rPr>
        <w:t>IAMNachricht</w:t>
      </w:r>
      <w:proofErr w:type="spellEnd"/>
      <w:r>
        <w:t xml:space="preserve"> bezogen, führt der </w:t>
      </w:r>
      <w:proofErr w:type="spellStart"/>
      <w:r w:rsidRPr="00A2332C">
        <w:rPr>
          <w:i/>
        </w:rPr>
        <w:t>IAMExecuterService</w:t>
      </w:r>
      <w:proofErr w:type="spellEnd"/>
      <w:r>
        <w:t xml:space="preserve"> die registrierten </w:t>
      </w:r>
      <w:proofErr w:type="spellStart"/>
      <w:r w:rsidRPr="00A2332C">
        <w:rPr>
          <w:i/>
        </w:rPr>
        <w:t>IAMUsecaseExecuter</w:t>
      </w:r>
      <w:proofErr w:type="spellEnd"/>
      <w:r>
        <w:t xml:space="preserve"> aus. </w:t>
      </w:r>
    </w:p>
    <w:p w14:paraId="7BB7CC47" w14:textId="151419BF" w:rsidR="00A2332C" w:rsidRDefault="00A2332C" w:rsidP="00E427D4">
      <w:r>
        <w:t xml:space="preserve">Bei der Ausführung protokolliert der </w:t>
      </w:r>
      <w:proofErr w:type="spellStart"/>
      <w:r w:rsidRPr="00A2332C">
        <w:rPr>
          <w:i/>
        </w:rPr>
        <w:t>IAMUsecaseExecuter</w:t>
      </w:r>
      <w:proofErr w:type="spellEnd"/>
      <w:r>
        <w:t xml:space="preserve"> den Verlauf der Ausführung und meldet das </w:t>
      </w:r>
      <w:r w:rsidR="00442067">
        <w:t>E</w:t>
      </w:r>
      <w:r>
        <w:t>rgebnis als Erfolg oder Fehler</w:t>
      </w:r>
      <w:r w:rsidR="00442067">
        <w:t xml:space="preserve"> inklusive des Verlaufs zurück.</w:t>
      </w:r>
    </w:p>
    <w:p w14:paraId="6D1BE4F1" w14:textId="28345CBD" w:rsidR="00442067" w:rsidRDefault="00442067" w:rsidP="00E427D4">
      <w:r>
        <w:t xml:space="preserve">Die Aufteilung der Anwendungsfälle und Szenarien </w:t>
      </w:r>
      <w:proofErr w:type="gramStart"/>
      <w:r>
        <w:t>wird</w:t>
      </w:r>
      <w:proofErr w:type="gramEnd"/>
      <w:r>
        <w:t xml:space="preserve"> hier nicht vorgegeben. </w:t>
      </w:r>
    </w:p>
    <w:p w14:paraId="179402CB" w14:textId="799B92A5" w:rsidR="00442067" w:rsidRPr="00A2332C" w:rsidRDefault="00442067" w:rsidP="00E427D4">
      <w:r>
        <w:t xml:space="preserve">Ein </w:t>
      </w:r>
      <w:proofErr w:type="spellStart"/>
      <w:r w:rsidRPr="00442067">
        <w:t>IAMUsecaseExecuter</w:t>
      </w:r>
      <w:proofErr w:type="spellEnd"/>
      <w:r>
        <w:t xml:space="preserve"> muss auch eine Möglichkeit anbieten, um bei der Annahme der Nachricht durch den </w:t>
      </w:r>
      <w:r w:rsidRPr="00442067">
        <w:rPr>
          <w:i/>
        </w:rPr>
        <w:t>SCIMv2-REST-Service</w:t>
      </w:r>
      <w:r>
        <w:t xml:space="preserve"> eine Validierung durchzuführen. Hierzu wendet sich der </w:t>
      </w:r>
      <w:r w:rsidRPr="00442067">
        <w:rPr>
          <w:i/>
        </w:rPr>
        <w:t>SCIMv2-REST-</w:t>
      </w:r>
      <w:r w:rsidRPr="00442067">
        <w:t>Service an den</w:t>
      </w:r>
      <w:r>
        <w:rPr>
          <w:i/>
        </w:rPr>
        <w:t xml:space="preserve"> </w:t>
      </w:r>
      <w:proofErr w:type="spellStart"/>
      <w:r w:rsidRPr="00A2332C">
        <w:rPr>
          <w:i/>
        </w:rPr>
        <w:t>IAMExecuterService</w:t>
      </w:r>
      <w:proofErr w:type="spellEnd"/>
      <w:r w:rsidRPr="00442067">
        <w:t>, der wiederum die Validierung an die passenden</w:t>
      </w:r>
      <w:r>
        <w:rPr>
          <w:i/>
        </w:rPr>
        <w:t xml:space="preserve"> </w:t>
      </w:r>
      <w:proofErr w:type="spellStart"/>
      <w:r w:rsidRPr="00442067">
        <w:rPr>
          <w:i/>
        </w:rPr>
        <w:t>IAMUsecaseExecuter</w:t>
      </w:r>
      <w:proofErr w:type="spellEnd"/>
      <w:r>
        <w:t xml:space="preserve"> delegiert. Hierdurch bleibt die gesamte Geschäftslogik für den Anwendungsfall bzw. das Szenario in der jeweiligen </w:t>
      </w:r>
      <w:r w:rsidRPr="00A2332C">
        <w:t xml:space="preserve">Software-Komponente </w:t>
      </w:r>
      <w:r>
        <w:t xml:space="preserve">vom </w:t>
      </w:r>
      <w:proofErr w:type="spellStart"/>
      <w:r w:rsidRPr="00A2332C">
        <w:rPr>
          <w:i/>
        </w:rPr>
        <w:t>IAMUsecaseExecuter</w:t>
      </w:r>
      <w:proofErr w:type="spellEnd"/>
      <w:r>
        <w:rPr>
          <w:i/>
        </w:rPr>
        <w:t xml:space="preserve"> </w:t>
      </w:r>
      <w:r w:rsidRPr="00442067">
        <w:t>gekapselt</w:t>
      </w:r>
      <w:r>
        <w:rPr>
          <w:i/>
        </w:rPr>
        <w:t>.</w:t>
      </w:r>
    </w:p>
    <w:p w14:paraId="3300C377" w14:textId="39F82145" w:rsidR="00943EE0" w:rsidRPr="006F44D6" w:rsidRDefault="00943EE0" w:rsidP="00943EE0">
      <w:pPr>
        <w:pStyle w:val="berschrift2"/>
        <w:keepLines/>
        <w:numPr>
          <w:ilvl w:val="1"/>
          <w:numId w:val="11"/>
        </w:numPr>
        <w:pBdr>
          <w:bottom w:val="single" w:sz="4" w:space="1" w:color="auto"/>
        </w:pBdr>
        <w:spacing w:line="240" w:lineRule="auto"/>
        <w:rPr>
          <w:rStyle w:val="IntensiveHervorhebung"/>
        </w:rPr>
      </w:pPr>
      <w:bookmarkStart w:id="230" w:name="_Toc168919276"/>
      <w:r>
        <w:rPr>
          <w:rStyle w:val="IntensiveHervorhebung"/>
        </w:rPr>
        <w:t>JMX-Dienst „</w:t>
      </w:r>
      <w:proofErr w:type="spellStart"/>
      <w:r w:rsidRPr="00943EE0">
        <w:rPr>
          <w:rStyle w:val="IntensiveHervorhebung"/>
        </w:rPr>
        <w:t>IAMProtocolService</w:t>
      </w:r>
      <w:proofErr w:type="spellEnd"/>
      <w:r>
        <w:rPr>
          <w:rStyle w:val="IntensiveHervorhebung"/>
        </w:rPr>
        <w:t>“</w:t>
      </w:r>
      <w:bookmarkEnd w:id="230"/>
    </w:p>
    <w:p w14:paraId="7C420350" w14:textId="7E3EDA11" w:rsidR="006C6DC0" w:rsidRDefault="00442067" w:rsidP="00E427D4">
      <w:r w:rsidRPr="00B906AA">
        <w:t xml:space="preserve">Der </w:t>
      </w:r>
      <w:proofErr w:type="spellStart"/>
      <w:r w:rsidRPr="00B906AA">
        <w:rPr>
          <w:i/>
        </w:rPr>
        <w:t>IAMProtocolService</w:t>
      </w:r>
      <w:proofErr w:type="spellEnd"/>
      <w:r>
        <w:t xml:space="preserve"> setzt </w:t>
      </w:r>
      <w:r w:rsidR="006C6DC0">
        <w:t xml:space="preserve">Teile der </w:t>
      </w:r>
      <w:r>
        <w:t xml:space="preserve">Anforderung </w:t>
      </w:r>
      <w:r w:rsidR="006C6DC0">
        <w:t>„</w:t>
      </w:r>
      <w:r w:rsidR="006C6DC0" w:rsidRPr="006C6DC0">
        <w:t>[ANF-031] [Stufe 2a] Protokollierung und Nachvollziehbarkeit</w:t>
      </w:r>
      <w:r w:rsidR="006C6DC0">
        <w:t xml:space="preserve">“ Abschnitt </w:t>
      </w:r>
      <w:r w:rsidR="006C6DC0">
        <w:fldChar w:fldCharType="begin"/>
      </w:r>
      <w:r w:rsidR="006C6DC0">
        <w:instrText xml:space="preserve"> REF _Ref167191396 \n \h </w:instrText>
      </w:r>
      <w:r w:rsidR="00E427D4">
        <w:instrText xml:space="preserve"> \* MERGEFORMAT </w:instrText>
      </w:r>
      <w:r w:rsidR="006C6DC0">
        <w:fldChar w:fldCharType="separate"/>
      </w:r>
      <w:r w:rsidR="001776B6">
        <w:t>4.15</w:t>
      </w:r>
      <w:r w:rsidR="006C6DC0">
        <w:fldChar w:fldCharType="end"/>
      </w:r>
      <w:r w:rsidR="006C6DC0">
        <w:t xml:space="preserve"> um. Der </w:t>
      </w:r>
      <w:proofErr w:type="spellStart"/>
      <w:r w:rsidR="006C6DC0" w:rsidRPr="00B906AA">
        <w:rPr>
          <w:i/>
        </w:rPr>
        <w:t>IAMProtocolService</w:t>
      </w:r>
      <w:proofErr w:type="spellEnd"/>
      <w:r w:rsidR="006C6DC0" w:rsidRPr="006C6DC0">
        <w:t xml:space="preserve"> </w:t>
      </w:r>
      <w:r w:rsidR="006C6DC0">
        <w:t xml:space="preserve">wird als </w:t>
      </w:r>
      <w:r w:rsidR="006C6DC0" w:rsidRPr="006C6DC0">
        <w:t xml:space="preserve">serverseitige JMX-Dienst </w:t>
      </w:r>
      <w:r w:rsidR="006C6DC0">
        <w:t xml:space="preserve">umgesetzt. Er </w:t>
      </w:r>
      <w:r w:rsidR="006C6DC0" w:rsidRPr="006C6DC0">
        <w:t>ermittelt alle 5 Minuten</w:t>
      </w:r>
      <w:r w:rsidR="007A66D6">
        <w:t xml:space="preserve"> (per Job über JMX-Scheduler, konfigurierbar über Scheduler -Service)</w:t>
      </w:r>
      <w:r w:rsidR="006C6DC0" w:rsidRPr="006C6DC0">
        <w:t xml:space="preserve"> die Erkenntnisse aus der Tabelle </w:t>
      </w:r>
      <w:proofErr w:type="spellStart"/>
      <w:r w:rsidR="006C6DC0" w:rsidRPr="006C6DC0">
        <w:rPr>
          <w:i/>
        </w:rPr>
        <w:t>IAMNachricht</w:t>
      </w:r>
      <w:proofErr w:type="spellEnd"/>
      <w:r w:rsidR="006C6DC0" w:rsidRPr="006C6DC0">
        <w:t xml:space="preserve">. Der Dienst liefert dann alle Nachrichten mit den gewünschten Metadaten </w:t>
      </w:r>
      <w:r w:rsidR="006C6DC0">
        <w:t xml:space="preserve">aus der Anforderung </w:t>
      </w:r>
      <w:r w:rsidR="006C6DC0" w:rsidRPr="006C6DC0">
        <w:t xml:space="preserve">[ANF-031] an das ULS. </w:t>
      </w:r>
    </w:p>
    <w:p w14:paraId="1441327B" w14:textId="02A333C2" w:rsidR="006C6DC0" w:rsidRDefault="006C6DC0" w:rsidP="00E427D4">
      <w:r w:rsidRPr="006C6DC0">
        <w:t>Mögliche Fehler werden als Emails laut Anforderung an konfigurierte Postfächer versandt.</w:t>
      </w:r>
      <w:r>
        <w:t xml:space="preserve"> Die Postfächer werden in </w:t>
      </w:r>
      <w:proofErr w:type="spellStart"/>
      <w:r w:rsidRPr="006C6DC0">
        <w:rPr>
          <w:i/>
        </w:rPr>
        <w:t>artus-</w:t>
      </w:r>
      <w:proofErr w:type="gramStart"/>
      <w:r w:rsidRPr="006C6DC0">
        <w:rPr>
          <w:i/>
        </w:rPr>
        <w:t>server.properties</w:t>
      </w:r>
      <w:proofErr w:type="spellEnd"/>
      <w:proofErr w:type="gramEnd"/>
      <w:r>
        <w:t xml:space="preserve"> als Parameter hinterlegt und es können auch mehrere Postfächer als komma-separierte Liste hinterlegt werden.</w:t>
      </w:r>
    </w:p>
    <w:p w14:paraId="1003D52A" w14:textId="7DFA8456" w:rsidR="006C6DC0" w:rsidRDefault="006C6DC0" w:rsidP="00E427D4">
      <w:pPr>
        <w:rPr>
          <w:highlight w:val="yellow"/>
        </w:rPr>
      </w:pPr>
      <w:r w:rsidRPr="006C6DC0">
        <w:t>Der JMX-Service wird auch über einige Operationen verfügen, um Nachrichten bei Bedarf vollständig einsehen zu können.</w:t>
      </w:r>
      <w:r>
        <w:t xml:space="preserve"> </w:t>
      </w:r>
    </w:p>
    <w:p w14:paraId="654DE868" w14:textId="37E503B4" w:rsidR="00943EE0" w:rsidRPr="006F44D6" w:rsidRDefault="00943EE0" w:rsidP="00943EE0">
      <w:pPr>
        <w:pStyle w:val="berschrift2"/>
        <w:keepLines/>
        <w:numPr>
          <w:ilvl w:val="1"/>
          <w:numId w:val="11"/>
        </w:numPr>
        <w:pBdr>
          <w:bottom w:val="single" w:sz="4" w:space="1" w:color="auto"/>
        </w:pBdr>
        <w:spacing w:line="240" w:lineRule="auto"/>
        <w:rPr>
          <w:rStyle w:val="IntensiveHervorhebung"/>
        </w:rPr>
      </w:pPr>
      <w:bookmarkStart w:id="231" w:name="_Toc168919277"/>
      <w:r>
        <w:rPr>
          <w:rStyle w:val="IntensiveHervorhebung"/>
        </w:rPr>
        <w:t>JMX-Dienst „</w:t>
      </w:r>
      <w:proofErr w:type="spellStart"/>
      <w:r w:rsidRPr="00943EE0">
        <w:rPr>
          <w:rStyle w:val="IntensiveHervorhebung"/>
        </w:rPr>
        <w:t>IAMLoeschenService</w:t>
      </w:r>
      <w:proofErr w:type="spellEnd"/>
      <w:r>
        <w:rPr>
          <w:rStyle w:val="IntensiveHervorhebung"/>
        </w:rPr>
        <w:t>“</w:t>
      </w:r>
      <w:bookmarkEnd w:id="231"/>
    </w:p>
    <w:p w14:paraId="3DE04711" w14:textId="679E45F8" w:rsidR="006C6DC0" w:rsidRDefault="00D316DD" w:rsidP="00E427D4">
      <w:r>
        <w:t xml:space="preserve">Der </w:t>
      </w:r>
      <w:proofErr w:type="spellStart"/>
      <w:r w:rsidRPr="00D316DD">
        <w:rPr>
          <w:i/>
        </w:rPr>
        <w:t>IAMLoeschenService</w:t>
      </w:r>
      <w:proofErr w:type="spellEnd"/>
      <w:r w:rsidRPr="00D316DD">
        <w:t xml:space="preserve"> </w:t>
      </w:r>
      <w:r>
        <w:t xml:space="preserve">setzte die Anforderung der Löschung aus </w:t>
      </w:r>
      <w:r w:rsidRPr="00D316DD">
        <w:t xml:space="preserve">[ANF-031] [Stufe 2a] </w:t>
      </w:r>
      <w:r>
        <w:t>„</w:t>
      </w:r>
      <w:r w:rsidRPr="00D316DD">
        <w:t>Protokollierung und Nachvollziehbarkeit</w:t>
      </w:r>
      <w:r>
        <w:t xml:space="preserve">um“ (Abschnitt </w:t>
      </w:r>
      <w:r>
        <w:fldChar w:fldCharType="begin"/>
      </w:r>
      <w:r>
        <w:instrText xml:space="preserve"> REF _Ref167191396 \n \h </w:instrText>
      </w:r>
      <w:r w:rsidR="00E427D4">
        <w:instrText xml:space="preserve"> \* MERGEFORMAT </w:instrText>
      </w:r>
      <w:r>
        <w:fldChar w:fldCharType="separate"/>
      </w:r>
      <w:r w:rsidR="001776B6">
        <w:t>4.15</w:t>
      </w:r>
      <w:r>
        <w:fldChar w:fldCharType="end"/>
      </w:r>
      <w:r>
        <w:t xml:space="preserve">) um. </w:t>
      </w:r>
      <w:r w:rsidR="006C6DC0" w:rsidRPr="00D316DD">
        <w:t xml:space="preserve">Dieser serverseitige JMX-Dienst prüft alle 30 Minuten die Tabelle </w:t>
      </w:r>
      <w:proofErr w:type="spellStart"/>
      <w:r w:rsidR="006C6DC0" w:rsidRPr="00D316DD">
        <w:rPr>
          <w:i/>
        </w:rPr>
        <w:t>IAMNachricht</w:t>
      </w:r>
      <w:proofErr w:type="spellEnd"/>
      <w:r w:rsidR="006C6DC0" w:rsidRPr="00D316DD">
        <w:t xml:space="preserve"> und ermittelt alle Nachrichten, die gelöscht werden sollen </w:t>
      </w:r>
      <w:r w:rsidR="006C6DC0" w:rsidRPr="00D316DD">
        <w:lastRenderedPageBreak/>
        <w:t xml:space="preserve">und führt die Löschung aus. Die Ermittlung erfolgt wie in der Anforderung beschrieben, nach </w:t>
      </w:r>
      <w:r w:rsidR="00F91232">
        <w:t>X</w:t>
      </w:r>
      <w:r w:rsidR="006C6DC0" w:rsidRPr="00D316DD">
        <w:t xml:space="preserve">-Tagen </w:t>
      </w:r>
      <w:r w:rsidR="00C34BD7">
        <w:t xml:space="preserve">(voreingestellt auf 90 Tage) </w:t>
      </w:r>
      <w:r w:rsidR="006C6DC0" w:rsidRPr="00D316DD">
        <w:t>nach Nachrichteneingang.</w:t>
      </w:r>
    </w:p>
    <w:p w14:paraId="26FDF15F" w14:textId="4399D97B" w:rsidR="00D316DD" w:rsidRDefault="00D316DD" w:rsidP="00E427D4">
      <w:r>
        <w:t>Die Anzahl der Löschungen wird der Log-Datei und im ULS vermerkt.</w:t>
      </w:r>
    </w:p>
    <w:p w14:paraId="003927B8" w14:textId="77777777" w:rsidR="00E56354" w:rsidRPr="00D316DD" w:rsidRDefault="00E56354" w:rsidP="00E427D4"/>
    <w:p w14:paraId="69247341" w14:textId="77777777" w:rsidR="006474A5" w:rsidRPr="00EF4A2E" w:rsidRDefault="006474A5" w:rsidP="006474A5">
      <w:pPr>
        <w:pStyle w:val="berschrift1"/>
        <w:numPr>
          <w:ilvl w:val="0"/>
          <w:numId w:val="11"/>
        </w:numPr>
        <w:pBdr>
          <w:top w:val="single" w:sz="4" w:space="1" w:color="auto" w:shadow="1"/>
          <w:left w:val="single" w:sz="4" w:space="4" w:color="auto" w:shadow="1"/>
          <w:bottom w:val="single" w:sz="4" w:space="1" w:color="auto" w:shadow="1"/>
          <w:right w:val="single" w:sz="4" w:space="4" w:color="auto" w:shadow="1"/>
        </w:pBdr>
        <w:shd w:val="clear" w:color="auto" w:fill="1F4A7F"/>
        <w:rPr>
          <w:rFonts w:asciiTheme="minorHAnsi" w:hAnsiTheme="minorHAnsi" w:cstheme="minorHAnsi"/>
          <w:color w:val="FFFFFF" w:themeColor="background1"/>
        </w:rPr>
      </w:pPr>
      <w:bookmarkStart w:id="232" w:name="_Toc168919278"/>
      <w:r w:rsidRPr="00EF4A2E">
        <w:rPr>
          <w:rFonts w:asciiTheme="minorHAnsi" w:hAnsiTheme="minorHAnsi" w:cstheme="minorHAnsi"/>
          <w:color w:val="FFFFFF" w:themeColor="background1"/>
        </w:rPr>
        <w:t>Umsetzung</w:t>
      </w:r>
      <w:r>
        <w:rPr>
          <w:rFonts w:asciiTheme="minorHAnsi" w:hAnsiTheme="minorHAnsi" w:cstheme="minorHAnsi"/>
          <w:color w:val="FFFFFF" w:themeColor="background1"/>
        </w:rPr>
        <w:t xml:space="preserve"> VBS</w:t>
      </w:r>
      <w:bookmarkEnd w:id="232"/>
    </w:p>
    <w:p w14:paraId="366678FA" w14:textId="3C56CF22" w:rsidR="006474A5" w:rsidRPr="006F44D6" w:rsidRDefault="006474A5" w:rsidP="006474A5">
      <w:pPr>
        <w:pStyle w:val="berschrift2"/>
        <w:keepLines/>
        <w:numPr>
          <w:ilvl w:val="1"/>
          <w:numId w:val="11"/>
        </w:numPr>
        <w:pBdr>
          <w:bottom w:val="single" w:sz="4" w:space="1" w:color="auto"/>
        </w:pBdr>
        <w:spacing w:line="240" w:lineRule="auto"/>
        <w:rPr>
          <w:rStyle w:val="IntensiveHervorhebung"/>
        </w:rPr>
      </w:pPr>
      <w:bookmarkStart w:id="233" w:name="_Toc168919279"/>
      <w:r w:rsidRPr="00EF0EE8">
        <w:rPr>
          <w:rStyle w:val="IntensiveHervorhebung"/>
        </w:rPr>
        <w:t>[ANF-030] [Stufe 2</w:t>
      </w:r>
      <w:proofErr w:type="gramStart"/>
      <w:r w:rsidRPr="00EF0EE8">
        <w:rPr>
          <w:rStyle w:val="IntensiveHervorhebung"/>
        </w:rPr>
        <w:t>a</w:t>
      </w:r>
      <w:r w:rsidR="00AB6CAA">
        <w:rPr>
          <w:rStyle w:val="IntensiveHervorhebung"/>
        </w:rPr>
        <w:t>][</w:t>
      </w:r>
      <w:proofErr w:type="gramEnd"/>
      <w:r w:rsidRPr="00EF0EE8">
        <w:rPr>
          <w:rStyle w:val="IntensiveHervorhebung"/>
        </w:rPr>
        <w:t>Stufe 2b]</w:t>
      </w:r>
      <w:r>
        <w:rPr>
          <w:rStyle w:val="IntensiveHervorhebung"/>
        </w:rPr>
        <w:t xml:space="preserve"> -</w:t>
      </w:r>
      <w:r w:rsidRPr="00EF0EE8">
        <w:rPr>
          <w:rStyle w:val="IntensiveHervorhebung"/>
        </w:rPr>
        <w:t xml:space="preserve"> </w:t>
      </w:r>
      <w:r>
        <w:rPr>
          <w:rStyle w:val="IntensiveHervorhebung"/>
        </w:rPr>
        <w:t>Umsetzung VBS-Client</w:t>
      </w:r>
      <w:bookmarkEnd w:id="233"/>
    </w:p>
    <w:p w14:paraId="143BEC09" w14:textId="2C6B88EF" w:rsidR="006474A5" w:rsidRDefault="006474A5" w:rsidP="00E427D4">
      <w:r>
        <w:t>Dieser Abschnitt beschreibt die Umsetzung der Anforderung</w:t>
      </w:r>
      <w:r w:rsidR="00781449" w:rsidRPr="00781449">
        <w:t xml:space="preserve"> </w:t>
      </w:r>
      <w:r w:rsidR="00781449">
        <w:t>[</w:t>
      </w:r>
      <w:r w:rsidR="00781449" w:rsidRPr="00781449">
        <w:t xml:space="preserve">ANF-030] [Stufe 2a][Stufe 2b] </w:t>
      </w:r>
      <w:r>
        <w:t xml:space="preserve">aus Abschnitt </w:t>
      </w:r>
      <w:r>
        <w:fldChar w:fldCharType="begin"/>
      </w:r>
      <w:r>
        <w:instrText xml:space="preserve"> REF _Ref154055494 \n \h </w:instrText>
      </w:r>
      <w:r w:rsidR="00E427D4">
        <w:instrText xml:space="preserve"> \* MERGEFORMAT </w:instrText>
      </w:r>
      <w:r>
        <w:fldChar w:fldCharType="separate"/>
      </w:r>
      <w:r w:rsidR="001776B6">
        <w:t>4.13</w:t>
      </w:r>
      <w:r>
        <w:fldChar w:fldCharType="end"/>
      </w:r>
      <w:r>
        <w:t xml:space="preserve"> und </w:t>
      </w:r>
      <w:r>
        <w:fldChar w:fldCharType="begin"/>
      </w:r>
      <w:r>
        <w:instrText xml:space="preserve"> REF _Ref167193630 \n \h </w:instrText>
      </w:r>
      <w:r w:rsidR="00E427D4">
        <w:instrText xml:space="preserve"> \* MERGEFORMAT </w:instrText>
      </w:r>
      <w:r>
        <w:fldChar w:fldCharType="separate"/>
      </w:r>
      <w:r w:rsidR="001776B6">
        <w:t>4.14</w:t>
      </w:r>
      <w:r>
        <w:fldChar w:fldCharType="end"/>
      </w:r>
      <w:r>
        <w:t xml:space="preserve"> zur „</w:t>
      </w:r>
      <w:r w:rsidRPr="00EF0EE8">
        <w:t>Deaktivierung der internen Benutzerverwaltung für externe Provisionierung</w:t>
      </w:r>
      <w:r>
        <w:t xml:space="preserve">“ im </w:t>
      </w:r>
      <w:proofErr w:type="spellStart"/>
      <w:r>
        <w:t>iVBS</w:t>
      </w:r>
      <w:proofErr w:type="spellEnd"/>
      <w:r>
        <w:t>-Client.</w:t>
      </w:r>
    </w:p>
    <w:p w14:paraId="59DAC73F" w14:textId="77777777" w:rsidR="006474A5" w:rsidRDefault="006474A5" w:rsidP="00E427D4"/>
    <w:p w14:paraId="391A9BA5" w14:textId="77777777" w:rsidR="006474A5" w:rsidRDefault="006474A5" w:rsidP="00E427D4">
      <w:r>
        <w:t>Derzeit gibt es in der „</w:t>
      </w:r>
      <w:r w:rsidRPr="00E546CF">
        <w:t>client-remote-</w:t>
      </w:r>
      <w:proofErr w:type="spellStart"/>
      <w:proofErr w:type="gramStart"/>
      <w:r w:rsidRPr="00E546CF">
        <w:t>config.properties</w:t>
      </w:r>
      <w:proofErr w:type="spellEnd"/>
      <w:proofErr w:type="gramEnd"/>
      <w:r>
        <w:t>“ drei Modi für die Anwenderverwaltung:</w:t>
      </w:r>
    </w:p>
    <w:tbl>
      <w:tblPr>
        <w:tblStyle w:val="Tabellenraster"/>
        <w:tblW w:w="0" w:type="auto"/>
        <w:tblLook w:val="04A0" w:firstRow="1" w:lastRow="0" w:firstColumn="1" w:lastColumn="0" w:noHBand="0" w:noVBand="1"/>
      </w:tblPr>
      <w:tblGrid>
        <w:gridCol w:w="1838"/>
        <w:gridCol w:w="7677"/>
      </w:tblGrid>
      <w:tr w:rsidR="006474A5" w:rsidRPr="00E427D4" w14:paraId="5D863840" w14:textId="77777777" w:rsidTr="00656E93">
        <w:tc>
          <w:tcPr>
            <w:tcW w:w="1838" w:type="dxa"/>
          </w:tcPr>
          <w:p w14:paraId="4CD1E806" w14:textId="77777777" w:rsidR="006474A5" w:rsidRPr="00E427D4" w:rsidRDefault="006474A5" w:rsidP="00656E93">
            <w:pPr>
              <w:rPr>
                <w:rFonts w:cs="Arial"/>
                <w:sz w:val="16"/>
                <w:szCs w:val="16"/>
              </w:rPr>
            </w:pPr>
            <w:r w:rsidRPr="00E427D4">
              <w:rPr>
                <w:rFonts w:cs="Arial"/>
                <w:sz w:val="16"/>
                <w:szCs w:val="16"/>
              </w:rPr>
              <w:t>normal</w:t>
            </w:r>
          </w:p>
        </w:tc>
        <w:tc>
          <w:tcPr>
            <w:tcW w:w="7677" w:type="dxa"/>
          </w:tcPr>
          <w:p w14:paraId="2BBF1B47" w14:textId="77777777" w:rsidR="006474A5" w:rsidRPr="00E427D4" w:rsidRDefault="006474A5" w:rsidP="00656E93">
            <w:pPr>
              <w:rPr>
                <w:rFonts w:cs="Arial"/>
                <w:sz w:val="16"/>
                <w:szCs w:val="16"/>
              </w:rPr>
            </w:pPr>
            <w:r w:rsidRPr="00E427D4">
              <w:rPr>
                <w:rFonts w:cs="Arial"/>
                <w:sz w:val="16"/>
                <w:szCs w:val="16"/>
              </w:rPr>
              <w:t>Anwenderverwaltung ist schreibend und uneingeschränkt nutzbar (</w:t>
            </w:r>
            <w:proofErr w:type="spellStart"/>
            <w:r w:rsidRPr="00E427D4">
              <w:rPr>
                <w:rFonts w:cs="Arial"/>
                <w:sz w:val="16"/>
                <w:szCs w:val="16"/>
              </w:rPr>
              <w:t>default</w:t>
            </w:r>
            <w:proofErr w:type="spellEnd"/>
            <w:r w:rsidRPr="00E427D4">
              <w:rPr>
                <w:rFonts w:cs="Arial"/>
                <w:sz w:val="16"/>
                <w:szCs w:val="16"/>
              </w:rPr>
              <w:t>, SH, HB)</w:t>
            </w:r>
          </w:p>
        </w:tc>
      </w:tr>
      <w:tr w:rsidR="006474A5" w:rsidRPr="00E427D4" w14:paraId="561C139D" w14:textId="77777777" w:rsidTr="00656E93">
        <w:tc>
          <w:tcPr>
            <w:tcW w:w="1838" w:type="dxa"/>
          </w:tcPr>
          <w:p w14:paraId="0128D7B4" w14:textId="77777777" w:rsidR="006474A5" w:rsidRPr="00E427D4" w:rsidRDefault="006474A5" w:rsidP="00656E93">
            <w:pPr>
              <w:rPr>
                <w:rFonts w:cs="Arial"/>
                <w:sz w:val="16"/>
                <w:szCs w:val="16"/>
              </w:rPr>
            </w:pPr>
            <w:proofErr w:type="spellStart"/>
            <w:r w:rsidRPr="00E427D4">
              <w:rPr>
                <w:rFonts w:cs="Arial"/>
                <w:sz w:val="16"/>
                <w:szCs w:val="16"/>
              </w:rPr>
              <w:t>hbv</w:t>
            </w:r>
            <w:proofErr w:type="spellEnd"/>
          </w:p>
        </w:tc>
        <w:tc>
          <w:tcPr>
            <w:tcW w:w="7677" w:type="dxa"/>
          </w:tcPr>
          <w:p w14:paraId="16E7CFD0" w14:textId="77777777" w:rsidR="006474A5" w:rsidRPr="00E427D4" w:rsidRDefault="006474A5" w:rsidP="00656E93">
            <w:pPr>
              <w:rPr>
                <w:rFonts w:cs="Arial"/>
                <w:sz w:val="16"/>
                <w:szCs w:val="16"/>
              </w:rPr>
            </w:pPr>
            <w:r w:rsidRPr="00E427D4">
              <w:rPr>
                <w:rFonts w:cs="Arial"/>
                <w:sz w:val="16"/>
                <w:szCs w:val="16"/>
              </w:rPr>
              <w:t>Anwenderverwaltung wird schreibend geöffnet. Rollen und Funktionsberechtigungen werden ausgeblendet. Blockverbunde können aber zugewiesen werden. (BPOL)</w:t>
            </w:r>
          </w:p>
        </w:tc>
      </w:tr>
      <w:tr w:rsidR="006474A5" w:rsidRPr="00E427D4" w14:paraId="2D8BE835" w14:textId="77777777" w:rsidTr="00656E93">
        <w:tc>
          <w:tcPr>
            <w:tcW w:w="1838" w:type="dxa"/>
          </w:tcPr>
          <w:p w14:paraId="0E294418" w14:textId="77777777" w:rsidR="006474A5" w:rsidRPr="00E427D4" w:rsidRDefault="006474A5" w:rsidP="00656E93">
            <w:pPr>
              <w:rPr>
                <w:rFonts w:cs="Arial"/>
                <w:sz w:val="16"/>
                <w:szCs w:val="16"/>
              </w:rPr>
            </w:pPr>
            <w:proofErr w:type="spellStart"/>
            <w:r w:rsidRPr="00E427D4">
              <w:rPr>
                <w:rFonts w:cs="Arial"/>
                <w:sz w:val="16"/>
                <w:szCs w:val="16"/>
              </w:rPr>
              <w:t>readonly</w:t>
            </w:r>
            <w:proofErr w:type="spellEnd"/>
          </w:p>
        </w:tc>
        <w:tc>
          <w:tcPr>
            <w:tcW w:w="7677" w:type="dxa"/>
          </w:tcPr>
          <w:p w14:paraId="6026049D" w14:textId="77777777" w:rsidR="006474A5" w:rsidRPr="00E427D4" w:rsidRDefault="006474A5" w:rsidP="00656E93">
            <w:pPr>
              <w:rPr>
                <w:rFonts w:cs="Arial"/>
                <w:sz w:val="16"/>
                <w:szCs w:val="16"/>
              </w:rPr>
            </w:pPr>
            <w:r w:rsidRPr="00E427D4">
              <w:rPr>
                <w:rFonts w:cs="Arial"/>
                <w:sz w:val="16"/>
                <w:szCs w:val="16"/>
              </w:rPr>
              <w:t>Anwenderverwaltung wird nur lesend geöffnet (ST)</w:t>
            </w:r>
          </w:p>
        </w:tc>
      </w:tr>
    </w:tbl>
    <w:p w14:paraId="6B5805AE" w14:textId="77777777" w:rsidR="006474A5" w:rsidRPr="00E427D4" w:rsidRDefault="006474A5" w:rsidP="006474A5">
      <w:pPr>
        <w:rPr>
          <w:rFonts w:cs="Arial"/>
          <w:sz w:val="16"/>
          <w:szCs w:val="16"/>
        </w:rPr>
      </w:pPr>
    </w:p>
    <w:p w14:paraId="2ADEC88B" w14:textId="77777777" w:rsidR="006474A5" w:rsidRPr="00E427D4" w:rsidRDefault="006474A5" w:rsidP="00E427D4">
      <w:r w:rsidRPr="00E427D4">
        <w:t xml:space="preserve">Diese Modi </w:t>
      </w:r>
      <w:proofErr w:type="gramStart"/>
      <w:r w:rsidRPr="00E427D4">
        <w:t>werden</w:t>
      </w:r>
      <w:proofErr w:type="gramEnd"/>
      <w:r w:rsidRPr="00E427D4">
        <w:t xml:space="preserve"> um folgende erweitert:</w:t>
      </w:r>
    </w:p>
    <w:tbl>
      <w:tblPr>
        <w:tblStyle w:val="Tabellenraster"/>
        <w:tblW w:w="0" w:type="auto"/>
        <w:tblLook w:val="04A0" w:firstRow="1" w:lastRow="0" w:firstColumn="1" w:lastColumn="0" w:noHBand="0" w:noVBand="1"/>
      </w:tblPr>
      <w:tblGrid>
        <w:gridCol w:w="1838"/>
        <w:gridCol w:w="7677"/>
      </w:tblGrid>
      <w:tr w:rsidR="006474A5" w:rsidRPr="00E427D4" w14:paraId="2DBA6022" w14:textId="77777777" w:rsidTr="00656E93">
        <w:tc>
          <w:tcPr>
            <w:tcW w:w="1838" w:type="dxa"/>
          </w:tcPr>
          <w:p w14:paraId="3FC0385D" w14:textId="77777777" w:rsidR="006474A5" w:rsidRPr="00E427D4" w:rsidRDefault="006474A5" w:rsidP="00656E93">
            <w:pPr>
              <w:rPr>
                <w:rFonts w:cs="Arial"/>
                <w:sz w:val="16"/>
                <w:szCs w:val="16"/>
              </w:rPr>
            </w:pPr>
            <w:proofErr w:type="spellStart"/>
            <w:r w:rsidRPr="00E427D4">
              <w:rPr>
                <w:rFonts w:cs="Arial"/>
                <w:sz w:val="16"/>
                <w:szCs w:val="16"/>
              </w:rPr>
              <w:t>iam_hbv</w:t>
            </w:r>
            <w:proofErr w:type="spellEnd"/>
          </w:p>
        </w:tc>
        <w:tc>
          <w:tcPr>
            <w:tcW w:w="7677" w:type="dxa"/>
          </w:tcPr>
          <w:p w14:paraId="4C3F26A5" w14:textId="77777777" w:rsidR="006474A5" w:rsidRPr="00E427D4" w:rsidRDefault="006474A5" w:rsidP="00656E93">
            <w:pPr>
              <w:rPr>
                <w:rFonts w:cs="Arial"/>
                <w:sz w:val="16"/>
                <w:szCs w:val="16"/>
              </w:rPr>
            </w:pPr>
            <w:r w:rsidRPr="00E427D4">
              <w:rPr>
                <w:rFonts w:cs="Arial"/>
                <w:sz w:val="16"/>
                <w:szCs w:val="16"/>
              </w:rPr>
              <w:t>Anwenderverwaltung ist im IAM-Modus. Die HBV bleibt weiterhin den Client nutzbar. Es werden die Felder gemäß Anforderung [ANF-030] [Stufe 2a/b] umgesetzt, sofern sie durch diesen Modus überhaupt sichtbar sind. (BPOL)</w:t>
            </w:r>
          </w:p>
        </w:tc>
      </w:tr>
      <w:tr w:rsidR="006474A5" w:rsidRPr="00E427D4" w14:paraId="067E800D" w14:textId="77777777" w:rsidTr="00656E93">
        <w:tc>
          <w:tcPr>
            <w:tcW w:w="1838" w:type="dxa"/>
          </w:tcPr>
          <w:p w14:paraId="6206CA2C" w14:textId="77777777" w:rsidR="006474A5" w:rsidRPr="00E427D4" w:rsidRDefault="006474A5" w:rsidP="00656E93">
            <w:pPr>
              <w:rPr>
                <w:rFonts w:cs="Arial"/>
                <w:sz w:val="16"/>
                <w:szCs w:val="16"/>
              </w:rPr>
            </w:pPr>
            <w:r w:rsidRPr="00E427D4">
              <w:rPr>
                <w:rFonts w:cs="Arial"/>
                <w:sz w:val="16"/>
                <w:szCs w:val="16"/>
              </w:rPr>
              <w:t>iam_2a_normal</w:t>
            </w:r>
          </w:p>
        </w:tc>
        <w:tc>
          <w:tcPr>
            <w:tcW w:w="7677" w:type="dxa"/>
          </w:tcPr>
          <w:p w14:paraId="3986E150" w14:textId="1EB3C562" w:rsidR="006474A5" w:rsidRPr="00E427D4" w:rsidRDefault="006474A5" w:rsidP="00656E93">
            <w:pPr>
              <w:rPr>
                <w:rFonts w:cs="Arial"/>
                <w:sz w:val="16"/>
                <w:szCs w:val="16"/>
              </w:rPr>
            </w:pPr>
            <w:r w:rsidRPr="00E427D4">
              <w:rPr>
                <w:rFonts w:cs="Arial"/>
                <w:sz w:val="16"/>
                <w:szCs w:val="16"/>
              </w:rPr>
              <w:t>Es werden die Felder gemäß Anforderung [ANF-030] [Stufe 2a] umgesetzt. HBV bleibt änderbar.</w:t>
            </w:r>
            <w:r w:rsidR="006966CB" w:rsidRPr="00E427D4">
              <w:rPr>
                <w:rFonts w:cs="Arial"/>
                <w:sz w:val="16"/>
                <w:szCs w:val="16"/>
              </w:rPr>
              <w:t xml:space="preserve"> (SH, HB, RP, SL)</w:t>
            </w:r>
          </w:p>
        </w:tc>
      </w:tr>
      <w:tr w:rsidR="006474A5" w:rsidRPr="00E427D4" w14:paraId="2B989161" w14:textId="77777777" w:rsidTr="00656E93">
        <w:tc>
          <w:tcPr>
            <w:tcW w:w="1838" w:type="dxa"/>
          </w:tcPr>
          <w:p w14:paraId="3E0318DD" w14:textId="77777777" w:rsidR="006474A5" w:rsidRPr="00E427D4" w:rsidRDefault="006474A5" w:rsidP="00656E93">
            <w:pPr>
              <w:rPr>
                <w:rFonts w:cs="Arial"/>
                <w:sz w:val="16"/>
                <w:szCs w:val="16"/>
              </w:rPr>
            </w:pPr>
            <w:r w:rsidRPr="00E427D4">
              <w:rPr>
                <w:rFonts w:cs="Arial"/>
                <w:sz w:val="16"/>
                <w:szCs w:val="16"/>
              </w:rPr>
              <w:t>iam_2b_normal</w:t>
            </w:r>
          </w:p>
        </w:tc>
        <w:tc>
          <w:tcPr>
            <w:tcW w:w="7677" w:type="dxa"/>
          </w:tcPr>
          <w:p w14:paraId="17DD9B39" w14:textId="29E8E0CE" w:rsidR="006474A5" w:rsidRPr="00E427D4" w:rsidRDefault="006474A5" w:rsidP="00656E93">
            <w:pPr>
              <w:rPr>
                <w:rFonts w:cs="Arial"/>
                <w:sz w:val="16"/>
                <w:szCs w:val="16"/>
              </w:rPr>
            </w:pPr>
            <w:r w:rsidRPr="00E427D4">
              <w:rPr>
                <w:rFonts w:cs="Arial"/>
                <w:sz w:val="16"/>
                <w:szCs w:val="16"/>
              </w:rPr>
              <w:t>Es werden die Felder gemäß Anforderung [ANF-030] [Stufe 2b] umgesetzt. HBV bleibt änderbar.</w:t>
            </w:r>
            <w:r w:rsidR="006966CB" w:rsidRPr="00E427D4">
              <w:rPr>
                <w:rFonts w:cs="Arial"/>
                <w:sz w:val="16"/>
                <w:szCs w:val="16"/>
              </w:rPr>
              <w:t xml:space="preserve"> (SH, HB, RP, SL)</w:t>
            </w:r>
          </w:p>
        </w:tc>
      </w:tr>
      <w:tr w:rsidR="006474A5" w:rsidRPr="00E427D4" w14:paraId="28E340E0" w14:textId="77777777" w:rsidTr="00656E93">
        <w:tc>
          <w:tcPr>
            <w:tcW w:w="1838" w:type="dxa"/>
          </w:tcPr>
          <w:p w14:paraId="170E0E82" w14:textId="77777777" w:rsidR="006474A5" w:rsidRPr="00E427D4" w:rsidRDefault="006474A5" w:rsidP="00656E93">
            <w:pPr>
              <w:rPr>
                <w:rFonts w:cs="Arial"/>
                <w:sz w:val="16"/>
                <w:szCs w:val="16"/>
              </w:rPr>
            </w:pPr>
            <w:proofErr w:type="spellStart"/>
            <w:r w:rsidRPr="00E427D4">
              <w:rPr>
                <w:rFonts w:cs="Arial"/>
                <w:sz w:val="16"/>
                <w:szCs w:val="16"/>
              </w:rPr>
              <w:t>iam_readonly</w:t>
            </w:r>
            <w:proofErr w:type="spellEnd"/>
          </w:p>
        </w:tc>
        <w:tc>
          <w:tcPr>
            <w:tcW w:w="7677" w:type="dxa"/>
          </w:tcPr>
          <w:p w14:paraId="114F43A8" w14:textId="77777777" w:rsidR="006474A5" w:rsidRPr="00E427D4" w:rsidRDefault="006474A5" w:rsidP="002952B9">
            <w:pPr>
              <w:keepNext/>
              <w:rPr>
                <w:rFonts w:cs="Arial"/>
                <w:sz w:val="16"/>
                <w:szCs w:val="16"/>
              </w:rPr>
            </w:pPr>
            <w:r w:rsidRPr="00E427D4">
              <w:rPr>
                <w:rFonts w:cs="Arial"/>
                <w:sz w:val="16"/>
                <w:szCs w:val="16"/>
              </w:rPr>
              <w:t xml:space="preserve">Anwenderverwaltung ist im IAM-Modus. Anwenderverwaltung wird nur lesend geöffnet. Weder HB, Rechte noch Attribute vom Anwender sind änderbar. Dieser Modus deckt damit automatisch </w:t>
            </w:r>
            <w:bookmarkStart w:id="234" w:name="_Hlk167195782"/>
            <w:r w:rsidRPr="00E427D4">
              <w:rPr>
                <w:rFonts w:cs="Arial"/>
                <w:sz w:val="16"/>
                <w:szCs w:val="16"/>
              </w:rPr>
              <w:t xml:space="preserve">[ANF-030] </w:t>
            </w:r>
            <w:bookmarkEnd w:id="234"/>
            <w:r w:rsidRPr="00E427D4">
              <w:rPr>
                <w:rFonts w:cs="Arial"/>
                <w:sz w:val="16"/>
                <w:szCs w:val="16"/>
              </w:rPr>
              <w:t>[Stufe 2a/2b] ab. (ST)</w:t>
            </w:r>
          </w:p>
        </w:tc>
      </w:tr>
    </w:tbl>
    <w:p w14:paraId="313C97BC" w14:textId="1BD13FAB" w:rsidR="006474A5" w:rsidRDefault="002952B9" w:rsidP="002952B9">
      <w:pPr>
        <w:pStyle w:val="Beschriftung"/>
      </w:pPr>
      <w:bookmarkStart w:id="235" w:name="_Toc168919621"/>
      <w:r>
        <w:t xml:space="preserve">Abbildung </w:t>
      </w:r>
      <w:fldSimple w:instr=" SEQ Abbildung \* ARABIC ">
        <w:r>
          <w:rPr>
            <w:noProof/>
          </w:rPr>
          <w:t>17</w:t>
        </w:r>
      </w:fldSimple>
      <w:r>
        <w:t>: Neue Konfigurationswerte für Anwenderverwaltung</w:t>
      </w:r>
      <w:bookmarkEnd w:id="235"/>
    </w:p>
    <w:p w14:paraId="7C95D046" w14:textId="77777777" w:rsidR="006474A5" w:rsidRDefault="006474A5" w:rsidP="00E427D4">
      <w:r>
        <w:t xml:space="preserve">Entsprechend sind die </w:t>
      </w:r>
      <w:proofErr w:type="spellStart"/>
      <w:r>
        <w:t>Usecases</w:t>
      </w:r>
      <w:proofErr w:type="spellEnd"/>
      <w:r>
        <w:t xml:space="preserve"> </w:t>
      </w:r>
      <w:r w:rsidRPr="00E546CF">
        <w:t>Anwenderverwaltung</w:t>
      </w:r>
      <w:r>
        <w:t xml:space="preserve"> und Dienststellenverwaltung entsprechend den Vorgaben aus </w:t>
      </w:r>
      <w:r w:rsidRPr="00043575">
        <w:t xml:space="preserve">[ANF-030] </w:t>
      </w:r>
      <w:r>
        <w:t>anzupassen.</w:t>
      </w:r>
    </w:p>
    <w:p w14:paraId="1087F29D" w14:textId="77777777" w:rsidR="00696252" w:rsidRDefault="00696252" w:rsidP="00DD6C5D">
      <w:pPr>
        <w:rPr>
          <w:rFonts w:asciiTheme="minorHAnsi" w:hAnsiTheme="minorHAnsi" w:cstheme="minorHAnsi"/>
          <w:highlight w:val="yellow"/>
        </w:rPr>
      </w:pPr>
    </w:p>
    <w:p w14:paraId="50C2B766" w14:textId="77777777" w:rsidR="00DD6C5D" w:rsidRDefault="00DD6C5D" w:rsidP="00DD6C5D">
      <w:pPr>
        <w:pStyle w:val="berschrift1"/>
        <w:numPr>
          <w:ilvl w:val="0"/>
          <w:numId w:val="11"/>
        </w:numPr>
        <w:pBdr>
          <w:top w:val="single" w:sz="4" w:space="1" w:color="auto" w:shadow="1"/>
          <w:left w:val="single" w:sz="4" w:space="4" w:color="auto" w:shadow="1"/>
          <w:bottom w:val="single" w:sz="4" w:space="1" w:color="auto" w:shadow="1"/>
          <w:right w:val="single" w:sz="4" w:space="4" w:color="auto" w:shadow="1"/>
        </w:pBdr>
        <w:shd w:val="clear" w:color="auto" w:fill="1F4A7F"/>
        <w:rPr>
          <w:rFonts w:asciiTheme="minorHAnsi" w:hAnsiTheme="minorHAnsi" w:cstheme="minorHAnsi"/>
          <w:color w:val="FFFFFF" w:themeColor="background1"/>
        </w:rPr>
      </w:pPr>
      <w:bookmarkStart w:id="236" w:name="_Toc168919280"/>
      <w:r>
        <w:rPr>
          <w:rFonts w:asciiTheme="minorHAnsi" w:hAnsiTheme="minorHAnsi" w:cstheme="minorHAnsi"/>
          <w:color w:val="FFFFFF" w:themeColor="background1"/>
        </w:rPr>
        <w:t>Umsetzung @</w:t>
      </w:r>
      <w:proofErr w:type="spellStart"/>
      <w:r>
        <w:rPr>
          <w:rFonts w:asciiTheme="minorHAnsi" w:hAnsiTheme="minorHAnsi" w:cstheme="minorHAnsi"/>
          <w:color w:val="FFFFFF" w:themeColor="background1"/>
        </w:rPr>
        <w:t>rtus</w:t>
      </w:r>
      <w:proofErr w:type="spellEnd"/>
      <w:r>
        <w:rPr>
          <w:rFonts w:asciiTheme="minorHAnsi" w:hAnsiTheme="minorHAnsi" w:cstheme="minorHAnsi"/>
          <w:color w:val="FFFFFF" w:themeColor="background1"/>
        </w:rPr>
        <w:t>-Admin</w:t>
      </w:r>
      <w:bookmarkEnd w:id="236"/>
    </w:p>
    <w:p w14:paraId="1F8A191A" w14:textId="1A60ACCC" w:rsidR="00082E51" w:rsidRPr="006F44D6" w:rsidRDefault="00082E51" w:rsidP="00082E51">
      <w:pPr>
        <w:pStyle w:val="berschrift2"/>
        <w:keepLines/>
        <w:numPr>
          <w:ilvl w:val="1"/>
          <w:numId w:val="11"/>
        </w:numPr>
        <w:pBdr>
          <w:bottom w:val="single" w:sz="4" w:space="1" w:color="auto"/>
        </w:pBdr>
        <w:spacing w:line="240" w:lineRule="auto"/>
        <w:rPr>
          <w:rStyle w:val="IntensiveHervorhebung"/>
        </w:rPr>
      </w:pPr>
      <w:bookmarkStart w:id="237" w:name="_Toc168919281"/>
      <w:r w:rsidRPr="00EF0EE8">
        <w:rPr>
          <w:rStyle w:val="IntensiveHervorhebung"/>
        </w:rPr>
        <w:t>[ANF-030] [Stufe 2</w:t>
      </w:r>
      <w:proofErr w:type="gramStart"/>
      <w:r w:rsidRPr="00EF0EE8">
        <w:rPr>
          <w:rStyle w:val="IntensiveHervorhebung"/>
        </w:rPr>
        <w:t>a</w:t>
      </w:r>
      <w:r>
        <w:rPr>
          <w:rStyle w:val="IntensiveHervorhebung"/>
        </w:rPr>
        <w:t>][</w:t>
      </w:r>
      <w:proofErr w:type="gramEnd"/>
      <w:r w:rsidRPr="00EF0EE8">
        <w:rPr>
          <w:rStyle w:val="IntensiveHervorhebung"/>
        </w:rPr>
        <w:t>Stufe 2b]</w:t>
      </w:r>
      <w:r>
        <w:rPr>
          <w:rStyle w:val="IntensiveHervorhebung"/>
        </w:rPr>
        <w:t xml:space="preserve"> -</w:t>
      </w:r>
      <w:r w:rsidRPr="00EF0EE8">
        <w:rPr>
          <w:rStyle w:val="IntensiveHervorhebung"/>
        </w:rPr>
        <w:t xml:space="preserve"> </w:t>
      </w:r>
      <w:r>
        <w:rPr>
          <w:rStyle w:val="IntensiveHervorhebung"/>
        </w:rPr>
        <w:t>Umsetzung Admin-Client</w:t>
      </w:r>
      <w:bookmarkEnd w:id="237"/>
    </w:p>
    <w:p w14:paraId="0FF1B125" w14:textId="737E5804" w:rsidR="00082E51" w:rsidRDefault="00082E51" w:rsidP="00E427D4">
      <w:r>
        <w:t xml:space="preserve">Dieser Abschnitt beschreibt die Umsetzung der Anforderung aus Abschnitt </w:t>
      </w:r>
      <w:r>
        <w:fldChar w:fldCharType="begin"/>
      </w:r>
      <w:r>
        <w:instrText xml:space="preserve"> REF _Ref154055494 \n \h </w:instrText>
      </w:r>
      <w:r w:rsidR="00E427D4">
        <w:instrText xml:space="preserve"> \* MERGEFORMAT </w:instrText>
      </w:r>
      <w:r>
        <w:fldChar w:fldCharType="separate"/>
      </w:r>
      <w:r w:rsidR="001776B6">
        <w:t>4.13</w:t>
      </w:r>
      <w:r>
        <w:fldChar w:fldCharType="end"/>
      </w:r>
      <w:r>
        <w:t xml:space="preserve"> und </w:t>
      </w:r>
      <w:r>
        <w:fldChar w:fldCharType="begin"/>
      </w:r>
      <w:r>
        <w:instrText xml:space="preserve"> REF _Ref167193630 \n \h </w:instrText>
      </w:r>
      <w:r w:rsidR="00E427D4">
        <w:instrText xml:space="preserve"> \* MERGEFORMAT </w:instrText>
      </w:r>
      <w:r>
        <w:fldChar w:fldCharType="separate"/>
      </w:r>
      <w:r w:rsidR="001776B6">
        <w:t>4.14</w:t>
      </w:r>
      <w:r>
        <w:fldChar w:fldCharType="end"/>
      </w:r>
      <w:r>
        <w:t xml:space="preserve"> zur „</w:t>
      </w:r>
      <w:r w:rsidRPr="00EF0EE8">
        <w:t>Deaktivierung der internen Benutzerverwaltung für externe Provisionierung</w:t>
      </w:r>
      <w:r>
        <w:t xml:space="preserve">“ im </w:t>
      </w:r>
      <w:r w:rsidR="00E427D4">
        <w:t>Admin</w:t>
      </w:r>
      <w:r>
        <w:t>-Client.</w:t>
      </w:r>
      <w:r w:rsidR="00E427D4">
        <w:t xml:space="preserve"> Dort ist der </w:t>
      </w:r>
      <w:proofErr w:type="spellStart"/>
      <w:r w:rsidR="00E427D4">
        <w:t>Usecase</w:t>
      </w:r>
      <w:proofErr w:type="spellEnd"/>
      <w:r w:rsidR="00E427D4">
        <w:t xml:space="preserve"> „</w:t>
      </w:r>
      <w:r w:rsidR="00E427D4" w:rsidRPr="00E427D4">
        <w:t>Anwender Bearbeiten“ betroffen.</w:t>
      </w:r>
    </w:p>
    <w:p w14:paraId="4625A2D8" w14:textId="77777777" w:rsidR="00082E51" w:rsidRDefault="00082E51" w:rsidP="00E427D4"/>
    <w:p w14:paraId="2CE52079" w14:textId="393D0513" w:rsidR="00082E51" w:rsidRDefault="00E427D4" w:rsidP="00E427D4">
      <w:r>
        <w:t>In der</w:t>
      </w:r>
      <w:r w:rsidR="00082E51">
        <w:t xml:space="preserve"> „</w:t>
      </w:r>
      <w:r w:rsidR="00082E51" w:rsidRPr="00E427D4">
        <w:rPr>
          <w:i/>
        </w:rPr>
        <w:t>client-remote-</w:t>
      </w:r>
      <w:proofErr w:type="spellStart"/>
      <w:proofErr w:type="gramStart"/>
      <w:r w:rsidR="00082E51" w:rsidRPr="00E427D4">
        <w:rPr>
          <w:i/>
        </w:rPr>
        <w:t>config.properties</w:t>
      </w:r>
      <w:proofErr w:type="spellEnd"/>
      <w:proofErr w:type="gramEnd"/>
      <w:r w:rsidR="00082E51">
        <w:t xml:space="preserve">“ </w:t>
      </w:r>
      <w:r>
        <w:t>wird ein neuer Parameter „</w:t>
      </w:r>
      <w:proofErr w:type="spellStart"/>
      <w:r w:rsidRPr="00E427D4">
        <w:rPr>
          <w:i/>
        </w:rPr>
        <w:t>anwenderverwaltung</w:t>
      </w:r>
      <w:r>
        <w:rPr>
          <w:i/>
        </w:rPr>
        <w:t>.admin.</w:t>
      </w:r>
      <w:r w:rsidRPr="00E427D4">
        <w:rPr>
          <w:i/>
        </w:rPr>
        <w:t>modus</w:t>
      </w:r>
      <w:proofErr w:type="spellEnd"/>
      <w:r w:rsidRPr="00E427D4">
        <w:t xml:space="preserve">“ </w:t>
      </w:r>
      <w:r>
        <w:t>eingeführt. Dieser kann folgende Werte annehmen:</w:t>
      </w:r>
    </w:p>
    <w:p w14:paraId="74F88B15" w14:textId="77777777" w:rsidR="00E427D4" w:rsidRDefault="00E427D4" w:rsidP="00E427D4"/>
    <w:tbl>
      <w:tblPr>
        <w:tblStyle w:val="Tabellenraster"/>
        <w:tblW w:w="0" w:type="auto"/>
        <w:tblLook w:val="04A0" w:firstRow="1" w:lastRow="0" w:firstColumn="1" w:lastColumn="0" w:noHBand="0" w:noVBand="1"/>
      </w:tblPr>
      <w:tblGrid>
        <w:gridCol w:w="1838"/>
        <w:gridCol w:w="7677"/>
      </w:tblGrid>
      <w:tr w:rsidR="00082E51" w:rsidRPr="00E427D4" w14:paraId="42D7F18F" w14:textId="77777777" w:rsidTr="00FC3B93">
        <w:tc>
          <w:tcPr>
            <w:tcW w:w="1838" w:type="dxa"/>
          </w:tcPr>
          <w:p w14:paraId="274019B8" w14:textId="7D5275D1" w:rsidR="00082E51" w:rsidRPr="00E427D4" w:rsidRDefault="00E56354" w:rsidP="00FC3B93">
            <w:pPr>
              <w:rPr>
                <w:rFonts w:asciiTheme="minorHAnsi" w:hAnsiTheme="minorHAnsi" w:cstheme="minorHAnsi"/>
                <w:sz w:val="16"/>
                <w:szCs w:val="16"/>
              </w:rPr>
            </w:pPr>
            <w:proofErr w:type="spellStart"/>
            <w:r>
              <w:rPr>
                <w:rFonts w:asciiTheme="minorHAnsi" w:hAnsiTheme="minorHAnsi" w:cstheme="minorHAnsi"/>
                <w:sz w:val="16"/>
                <w:szCs w:val="16"/>
              </w:rPr>
              <w:t>iam_off</w:t>
            </w:r>
            <w:proofErr w:type="spellEnd"/>
          </w:p>
        </w:tc>
        <w:tc>
          <w:tcPr>
            <w:tcW w:w="7677" w:type="dxa"/>
          </w:tcPr>
          <w:p w14:paraId="61277C49" w14:textId="60A93D6F" w:rsidR="00082E51" w:rsidRPr="00E427D4" w:rsidRDefault="00E56354" w:rsidP="00FC3B93">
            <w:pPr>
              <w:rPr>
                <w:rFonts w:asciiTheme="minorHAnsi" w:hAnsiTheme="minorHAnsi" w:cstheme="minorHAnsi"/>
                <w:sz w:val="16"/>
                <w:szCs w:val="16"/>
              </w:rPr>
            </w:pPr>
            <w:r>
              <w:rPr>
                <w:rFonts w:asciiTheme="minorHAnsi" w:hAnsiTheme="minorHAnsi" w:cstheme="minorHAnsi"/>
                <w:sz w:val="16"/>
                <w:szCs w:val="16"/>
              </w:rPr>
              <w:t>IAM ist abgeschaltet. Alle Felder und Funktionen sind aktiv</w:t>
            </w:r>
            <w:r w:rsidR="00137038">
              <w:rPr>
                <w:rFonts w:asciiTheme="minorHAnsi" w:hAnsiTheme="minorHAnsi" w:cstheme="minorHAnsi"/>
                <w:sz w:val="16"/>
                <w:szCs w:val="16"/>
              </w:rPr>
              <w:t xml:space="preserve"> (voreingestellt)</w:t>
            </w:r>
            <w:r>
              <w:rPr>
                <w:rFonts w:asciiTheme="minorHAnsi" w:hAnsiTheme="minorHAnsi" w:cstheme="minorHAnsi"/>
                <w:sz w:val="16"/>
                <w:szCs w:val="16"/>
              </w:rPr>
              <w:t>.</w:t>
            </w:r>
          </w:p>
        </w:tc>
      </w:tr>
      <w:tr w:rsidR="00E56354" w:rsidRPr="00E427D4" w14:paraId="6EE60500" w14:textId="77777777" w:rsidTr="00FC3B93">
        <w:tc>
          <w:tcPr>
            <w:tcW w:w="1838" w:type="dxa"/>
          </w:tcPr>
          <w:p w14:paraId="715ACA25" w14:textId="3A66C980" w:rsidR="00E56354" w:rsidRPr="00E427D4" w:rsidRDefault="00E56354" w:rsidP="00E56354">
            <w:pPr>
              <w:rPr>
                <w:rFonts w:asciiTheme="minorHAnsi" w:hAnsiTheme="minorHAnsi" w:cstheme="minorHAnsi"/>
                <w:sz w:val="16"/>
                <w:szCs w:val="16"/>
              </w:rPr>
            </w:pPr>
            <w:r w:rsidRPr="00E427D4">
              <w:rPr>
                <w:rFonts w:asciiTheme="minorHAnsi" w:hAnsiTheme="minorHAnsi" w:cstheme="minorHAnsi"/>
                <w:sz w:val="16"/>
                <w:szCs w:val="16"/>
              </w:rPr>
              <w:t>iam_2a</w:t>
            </w:r>
          </w:p>
        </w:tc>
        <w:tc>
          <w:tcPr>
            <w:tcW w:w="7677" w:type="dxa"/>
          </w:tcPr>
          <w:p w14:paraId="4309ED6B" w14:textId="144D058D" w:rsidR="00E56354" w:rsidRPr="00E427D4" w:rsidRDefault="00E56354" w:rsidP="00E56354">
            <w:pPr>
              <w:rPr>
                <w:rFonts w:asciiTheme="minorHAnsi" w:hAnsiTheme="minorHAnsi" w:cstheme="minorHAnsi"/>
                <w:sz w:val="16"/>
                <w:szCs w:val="16"/>
              </w:rPr>
            </w:pPr>
            <w:r w:rsidRPr="00E427D4">
              <w:rPr>
                <w:rFonts w:asciiTheme="minorHAnsi" w:hAnsiTheme="minorHAnsi" w:cstheme="minorHAnsi"/>
                <w:sz w:val="16"/>
                <w:szCs w:val="16"/>
              </w:rPr>
              <w:t>Es werden die Felder gemäß Anforderung [ANF-030] [Stufe 2a] umgesetzt. HBV bleibt änderbar.</w:t>
            </w:r>
          </w:p>
        </w:tc>
      </w:tr>
      <w:tr w:rsidR="00E56354" w:rsidRPr="00E427D4" w14:paraId="5249DF41" w14:textId="77777777" w:rsidTr="00FC3B93">
        <w:tc>
          <w:tcPr>
            <w:tcW w:w="1838" w:type="dxa"/>
          </w:tcPr>
          <w:p w14:paraId="4A217E9E" w14:textId="69DAA1BA" w:rsidR="00E56354" w:rsidRPr="00E427D4" w:rsidRDefault="00E56354" w:rsidP="00E56354">
            <w:pPr>
              <w:rPr>
                <w:rFonts w:asciiTheme="minorHAnsi" w:hAnsiTheme="minorHAnsi" w:cstheme="minorHAnsi"/>
                <w:sz w:val="16"/>
                <w:szCs w:val="16"/>
              </w:rPr>
            </w:pPr>
            <w:r w:rsidRPr="00E427D4">
              <w:rPr>
                <w:rFonts w:asciiTheme="minorHAnsi" w:hAnsiTheme="minorHAnsi" w:cstheme="minorHAnsi"/>
                <w:sz w:val="16"/>
                <w:szCs w:val="16"/>
              </w:rPr>
              <w:t>iam_2b</w:t>
            </w:r>
          </w:p>
        </w:tc>
        <w:tc>
          <w:tcPr>
            <w:tcW w:w="7677" w:type="dxa"/>
          </w:tcPr>
          <w:p w14:paraId="020343BA" w14:textId="037B3C8F" w:rsidR="00E56354" w:rsidRPr="00E427D4" w:rsidRDefault="00E56354" w:rsidP="00E56354">
            <w:pPr>
              <w:rPr>
                <w:rFonts w:asciiTheme="minorHAnsi" w:hAnsiTheme="minorHAnsi" w:cstheme="minorHAnsi"/>
                <w:sz w:val="16"/>
                <w:szCs w:val="16"/>
              </w:rPr>
            </w:pPr>
            <w:r w:rsidRPr="00E427D4">
              <w:rPr>
                <w:rFonts w:asciiTheme="minorHAnsi" w:hAnsiTheme="minorHAnsi" w:cstheme="minorHAnsi"/>
                <w:sz w:val="16"/>
                <w:szCs w:val="16"/>
              </w:rPr>
              <w:t>Es werden die Felder gemäß Anforderung [ANF-030] [Stufe 2b] umgesetzt. HBV bleibt änderbar.</w:t>
            </w:r>
          </w:p>
        </w:tc>
      </w:tr>
      <w:tr w:rsidR="00E56354" w:rsidRPr="00E427D4" w14:paraId="43DE72DD" w14:textId="77777777" w:rsidTr="00FC3B93">
        <w:tc>
          <w:tcPr>
            <w:tcW w:w="1838" w:type="dxa"/>
          </w:tcPr>
          <w:p w14:paraId="050F8471" w14:textId="73FE5AC7" w:rsidR="00E56354" w:rsidRDefault="00E56354" w:rsidP="00E56354">
            <w:pPr>
              <w:rPr>
                <w:rFonts w:asciiTheme="minorHAnsi" w:hAnsiTheme="minorHAnsi" w:cstheme="minorHAnsi"/>
                <w:sz w:val="16"/>
                <w:szCs w:val="16"/>
              </w:rPr>
            </w:pPr>
            <w:proofErr w:type="spellStart"/>
            <w:r>
              <w:rPr>
                <w:rFonts w:asciiTheme="minorHAnsi" w:hAnsiTheme="minorHAnsi" w:cstheme="minorHAnsi"/>
                <w:sz w:val="16"/>
                <w:szCs w:val="16"/>
              </w:rPr>
              <w:t>iam_changemode</w:t>
            </w:r>
            <w:proofErr w:type="spellEnd"/>
          </w:p>
        </w:tc>
        <w:tc>
          <w:tcPr>
            <w:tcW w:w="7677" w:type="dxa"/>
          </w:tcPr>
          <w:p w14:paraId="3F5891CE" w14:textId="30C75AA9" w:rsidR="00E56354" w:rsidRPr="00E427D4" w:rsidRDefault="00E56354" w:rsidP="002952B9">
            <w:pPr>
              <w:keepNext/>
              <w:rPr>
                <w:rFonts w:asciiTheme="minorHAnsi" w:hAnsiTheme="minorHAnsi" w:cstheme="minorHAnsi"/>
                <w:sz w:val="16"/>
                <w:szCs w:val="16"/>
              </w:rPr>
            </w:pPr>
            <w:r>
              <w:rPr>
                <w:rFonts w:asciiTheme="minorHAnsi" w:hAnsiTheme="minorHAnsi" w:cstheme="minorHAnsi"/>
                <w:sz w:val="16"/>
                <w:szCs w:val="16"/>
              </w:rPr>
              <w:t xml:space="preserve">IAM ist eigentlich aktiv, aber für notwendige Korrekturen im VBS dürfen </w:t>
            </w:r>
            <w:r w:rsidRPr="00E427D4">
              <w:rPr>
                <w:rFonts w:asciiTheme="minorHAnsi" w:hAnsiTheme="minorHAnsi" w:cstheme="minorHAnsi"/>
                <w:sz w:val="16"/>
                <w:szCs w:val="16"/>
              </w:rPr>
              <w:t>gemäß Anforderung [ANF-030] [Stufe 2a</w:t>
            </w:r>
            <w:r w:rsidR="00137038">
              <w:rPr>
                <w:rFonts w:asciiTheme="minorHAnsi" w:hAnsiTheme="minorHAnsi" w:cstheme="minorHAnsi"/>
                <w:sz w:val="16"/>
                <w:szCs w:val="16"/>
              </w:rPr>
              <w:t>/b</w:t>
            </w:r>
            <w:r w:rsidRPr="00E427D4">
              <w:rPr>
                <w:rFonts w:asciiTheme="minorHAnsi" w:hAnsiTheme="minorHAnsi" w:cstheme="minorHAnsi"/>
                <w:sz w:val="16"/>
                <w:szCs w:val="16"/>
              </w:rPr>
              <w:t>]</w:t>
            </w:r>
            <w:r>
              <w:rPr>
                <w:rFonts w:asciiTheme="minorHAnsi" w:hAnsiTheme="minorHAnsi" w:cstheme="minorHAnsi"/>
                <w:sz w:val="16"/>
                <w:szCs w:val="16"/>
              </w:rPr>
              <w:t xml:space="preserve"> einige Felder und Funktionen aktiviert sein.</w:t>
            </w:r>
          </w:p>
        </w:tc>
      </w:tr>
    </w:tbl>
    <w:p w14:paraId="26922DF9" w14:textId="2A3A43A7" w:rsidR="00082E51" w:rsidRDefault="002952B9" w:rsidP="002952B9">
      <w:pPr>
        <w:pStyle w:val="Beschriftung"/>
        <w:rPr>
          <w:rFonts w:asciiTheme="minorHAnsi" w:hAnsiTheme="minorHAnsi" w:cstheme="minorHAnsi"/>
        </w:rPr>
      </w:pPr>
      <w:bookmarkStart w:id="238" w:name="_Toc168919622"/>
      <w:r>
        <w:t xml:space="preserve">Abbildung </w:t>
      </w:r>
      <w:fldSimple w:instr=" SEQ Abbildung \* ARABIC ">
        <w:r>
          <w:rPr>
            <w:noProof/>
          </w:rPr>
          <w:t>18</w:t>
        </w:r>
      </w:fldSimple>
      <w:r>
        <w:t>: Neue Konfigurationswerte für @</w:t>
      </w:r>
      <w:proofErr w:type="spellStart"/>
      <w:r>
        <w:t>rtus</w:t>
      </w:r>
      <w:proofErr w:type="spellEnd"/>
      <w:r>
        <w:t>-Admin</w:t>
      </w:r>
      <w:bookmarkEnd w:id="238"/>
    </w:p>
    <w:p w14:paraId="50FA6D0B" w14:textId="79335EC7" w:rsidR="00082E51" w:rsidRDefault="00082E51" w:rsidP="00E427D4">
      <w:r>
        <w:t xml:space="preserve">Entsprechend sind die </w:t>
      </w:r>
      <w:proofErr w:type="spellStart"/>
      <w:r>
        <w:t>Usecases</w:t>
      </w:r>
      <w:proofErr w:type="spellEnd"/>
      <w:r>
        <w:t xml:space="preserve"> </w:t>
      </w:r>
      <w:r w:rsidR="00E56354">
        <w:t>ist</w:t>
      </w:r>
      <w:r>
        <w:t xml:space="preserve"> entsprechend den Vorgaben aus </w:t>
      </w:r>
      <w:r w:rsidRPr="00043575">
        <w:t xml:space="preserve">[ANF-030] </w:t>
      </w:r>
      <w:r>
        <w:t>anzupassen.</w:t>
      </w:r>
      <w:r w:rsidR="00E56354">
        <w:t xml:space="preserve"> </w:t>
      </w:r>
    </w:p>
    <w:p w14:paraId="2EC04846" w14:textId="77777777" w:rsidR="00583241" w:rsidRDefault="00583241">
      <w:pPr>
        <w:overflowPunct/>
        <w:autoSpaceDE/>
        <w:autoSpaceDN/>
        <w:adjustRightInd/>
        <w:spacing w:before="0" w:after="0"/>
        <w:jc w:val="left"/>
        <w:textAlignment w:val="auto"/>
        <w:rPr>
          <w:rFonts w:asciiTheme="minorHAnsi" w:hAnsiTheme="minorHAnsi" w:cstheme="minorHAnsi"/>
          <w:b/>
          <w:color w:val="FFFFFF" w:themeColor="background1"/>
          <w:sz w:val="28"/>
        </w:rPr>
      </w:pPr>
      <w:r>
        <w:rPr>
          <w:rFonts w:asciiTheme="minorHAnsi" w:hAnsiTheme="minorHAnsi" w:cstheme="minorHAnsi"/>
          <w:color w:val="FFFFFF" w:themeColor="background1"/>
        </w:rPr>
        <w:br w:type="page"/>
      </w:r>
    </w:p>
    <w:p w14:paraId="57697E14" w14:textId="24AA27A9" w:rsidR="002C262C" w:rsidRDefault="002C262C" w:rsidP="002C262C">
      <w:pPr>
        <w:pStyle w:val="berschrift1"/>
        <w:numPr>
          <w:ilvl w:val="0"/>
          <w:numId w:val="11"/>
        </w:numPr>
        <w:pBdr>
          <w:top w:val="single" w:sz="4" w:space="1" w:color="auto" w:shadow="1"/>
          <w:left w:val="single" w:sz="4" w:space="4" w:color="auto" w:shadow="1"/>
          <w:bottom w:val="single" w:sz="4" w:space="1" w:color="auto" w:shadow="1"/>
          <w:right w:val="single" w:sz="4" w:space="4" w:color="auto" w:shadow="1"/>
        </w:pBdr>
        <w:shd w:val="clear" w:color="auto" w:fill="1F4A7F"/>
        <w:rPr>
          <w:rFonts w:asciiTheme="minorHAnsi" w:hAnsiTheme="minorHAnsi" w:cstheme="minorHAnsi"/>
          <w:color w:val="FFFFFF" w:themeColor="background1"/>
        </w:rPr>
      </w:pPr>
      <w:bookmarkStart w:id="239" w:name="_Toc168919282"/>
      <w:r>
        <w:rPr>
          <w:rFonts w:asciiTheme="minorHAnsi" w:hAnsiTheme="minorHAnsi" w:cstheme="minorHAnsi"/>
          <w:color w:val="FFFFFF" w:themeColor="background1"/>
        </w:rPr>
        <w:lastRenderedPageBreak/>
        <w:t xml:space="preserve">Umsetzung </w:t>
      </w:r>
      <w:r w:rsidR="00726612">
        <w:rPr>
          <w:rFonts w:asciiTheme="minorHAnsi" w:hAnsiTheme="minorHAnsi" w:cstheme="minorHAnsi"/>
          <w:color w:val="FFFFFF" w:themeColor="background1"/>
        </w:rPr>
        <w:t>@</w:t>
      </w:r>
      <w:proofErr w:type="spellStart"/>
      <w:r w:rsidR="00726612">
        <w:rPr>
          <w:rFonts w:asciiTheme="minorHAnsi" w:hAnsiTheme="minorHAnsi" w:cstheme="minorHAnsi"/>
          <w:color w:val="FFFFFF" w:themeColor="background1"/>
        </w:rPr>
        <w:t>rtus</w:t>
      </w:r>
      <w:proofErr w:type="spellEnd"/>
      <w:r w:rsidR="00726612">
        <w:rPr>
          <w:rFonts w:asciiTheme="minorHAnsi" w:hAnsiTheme="minorHAnsi" w:cstheme="minorHAnsi"/>
          <w:color w:val="FFFFFF" w:themeColor="background1"/>
        </w:rPr>
        <w:t>-</w:t>
      </w:r>
      <w:r>
        <w:rPr>
          <w:rFonts w:asciiTheme="minorHAnsi" w:hAnsiTheme="minorHAnsi" w:cstheme="minorHAnsi"/>
          <w:color w:val="FFFFFF" w:themeColor="background1"/>
        </w:rPr>
        <w:t>Recherche</w:t>
      </w:r>
      <w:bookmarkEnd w:id="239"/>
    </w:p>
    <w:p w14:paraId="211F5E1A" w14:textId="528F1C72" w:rsidR="00DD6C5D" w:rsidRPr="00DD6C5D" w:rsidRDefault="00D324D7" w:rsidP="00E427D4">
      <w:pPr>
        <w:rPr>
          <w:szCs w:val="22"/>
        </w:rPr>
      </w:pPr>
      <w:r w:rsidRPr="00D324D7">
        <w:t>Dieses Fachkonzept hat keine Auswirkung auf die @</w:t>
      </w:r>
      <w:proofErr w:type="spellStart"/>
      <w:r w:rsidRPr="00D324D7">
        <w:t>rtus</w:t>
      </w:r>
      <w:proofErr w:type="spellEnd"/>
      <w:r w:rsidRPr="00D324D7">
        <w:t>-Recherche.</w:t>
      </w:r>
    </w:p>
    <w:p w14:paraId="4B087588" w14:textId="55EBF805" w:rsidR="00726612" w:rsidRDefault="00726612" w:rsidP="00726612">
      <w:pPr>
        <w:pStyle w:val="berschrift1"/>
        <w:numPr>
          <w:ilvl w:val="0"/>
          <w:numId w:val="11"/>
        </w:numPr>
        <w:pBdr>
          <w:top w:val="single" w:sz="4" w:space="1" w:color="auto" w:shadow="1"/>
          <w:left w:val="single" w:sz="4" w:space="4" w:color="auto" w:shadow="1"/>
          <w:bottom w:val="single" w:sz="4" w:space="1" w:color="auto" w:shadow="1"/>
          <w:right w:val="single" w:sz="4" w:space="4" w:color="auto" w:shadow="1"/>
        </w:pBdr>
        <w:shd w:val="clear" w:color="auto" w:fill="1F4A7F"/>
        <w:rPr>
          <w:rFonts w:asciiTheme="minorHAnsi" w:hAnsiTheme="minorHAnsi" w:cstheme="minorHAnsi"/>
          <w:color w:val="FFFFFF" w:themeColor="background1"/>
        </w:rPr>
      </w:pPr>
      <w:bookmarkStart w:id="240" w:name="_Toc168919283"/>
      <w:r>
        <w:rPr>
          <w:rFonts w:asciiTheme="minorHAnsi" w:hAnsiTheme="minorHAnsi" w:cstheme="minorHAnsi"/>
          <w:color w:val="FFFFFF" w:themeColor="background1"/>
        </w:rPr>
        <w:t>Umsetzung @</w:t>
      </w:r>
      <w:proofErr w:type="spellStart"/>
      <w:r>
        <w:rPr>
          <w:rFonts w:asciiTheme="minorHAnsi" w:hAnsiTheme="minorHAnsi" w:cstheme="minorHAnsi"/>
          <w:color w:val="FFFFFF" w:themeColor="background1"/>
        </w:rPr>
        <w:t>rtus</w:t>
      </w:r>
      <w:proofErr w:type="spellEnd"/>
      <w:r>
        <w:rPr>
          <w:rFonts w:asciiTheme="minorHAnsi" w:hAnsiTheme="minorHAnsi" w:cstheme="minorHAnsi"/>
          <w:color w:val="FFFFFF" w:themeColor="background1"/>
        </w:rPr>
        <w:t>-Mobile</w:t>
      </w:r>
      <w:bookmarkEnd w:id="240"/>
    </w:p>
    <w:p w14:paraId="4E8EA126" w14:textId="6055CDE2" w:rsidR="00D324D7" w:rsidRPr="00D324D7" w:rsidRDefault="00D324D7" w:rsidP="00E427D4">
      <w:pPr>
        <w:rPr>
          <w:szCs w:val="22"/>
        </w:rPr>
      </w:pPr>
      <w:r w:rsidRPr="00D324D7">
        <w:t>Dieses Fachkonzept hat keine Auswirkung auf @</w:t>
      </w:r>
      <w:proofErr w:type="spellStart"/>
      <w:r w:rsidRPr="00D324D7">
        <w:t>rtus</w:t>
      </w:r>
      <w:proofErr w:type="spellEnd"/>
      <w:r w:rsidRPr="00D324D7">
        <w:t>-</w:t>
      </w:r>
      <w:r>
        <w:t>Mobile</w:t>
      </w:r>
      <w:r w:rsidRPr="00D324D7">
        <w:t>.</w:t>
      </w:r>
    </w:p>
    <w:p w14:paraId="6592DFCD" w14:textId="47DADB6B" w:rsidR="0094347E" w:rsidRDefault="002C262C" w:rsidP="00F223A5">
      <w:pPr>
        <w:pStyle w:val="berschrift1"/>
        <w:numPr>
          <w:ilvl w:val="0"/>
          <w:numId w:val="11"/>
        </w:numPr>
        <w:pBdr>
          <w:top w:val="single" w:sz="4" w:space="1" w:color="auto" w:shadow="1"/>
          <w:left w:val="single" w:sz="4" w:space="4" w:color="auto" w:shadow="1"/>
          <w:bottom w:val="single" w:sz="4" w:space="1" w:color="auto" w:shadow="1"/>
          <w:right w:val="single" w:sz="4" w:space="4" w:color="auto" w:shadow="1"/>
        </w:pBdr>
        <w:shd w:val="clear" w:color="auto" w:fill="1F4A7F"/>
        <w:rPr>
          <w:rFonts w:asciiTheme="minorHAnsi" w:hAnsiTheme="minorHAnsi" w:cstheme="minorHAnsi"/>
          <w:color w:val="FFFFFF" w:themeColor="background1"/>
        </w:rPr>
      </w:pPr>
      <w:bookmarkStart w:id="241" w:name="_Toc168919284"/>
      <w:r>
        <w:rPr>
          <w:rFonts w:asciiTheme="minorHAnsi" w:hAnsiTheme="minorHAnsi" w:cstheme="minorHAnsi"/>
          <w:color w:val="FFFFFF" w:themeColor="background1"/>
        </w:rPr>
        <w:t xml:space="preserve">Umsetzung </w:t>
      </w:r>
      <w:r w:rsidR="004E40FB" w:rsidRPr="00EF4A2E">
        <w:rPr>
          <w:rFonts w:asciiTheme="minorHAnsi" w:hAnsiTheme="minorHAnsi" w:cstheme="minorHAnsi"/>
          <w:color w:val="FFFFFF" w:themeColor="background1"/>
        </w:rPr>
        <w:t>Kataloge</w:t>
      </w:r>
      <w:bookmarkEnd w:id="241"/>
    </w:p>
    <w:p w14:paraId="0F5991FD" w14:textId="2DF87C7F" w:rsidR="00D324D7" w:rsidRPr="00D324D7" w:rsidRDefault="00D324D7" w:rsidP="00E427D4">
      <w:pPr>
        <w:rPr>
          <w:szCs w:val="22"/>
        </w:rPr>
      </w:pPr>
      <w:r w:rsidRPr="00D324D7">
        <w:t xml:space="preserve">Dieses Fachkonzept hat keine Auswirkung auf </w:t>
      </w:r>
      <w:r>
        <w:t>die Kataloge</w:t>
      </w:r>
      <w:r w:rsidRPr="00D324D7">
        <w:t>.</w:t>
      </w:r>
    </w:p>
    <w:p w14:paraId="2F627F29" w14:textId="44E6E7A0" w:rsidR="00EF4A2E" w:rsidRDefault="002C262C" w:rsidP="00EF4A2E">
      <w:pPr>
        <w:pStyle w:val="berschrift1"/>
        <w:numPr>
          <w:ilvl w:val="0"/>
          <w:numId w:val="11"/>
        </w:numPr>
        <w:pBdr>
          <w:top w:val="single" w:sz="4" w:space="1" w:color="auto" w:shadow="1"/>
          <w:left w:val="single" w:sz="4" w:space="4" w:color="auto" w:shadow="1"/>
          <w:bottom w:val="single" w:sz="4" w:space="1" w:color="auto" w:shadow="1"/>
          <w:right w:val="single" w:sz="4" w:space="4" w:color="auto" w:shadow="1"/>
        </w:pBdr>
        <w:shd w:val="clear" w:color="auto" w:fill="1F4A7F"/>
        <w:rPr>
          <w:rFonts w:asciiTheme="minorHAnsi" w:hAnsiTheme="minorHAnsi" w:cstheme="minorHAnsi"/>
          <w:color w:val="FFFFFF" w:themeColor="background1"/>
        </w:rPr>
      </w:pPr>
      <w:bookmarkStart w:id="242" w:name="_Toc168919285"/>
      <w:r>
        <w:rPr>
          <w:rFonts w:asciiTheme="minorHAnsi" w:hAnsiTheme="minorHAnsi" w:cstheme="minorHAnsi"/>
          <w:color w:val="FFFFFF" w:themeColor="background1"/>
        </w:rPr>
        <w:t xml:space="preserve">Umsetzung </w:t>
      </w:r>
      <w:r w:rsidR="00EF4A2E">
        <w:rPr>
          <w:rFonts w:asciiTheme="minorHAnsi" w:hAnsiTheme="minorHAnsi" w:cstheme="minorHAnsi"/>
          <w:color w:val="FFFFFF" w:themeColor="background1"/>
        </w:rPr>
        <w:t>Formulare</w:t>
      </w:r>
      <w:bookmarkEnd w:id="242"/>
    </w:p>
    <w:p w14:paraId="3C6E740F" w14:textId="49C5EF7B" w:rsidR="00D324D7" w:rsidRPr="00D324D7" w:rsidRDefault="00D324D7" w:rsidP="00E427D4">
      <w:pPr>
        <w:rPr>
          <w:szCs w:val="22"/>
        </w:rPr>
      </w:pPr>
      <w:r w:rsidRPr="00D324D7">
        <w:t xml:space="preserve">Dieses Fachkonzept hat keine Auswirkung auf die </w:t>
      </w:r>
      <w:r>
        <w:t>Formulare</w:t>
      </w:r>
      <w:r w:rsidRPr="00D324D7">
        <w:t>.</w:t>
      </w:r>
    </w:p>
    <w:p w14:paraId="54B3E85C" w14:textId="09BAEE87" w:rsidR="004E40FB" w:rsidRDefault="004E40FB" w:rsidP="00F223A5">
      <w:pPr>
        <w:pStyle w:val="berschrift1"/>
        <w:numPr>
          <w:ilvl w:val="0"/>
          <w:numId w:val="11"/>
        </w:numPr>
        <w:pBdr>
          <w:top w:val="single" w:sz="4" w:space="1" w:color="auto" w:shadow="1"/>
          <w:left w:val="single" w:sz="4" w:space="4" w:color="auto" w:shadow="1"/>
          <w:bottom w:val="single" w:sz="4" w:space="1" w:color="auto" w:shadow="1"/>
          <w:right w:val="single" w:sz="4" w:space="4" w:color="auto" w:shadow="1"/>
        </w:pBdr>
        <w:shd w:val="clear" w:color="auto" w:fill="1F4A7F"/>
        <w:rPr>
          <w:rFonts w:asciiTheme="minorHAnsi" w:hAnsiTheme="minorHAnsi" w:cstheme="minorHAnsi"/>
          <w:color w:val="FFFFFF" w:themeColor="background1"/>
        </w:rPr>
      </w:pPr>
      <w:bookmarkStart w:id="243" w:name="_Toc168919286"/>
      <w:r w:rsidRPr="00EF4A2E">
        <w:rPr>
          <w:rFonts w:asciiTheme="minorHAnsi" w:hAnsiTheme="minorHAnsi" w:cstheme="minorHAnsi"/>
          <w:color w:val="FFFFFF" w:themeColor="background1"/>
        </w:rPr>
        <w:t>Hinweise zur Abnahme</w:t>
      </w:r>
      <w:bookmarkEnd w:id="243"/>
    </w:p>
    <w:p w14:paraId="76589CDE" w14:textId="77777777" w:rsidR="00DD6C5D" w:rsidRPr="00DD6C5D" w:rsidRDefault="00DD6C5D" w:rsidP="00DD6C5D">
      <w:pPr>
        <w:rPr>
          <w:rFonts w:asciiTheme="minorHAnsi" w:hAnsiTheme="minorHAnsi" w:cstheme="minorHAnsi"/>
          <w:szCs w:val="22"/>
        </w:rPr>
      </w:pPr>
      <w:r w:rsidRPr="00DD6C5D">
        <w:rPr>
          <w:rFonts w:asciiTheme="minorHAnsi" w:hAnsiTheme="minorHAnsi" w:cstheme="minorHAnsi"/>
          <w:highlight w:val="yellow"/>
        </w:rPr>
        <w:t>Offen</w:t>
      </w:r>
    </w:p>
    <w:p w14:paraId="6D47C7C3" w14:textId="65F0AB91" w:rsidR="001004DF" w:rsidRDefault="001004DF">
      <w:pPr>
        <w:overflowPunct/>
        <w:autoSpaceDE/>
        <w:autoSpaceDN/>
        <w:adjustRightInd/>
        <w:spacing w:before="0" w:after="0"/>
        <w:jc w:val="left"/>
        <w:textAlignment w:val="auto"/>
        <w:rPr>
          <w:rFonts w:asciiTheme="minorHAnsi" w:hAnsiTheme="minorHAnsi" w:cstheme="minorHAnsi"/>
          <w:color w:val="FFFFFF" w:themeColor="background1"/>
        </w:rPr>
      </w:pPr>
      <w:r>
        <w:rPr>
          <w:rFonts w:asciiTheme="minorHAnsi" w:hAnsiTheme="minorHAnsi" w:cstheme="minorHAnsi"/>
          <w:color w:val="FFFFFF" w:themeColor="background1"/>
        </w:rPr>
        <w:br w:type="page"/>
      </w:r>
    </w:p>
    <w:p w14:paraId="5CF2B46A" w14:textId="66001F12" w:rsidR="00A86BF2" w:rsidRDefault="00A86BF2">
      <w:pPr>
        <w:overflowPunct/>
        <w:autoSpaceDE/>
        <w:autoSpaceDN/>
        <w:adjustRightInd/>
        <w:spacing w:before="0" w:after="0"/>
        <w:jc w:val="left"/>
        <w:textAlignment w:val="auto"/>
        <w:rPr>
          <w:rFonts w:asciiTheme="minorHAnsi" w:hAnsiTheme="minorHAnsi" w:cstheme="minorHAnsi"/>
          <w:b/>
          <w:color w:val="FFFFFF" w:themeColor="background1"/>
          <w:sz w:val="28"/>
        </w:rPr>
      </w:pPr>
    </w:p>
    <w:p w14:paraId="12643917" w14:textId="07F45EFE" w:rsidR="00A86BF2" w:rsidRPr="00EF4A2E" w:rsidRDefault="00A86BF2" w:rsidP="00A86BF2">
      <w:pPr>
        <w:pStyle w:val="berschrift1"/>
        <w:numPr>
          <w:ilvl w:val="0"/>
          <w:numId w:val="11"/>
        </w:numPr>
        <w:pBdr>
          <w:top w:val="single" w:sz="4" w:space="1" w:color="auto" w:shadow="1"/>
          <w:left w:val="single" w:sz="4" w:space="4" w:color="auto" w:shadow="1"/>
          <w:bottom w:val="single" w:sz="4" w:space="1" w:color="auto" w:shadow="1"/>
          <w:right w:val="single" w:sz="4" w:space="4" w:color="auto" w:shadow="1"/>
        </w:pBdr>
        <w:shd w:val="clear" w:color="auto" w:fill="1F4A7F"/>
        <w:rPr>
          <w:rFonts w:asciiTheme="minorHAnsi" w:hAnsiTheme="minorHAnsi" w:cstheme="minorHAnsi"/>
          <w:color w:val="FFFFFF" w:themeColor="background1"/>
        </w:rPr>
      </w:pPr>
      <w:bookmarkStart w:id="244" w:name="_Toc168919287"/>
      <w:r>
        <w:rPr>
          <w:rFonts w:asciiTheme="minorHAnsi" w:hAnsiTheme="minorHAnsi" w:cstheme="minorHAnsi"/>
          <w:color w:val="FFFFFF" w:themeColor="background1"/>
        </w:rPr>
        <w:t>Glossar Thema IAM</w:t>
      </w:r>
      <w:bookmarkEnd w:id="244"/>
    </w:p>
    <w:p w14:paraId="2DB4EA34" w14:textId="44ECE0AF" w:rsidR="00A86BF2" w:rsidRPr="00A86BF2" w:rsidRDefault="00A86BF2">
      <w:pPr>
        <w:overflowPunct/>
        <w:autoSpaceDE/>
        <w:autoSpaceDN/>
        <w:adjustRightInd/>
        <w:spacing w:before="0" w:after="0"/>
        <w:jc w:val="left"/>
        <w:textAlignment w:val="auto"/>
        <w:rPr>
          <w:rFonts w:cs="Arial"/>
          <w:b/>
          <w:color w:val="FFFFFF" w:themeColor="background1"/>
          <w:sz w:val="20"/>
        </w:rPr>
      </w:pPr>
    </w:p>
    <w:tbl>
      <w:tblPr>
        <w:tblStyle w:val="Tabellenraster"/>
        <w:tblW w:w="0" w:type="auto"/>
        <w:tblLook w:val="04A0" w:firstRow="1" w:lastRow="0" w:firstColumn="1" w:lastColumn="0" w:noHBand="0" w:noVBand="1"/>
      </w:tblPr>
      <w:tblGrid>
        <w:gridCol w:w="2405"/>
        <w:gridCol w:w="7110"/>
      </w:tblGrid>
      <w:tr w:rsidR="00A86BF2" w:rsidRPr="00A86BF2" w14:paraId="228C1E95" w14:textId="77777777" w:rsidTr="00A86BF2">
        <w:tc>
          <w:tcPr>
            <w:tcW w:w="2405" w:type="dxa"/>
            <w:shd w:val="clear" w:color="auto" w:fill="D9D9D9" w:themeFill="background1" w:themeFillShade="D9"/>
          </w:tcPr>
          <w:p w14:paraId="066B58D9" w14:textId="110A86C7" w:rsidR="00A86BF2" w:rsidRPr="003A4AF6" w:rsidRDefault="00A86BF2">
            <w:pPr>
              <w:overflowPunct/>
              <w:autoSpaceDE/>
              <w:autoSpaceDN/>
              <w:adjustRightInd/>
              <w:spacing w:before="0" w:after="0"/>
              <w:jc w:val="left"/>
              <w:textAlignment w:val="auto"/>
              <w:rPr>
                <w:rFonts w:cs="Arial"/>
                <w:b/>
                <w:sz w:val="20"/>
              </w:rPr>
            </w:pPr>
            <w:r w:rsidRPr="003A4AF6">
              <w:rPr>
                <w:rFonts w:cs="Arial"/>
                <w:b/>
                <w:sz w:val="20"/>
              </w:rPr>
              <w:t>Begriff</w:t>
            </w:r>
          </w:p>
        </w:tc>
        <w:tc>
          <w:tcPr>
            <w:tcW w:w="7110" w:type="dxa"/>
            <w:shd w:val="clear" w:color="auto" w:fill="D9D9D9" w:themeFill="background1" w:themeFillShade="D9"/>
          </w:tcPr>
          <w:p w14:paraId="5F3C2CB6" w14:textId="0C491674" w:rsidR="00A86BF2" w:rsidRPr="003A4AF6" w:rsidRDefault="00A86BF2">
            <w:pPr>
              <w:overflowPunct/>
              <w:autoSpaceDE/>
              <w:autoSpaceDN/>
              <w:adjustRightInd/>
              <w:spacing w:before="0" w:after="0"/>
              <w:jc w:val="left"/>
              <w:textAlignment w:val="auto"/>
              <w:rPr>
                <w:rFonts w:cs="Arial"/>
                <w:b/>
                <w:sz w:val="20"/>
              </w:rPr>
            </w:pPr>
            <w:r w:rsidRPr="003A4AF6">
              <w:rPr>
                <w:rFonts w:cs="Arial"/>
                <w:b/>
                <w:sz w:val="20"/>
              </w:rPr>
              <w:t>Erläuterung</w:t>
            </w:r>
          </w:p>
        </w:tc>
      </w:tr>
      <w:tr w:rsidR="00A86BF2" w:rsidRPr="00A86BF2" w14:paraId="0B16E0A0" w14:textId="77777777" w:rsidTr="00A86BF2">
        <w:tc>
          <w:tcPr>
            <w:tcW w:w="2405" w:type="dxa"/>
          </w:tcPr>
          <w:p w14:paraId="228FA0A3" w14:textId="18E8ECA8" w:rsidR="00A86BF2" w:rsidRPr="003A4AF6" w:rsidRDefault="00A86BF2">
            <w:pPr>
              <w:overflowPunct/>
              <w:autoSpaceDE/>
              <w:autoSpaceDN/>
              <w:adjustRightInd/>
              <w:spacing w:before="0" w:after="0"/>
              <w:jc w:val="left"/>
              <w:textAlignment w:val="auto"/>
              <w:rPr>
                <w:rFonts w:cs="Arial"/>
                <w:sz w:val="18"/>
              </w:rPr>
            </w:pPr>
            <w:r w:rsidRPr="003A4AF6">
              <w:rPr>
                <w:rFonts w:cs="Arial"/>
                <w:sz w:val="18"/>
              </w:rPr>
              <w:t>IAM</w:t>
            </w:r>
          </w:p>
        </w:tc>
        <w:tc>
          <w:tcPr>
            <w:tcW w:w="7110" w:type="dxa"/>
          </w:tcPr>
          <w:p w14:paraId="016D01B8" w14:textId="77777777" w:rsidR="00A86BF2" w:rsidRPr="003A4AF6" w:rsidRDefault="003A4AF6">
            <w:pPr>
              <w:overflowPunct/>
              <w:autoSpaceDE/>
              <w:autoSpaceDN/>
              <w:adjustRightInd/>
              <w:spacing w:before="0" w:after="0"/>
              <w:jc w:val="left"/>
              <w:textAlignment w:val="auto"/>
              <w:rPr>
                <w:rFonts w:cs="Arial"/>
                <w:sz w:val="18"/>
              </w:rPr>
            </w:pPr>
            <w:r w:rsidRPr="003A4AF6">
              <w:rPr>
                <w:rFonts w:cs="Arial"/>
                <w:sz w:val="18"/>
              </w:rPr>
              <w:t>I</w:t>
            </w:r>
            <w:r w:rsidR="00A86BF2" w:rsidRPr="003A4AF6">
              <w:rPr>
                <w:rFonts w:cs="Arial"/>
                <w:sz w:val="18"/>
              </w:rPr>
              <w:t>dentity and Access Management (IAM) ist ein Rahmenwerk aus Richtlinien, Prozessen und Technologien, das sicherstellt, dass die richtigen Personen innerhalb einer Organisation Zugriff auf die richtigen Ressourcen zur richtigen Zeit und aus den richtigen Gründen haben. Es umfasst die Verwaltung von Benutzeridentitäten und deren Authentifizierung sowie die Kontrolle des Zugriffs auf Netzwerke, Systeme und Daten.</w:t>
            </w:r>
          </w:p>
          <w:p w14:paraId="7B1260C2" w14:textId="09828878" w:rsidR="003A4AF6" w:rsidRPr="003A4AF6" w:rsidRDefault="003A4AF6">
            <w:pPr>
              <w:overflowPunct/>
              <w:autoSpaceDE/>
              <w:autoSpaceDN/>
              <w:adjustRightInd/>
              <w:spacing w:before="0" w:after="0"/>
              <w:jc w:val="left"/>
              <w:textAlignment w:val="auto"/>
              <w:rPr>
                <w:rFonts w:cs="Arial"/>
                <w:sz w:val="18"/>
              </w:rPr>
            </w:pPr>
            <w:r w:rsidRPr="003A4AF6">
              <w:rPr>
                <w:rFonts w:cs="Arial"/>
                <w:sz w:val="18"/>
              </w:rPr>
              <w:t xml:space="preserve">Das IAM kann durch diverse Softwareprodukte umgesetzt werden, wie z.B. Microsoft Azure </w:t>
            </w:r>
            <w:proofErr w:type="spellStart"/>
            <w:r w:rsidRPr="003A4AF6">
              <w:rPr>
                <w:rFonts w:cs="Arial"/>
                <w:sz w:val="18"/>
              </w:rPr>
              <w:t>Active</w:t>
            </w:r>
            <w:proofErr w:type="spellEnd"/>
            <w:r w:rsidRPr="003A4AF6">
              <w:rPr>
                <w:rFonts w:cs="Arial"/>
                <w:sz w:val="18"/>
              </w:rPr>
              <w:t xml:space="preserve"> Directory oder </w:t>
            </w:r>
            <w:proofErr w:type="spellStart"/>
            <w:r w:rsidRPr="003A4AF6">
              <w:rPr>
                <w:rFonts w:cs="Arial"/>
                <w:sz w:val="18"/>
              </w:rPr>
              <w:t>Keycloak</w:t>
            </w:r>
            <w:proofErr w:type="spellEnd"/>
            <w:r w:rsidRPr="003A4AF6">
              <w:rPr>
                <w:rFonts w:cs="Arial"/>
                <w:sz w:val="18"/>
              </w:rPr>
              <w:t xml:space="preserve"> als Open Source Lösung. P20 setzt ein Oracle Produkt ein</w:t>
            </w:r>
            <w:r w:rsidR="00091D44">
              <w:rPr>
                <w:rFonts w:cs="Arial"/>
                <w:sz w:val="18"/>
              </w:rPr>
              <w:t>.</w:t>
            </w:r>
          </w:p>
        </w:tc>
      </w:tr>
      <w:tr w:rsidR="00A86BF2" w:rsidRPr="00A86BF2" w14:paraId="01131A61" w14:textId="77777777" w:rsidTr="00A86BF2">
        <w:tc>
          <w:tcPr>
            <w:tcW w:w="2405" w:type="dxa"/>
          </w:tcPr>
          <w:p w14:paraId="6A573BE9" w14:textId="1B0DB1A0" w:rsidR="00A86BF2" w:rsidRPr="003A4AF6" w:rsidRDefault="00A86BF2">
            <w:pPr>
              <w:overflowPunct/>
              <w:autoSpaceDE/>
              <w:autoSpaceDN/>
              <w:adjustRightInd/>
              <w:spacing w:before="0" w:after="0"/>
              <w:jc w:val="left"/>
              <w:textAlignment w:val="auto"/>
              <w:rPr>
                <w:rFonts w:cs="Arial"/>
                <w:sz w:val="18"/>
              </w:rPr>
            </w:pPr>
            <w:r w:rsidRPr="003A4AF6">
              <w:rPr>
                <w:rFonts w:cs="Arial"/>
                <w:sz w:val="18"/>
              </w:rPr>
              <w:t>SCIM</w:t>
            </w:r>
          </w:p>
        </w:tc>
        <w:tc>
          <w:tcPr>
            <w:tcW w:w="7110" w:type="dxa"/>
          </w:tcPr>
          <w:p w14:paraId="6F85A4B9" w14:textId="385E0214" w:rsidR="00A86BF2" w:rsidRPr="003A4AF6" w:rsidRDefault="003A4AF6">
            <w:pPr>
              <w:overflowPunct/>
              <w:autoSpaceDE/>
              <w:autoSpaceDN/>
              <w:adjustRightInd/>
              <w:spacing w:before="0" w:after="0"/>
              <w:jc w:val="left"/>
              <w:textAlignment w:val="auto"/>
              <w:rPr>
                <w:rFonts w:cs="Arial"/>
                <w:sz w:val="18"/>
              </w:rPr>
            </w:pPr>
            <w:r w:rsidRPr="003A4AF6">
              <w:rPr>
                <w:rFonts w:cs="Arial"/>
                <w:sz w:val="18"/>
              </w:rPr>
              <w:t xml:space="preserve">SCIMv2 (System </w:t>
            </w:r>
            <w:proofErr w:type="spellStart"/>
            <w:r w:rsidRPr="003A4AF6">
              <w:rPr>
                <w:rFonts w:cs="Arial"/>
                <w:sz w:val="18"/>
              </w:rPr>
              <w:t>for</w:t>
            </w:r>
            <w:proofErr w:type="spellEnd"/>
            <w:r w:rsidRPr="003A4AF6">
              <w:rPr>
                <w:rFonts w:cs="Arial"/>
                <w:sz w:val="18"/>
              </w:rPr>
              <w:t xml:space="preserve"> Cross-</w:t>
            </w:r>
            <w:r w:rsidR="00EE762B">
              <w:rPr>
                <w:rFonts w:cs="Arial"/>
                <w:sz w:val="18"/>
              </w:rPr>
              <w:t>D</w:t>
            </w:r>
            <w:r w:rsidRPr="003A4AF6">
              <w:rPr>
                <w:rFonts w:cs="Arial"/>
                <w:sz w:val="18"/>
              </w:rPr>
              <w:t>omain Identity Management Version 2) ist ein offener Standard, der die Verwaltung von Benutzeridentitäten in Cloud-basierten Anwendungen und Diensten vereinfacht. SCIMv2 definiert ein einheitliches API-Protokoll sowie ein Schema zur Automatisierung des Austauschs von Identitätsinformationen zwischen unterschiedlichen Domains und Systemen.</w:t>
            </w:r>
          </w:p>
          <w:p w14:paraId="2FA2513B" w14:textId="6FBA16D8" w:rsidR="003A4AF6" w:rsidRPr="003A4AF6" w:rsidRDefault="003A4AF6">
            <w:pPr>
              <w:overflowPunct/>
              <w:autoSpaceDE/>
              <w:autoSpaceDN/>
              <w:adjustRightInd/>
              <w:spacing w:before="0" w:after="0"/>
              <w:jc w:val="left"/>
              <w:textAlignment w:val="auto"/>
              <w:rPr>
                <w:rFonts w:cs="Arial"/>
                <w:sz w:val="18"/>
              </w:rPr>
            </w:pPr>
            <w:r w:rsidRPr="003A4AF6">
              <w:rPr>
                <w:rFonts w:cs="Arial"/>
                <w:sz w:val="18"/>
              </w:rPr>
              <w:t>SCIMv2 ist von der PG IAM als Schnittstellenprotokoll zwischen Teilnehmer-BV, F-IAM und den P20-Fachverfahren ausgewählt worden. Das Protokoll wird an den Bedürfnissen von F-IAM angepasst und deshalb</w:t>
            </w:r>
            <w:r w:rsidR="00774220">
              <w:rPr>
                <w:rFonts w:cs="Arial"/>
                <w:sz w:val="18"/>
              </w:rPr>
              <w:t xml:space="preserve"> separat</w:t>
            </w:r>
            <w:r w:rsidRPr="003A4AF6">
              <w:rPr>
                <w:rFonts w:cs="Arial"/>
                <w:sz w:val="18"/>
              </w:rPr>
              <w:t xml:space="preserve"> mit einer eigenen Spezifikation versehen.</w:t>
            </w:r>
          </w:p>
        </w:tc>
      </w:tr>
      <w:tr w:rsidR="00A86BF2" w:rsidRPr="00A86BF2" w14:paraId="7968B7E5" w14:textId="77777777" w:rsidTr="00A86BF2">
        <w:tc>
          <w:tcPr>
            <w:tcW w:w="2405" w:type="dxa"/>
          </w:tcPr>
          <w:p w14:paraId="5DA3B778" w14:textId="68667DD0" w:rsidR="00A86BF2" w:rsidRPr="003A4AF6" w:rsidRDefault="00A86BF2">
            <w:pPr>
              <w:overflowPunct/>
              <w:autoSpaceDE/>
              <w:autoSpaceDN/>
              <w:adjustRightInd/>
              <w:spacing w:before="0" w:after="0"/>
              <w:jc w:val="left"/>
              <w:textAlignment w:val="auto"/>
              <w:rPr>
                <w:rFonts w:cs="Arial"/>
                <w:sz w:val="18"/>
              </w:rPr>
            </w:pPr>
            <w:r w:rsidRPr="003A4AF6">
              <w:rPr>
                <w:rFonts w:cs="Arial"/>
                <w:sz w:val="18"/>
              </w:rPr>
              <w:t>F-IAM</w:t>
            </w:r>
          </w:p>
        </w:tc>
        <w:tc>
          <w:tcPr>
            <w:tcW w:w="7110" w:type="dxa"/>
          </w:tcPr>
          <w:p w14:paraId="6CC269FB" w14:textId="510B3F99" w:rsidR="003A4AF6" w:rsidRPr="003A4AF6" w:rsidRDefault="003A4AF6">
            <w:pPr>
              <w:overflowPunct/>
              <w:autoSpaceDE/>
              <w:autoSpaceDN/>
              <w:adjustRightInd/>
              <w:spacing w:before="0" w:after="0"/>
              <w:jc w:val="left"/>
              <w:textAlignment w:val="auto"/>
              <w:rPr>
                <w:rFonts w:cs="Arial"/>
                <w:sz w:val="18"/>
              </w:rPr>
            </w:pPr>
            <w:r>
              <w:rPr>
                <w:rFonts w:cs="Arial"/>
                <w:sz w:val="18"/>
              </w:rPr>
              <w:t xml:space="preserve">Als </w:t>
            </w:r>
            <w:proofErr w:type="spellStart"/>
            <w:r>
              <w:rPr>
                <w:rFonts w:cs="Arial"/>
                <w:sz w:val="18"/>
              </w:rPr>
              <w:t>Förderatives</w:t>
            </w:r>
            <w:proofErr w:type="spellEnd"/>
            <w:r>
              <w:rPr>
                <w:rFonts w:cs="Arial"/>
                <w:sz w:val="18"/>
              </w:rPr>
              <w:t>-IAM wird das zentrale IAM von P20 bezeichnet, welches alle Benutzer und Rechte für P20 Anwendungen vorhält und auch die Authentifizierung der Nutzer durchführen kann.</w:t>
            </w:r>
          </w:p>
        </w:tc>
      </w:tr>
      <w:tr w:rsidR="00A86BF2" w:rsidRPr="00A86BF2" w14:paraId="66632F53" w14:textId="77777777" w:rsidTr="00A86BF2">
        <w:tc>
          <w:tcPr>
            <w:tcW w:w="2405" w:type="dxa"/>
          </w:tcPr>
          <w:p w14:paraId="093CCCE9" w14:textId="6A5C82C9" w:rsidR="00A86BF2" w:rsidRPr="003A4AF6" w:rsidRDefault="00A86BF2">
            <w:pPr>
              <w:overflowPunct/>
              <w:autoSpaceDE/>
              <w:autoSpaceDN/>
              <w:adjustRightInd/>
              <w:spacing w:before="0" w:after="0"/>
              <w:jc w:val="left"/>
              <w:textAlignment w:val="auto"/>
              <w:rPr>
                <w:rFonts w:cs="Arial"/>
                <w:sz w:val="18"/>
              </w:rPr>
            </w:pPr>
            <w:r w:rsidRPr="003A4AF6">
              <w:rPr>
                <w:rFonts w:cs="Arial"/>
                <w:sz w:val="18"/>
              </w:rPr>
              <w:t>BV</w:t>
            </w:r>
          </w:p>
        </w:tc>
        <w:tc>
          <w:tcPr>
            <w:tcW w:w="7110" w:type="dxa"/>
          </w:tcPr>
          <w:p w14:paraId="7C8DC8F4" w14:textId="3793B669" w:rsidR="003A4AF6" w:rsidRPr="003A4AF6" w:rsidRDefault="003A4AF6" w:rsidP="008F79AB">
            <w:pPr>
              <w:overflowPunct/>
              <w:autoSpaceDE/>
              <w:autoSpaceDN/>
              <w:adjustRightInd/>
              <w:spacing w:before="0" w:after="0"/>
              <w:jc w:val="left"/>
              <w:textAlignment w:val="auto"/>
              <w:rPr>
                <w:rFonts w:cs="Arial"/>
                <w:sz w:val="18"/>
              </w:rPr>
            </w:pPr>
            <w:r>
              <w:rPr>
                <w:rFonts w:cs="Arial"/>
                <w:sz w:val="18"/>
              </w:rPr>
              <w:t xml:space="preserve">Als Benutzerverwaltung (auch teilweise als Teilnehmer-IAM bezeichnet), ist die jeweilige Software vom </w:t>
            </w:r>
            <w:r w:rsidR="00774220">
              <w:rPr>
                <w:rFonts w:cs="Arial"/>
                <w:sz w:val="18"/>
              </w:rPr>
              <w:t>Teilnehmer</w:t>
            </w:r>
            <w:r>
              <w:rPr>
                <w:rFonts w:cs="Arial"/>
                <w:sz w:val="18"/>
              </w:rPr>
              <w:t xml:space="preserve">, in dem die Benutzer, Dienststellenzuordnung und Rechte der Anwender </w:t>
            </w:r>
            <w:r w:rsidR="008F79AB">
              <w:rPr>
                <w:rFonts w:cs="Arial"/>
                <w:sz w:val="18"/>
              </w:rPr>
              <w:t xml:space="preserve">zentral </w:t>
            </w:r>
            <w:r>
              <w:rPr>
                <w:rFonts w:cs="Arial"/>
                <w:sz w:val="18"/>
              </w:rPr>
              <w:t xml:space="preserve">vom Teilnehmer </w:t>
            </w:r>
            <w:r w:rsidR="008F79AB">
              <w:rPr>
                <w:rFonts w:cs="Arial"/>
                <w:sz w:val="18"/>
              </w:rPr>
              <w:t>gepflegt werden. Diese Daten werden mittels SCIMv2 an das F-IAM übermittelt, welches wiederum die Provisionierung der Fachanwendungen vornimmt.</w:t>
            </w:r>
          </w:p>
        </w:tc>
      </w:tr>
      <w:tr w:rsidR="00A86BF2" w:rsidRPr="00A86BF2" w14:paraId="150B03DC" w14:textId="77777777" w:rsidTr="00A86BF2">
        <w:tc>
          <w:tcPr>
            <w:tcW w:w="2405" w:type="dxa"/>
          </w:tcPr>
          <w:p w14:paraId="31B24E12" w14:textId="26461576" w:rsidR="00A86BF2" w:rsidRPr="003A4AF6" w:rsidRDefault="00A86BF2">
            <w:pPr>
              <w:overflowPunct/>
              <w:autoSpaceDE/>
              <w:autoSpaceDN/>
              <w:adjustRightInd/>
              <w:spacing w:before="0" w:after="0"/>
              <w:jc w:val="left"/>
              <w:textAlignment w:val="auto"/>
              <w:rPr>
                <w:rFonts w:cs="Arial"/>
                <w:sz w:val="18"/>
              </w:rPr>
            </w:pPr>
            <w:r w:rsidRPr="003A4AF6">
              <w:rPr>
                <w:rFonts w:cs="Arial"/>
                <w:sz w:val="18"/>
              </w:rPr>
              <w:t>JMX-Service</w:t>
            </w:r>
          </w:p>
        </w:tc>
        <w:tc>
          <w:tcPr>
            <w:tcW w:w="7110" w:type="dxa"/>
          </w:tcPr>
          <w:p w14:paraId="00C2AB54" w14:textId="1D138FB7" w:rsidR="00A86BF2" w:rsidRDefault="003A4AF6">
            <w:pPr>
              <w:overflowPunct/>
              <w:autoSpaceDE/>
              <w:autoSpaceDN/>
              <w:adjustRightInd/>
              <w:spacing w:before="0" w:after="0"/>
              <w:jc w:val="left"/>
              <w:textAlignment w:val="auto"/>
              <w:rPr>
                <w:sz w:val="18"/>
              </w:rPr>
            </w:pPr>
            <w:r w:rsidRPr="003A4AF6">
              <w:rPr>
                <w:sz w:val="18"/>
              </w:rPr>
              <w:t xml:space="preserve">Java JMX (Java Management </w:t>
            </w:r>
            <w:proofErr w:type="spellStart"/>
            <w:r w:rsidRPr="003A4AF6">
              <w:rPr>
                <w:sz w:val="18"/>
              </w:rPr>
              <w:t>Extensions</w:t>
            </w:r>
            <w:proofErr w:type="spellEnd"/>
            <w:r w:rsidRPr="003A4AF6">
              <w:rPr>
                <w:sz w:val="18"/>
              </w:rPr>
              <w:t xml:space="preserve">) ist ein Framework zur Verwaltung und Überwachung von Java-Anwendungen. Der JMX-Service ermöglicht die Interaktion mit </w:t>
            </w:r>
            <w:proofErr w:type="spellStart"/>
            <w:r w:rsidRPr="003A4AF6">
              <w:rPr>
                <w:sz w:val="18"/>
              </w:rPr>
              <w:t>MBeans</w:t>
            </w:r>
            <w:proofErr w:type="spellEnd"/>
            <w:r w:rsidRPr="003A4AF6">
              <w:rPr>
                <w:sz w:val="18"/>
              </w:rPr>
              <w:t xml:space="preserve"> (</w:t>
            </w:r>
            <w:proofErr w:type="spellStart"/>
            <w:r w:rsidRPr="003A4AF6">
              <w:rPr>
                <w:sz w:val="18"/>
              </w:rPr>
              <w:t>Managed</w:t>
            </w:r>
            <w:proofErr w:type="spellEnd"/>
            <w:r w:rsidRPr="003A4AF6">
              <w:rPr>
                <w:sz w:val="18"/>
              </w:rPr>
              <w:t xml:space="preserve"> </w:t>
            </w:r>
            <w:proofErr w:type="spellStart"/>
            <w:r w:rsidRPr="003A4AF6">
              <w:rPr>
                <w:sz w:val="18"/>
              </w:rPr>
              <w:t>Beans</w:t>
            </w:r>
            <w:proofErr w:type="spellEnd"/>
            <w:r w:rsidRPr="003A4AF6">
              <w:rPr>
                <w:sz w:val="18"/>
              </w:rPr>
              <w:t>), die zur Überwachung und Steuerung von Ressourcen wie Anwendungen, Geräten und Diensten</w:t>
            </w:r>
            <w:r w:rsidR="00774220">
              <w:rPr>
                <w:sz w:val="18"/>
              </w:rPr>
              <w:t>,</w:t>
            </w:r>
            <w:r w:rsidRPr="003A4AF6">
              <w:rPr>
                <w:sz w:val="18"/>
              </w:rPr>
              <w:t xml:space="preserve"> verwendet werden.</w:t>
            </w:r>
          </w:p>
          <w:p w14:paraId="2069C72E" w14:textId="52395A28" w:rsidR="008F79AB" w:rsidRPr="003A4AF6" w:rsidRDefault="008F79AB">
            <w:pPr>
              <w:overflowPunct/>
              <w:autoSpaceDE/>
              <w:autoSpaceDN/>
              <w:adjustRightInd/>
              <w:spacing w:before="0" w:after="0"/>
              <w:jc w:val="left"/>
              <w:textAlignment w:val="auto"/>
              <w:rPr>
                <w:rFonts w:cs="Arial"/>
                <w:sz w:val="18"/>
              </w:rPr>
            </w:pPr>
            <w:r>
              <w:rPr>
                <w:rFonts w:cs="Arial"/>
                <w:sz w:val="18"/>
              </w:rPr>
              <w:t>Beim Artus-Server (</w:t>
            </w:r>
            <w:proofErr w:type="spellStart"/>
            <w:r>
              <w:rPr>
                <w:rFonts w:cs="Arial"/>
                <w:sz w:val="18"/>
              </w:rPr>
              <w:t>Wildfly</w:t>
            </w:r>
            <w:proofErr w:type="spellEnd"/>
            <w:r>
              <w:rPr>
                <w:rFonts w:cs="Arial"/>
                <w:sz w:val="18"/>
              </w:rPr>
              <w:t>) ermöglich eine JMX-Web-Konsole (</w:t>
            </w:r>
            <w:proofErr w:type="spellStart"/>
            <w:r>
              <w:rPr>
                <w:rFonts w:cs="Arial"/>
                <w:sz w:val="18"/>
              </w:rPr>
              <w:t>Hawtio</w:t>
            </w:r>
            <w:proofErr w:type="spellEnd"/>
            <w:r>
              <w:rPr>
                <w:rFonts w:cs="Arial"/>
                <w:sz w:val="18"/>
              </w:rPr>
              <w:t xml:space="preserve">) den Zugriff auf diese </w:t>
            </w:r>
            <w:r w:rsidRPr="003A4AF6">
              <w:rPr>
                <w:rFonts w:cs="Arial"/>
                <w:sz w:val="18"/>
              </w:rPr>
              <w:t>JMX-Service</w:t>
            </w:r>
            <w:r>
              <w:rPr>
                <w:rFonts w:cs="Arial"/>
                <w:sz w:val="18"/>
              </w:rPr>
              <w:t xml:space="preserve"> und ermöglich somit eine Dienststeuerung und Konfiguration durch das fachliche bzw. technische Verfahrensmanagement.</w:t>
            </w:r>
          </w:p>
        </w:tc>
      </w:tr>
      <w:tr w:rsidR="00A86BF2" w:rsidRPr="00A86BF2" w14:paraId="40117BA7" w14:textId="77777777" w:rsidTr="00A86BF2">
        <w:tc>
          <w:tcPr>
            <w:tcW w:w="2405" w:type="dxa"/>
          </w:tcPr>
          <w:p w14:paraId="5F69C3F1" w14:textId="783A651F" w:rsidR="00A86BF2" w:rsidRPr="003A4AF6" w:rsidRDefault="00A86BF2">
            <w:pPr>
              <w:overflowPunct/>
              <w:autoSpaceDE/>
              <w:autoSpaceDN/>
              <w:adjustRightInd/>
              <w:spacing w:before="0" w:after="0"/>
              <w:jc w:val="left"/>
              <w:textAlignment w:val="auto"/>
              <w:rPr>
                <w:rFonts w:cs="Arial"/>
                <w:sz w:val="18"/>
              </w:rPr>
            </w:pPr>
            <w:r w:rsidRPr="003A4AF6">
              <w:rPr>
                <w:rFonts w:cs="Arial"/>
                <w:sz w:val="18"/>
              </w:rPr>
              <w:t>REST</w:t>
            </w:r>
          </w:p>
        </w:tc>
        <w:tc>
          <w:tcPr>
            <w:tcW w:w="7110" w:type="dxa"/>
          </w:tcPr>
          <w:p w14:paraId="778EE5C4" w14:textId="2F1CE6BD" w:rsidR="00A86BF2" w:rsidRPr="003A4AF6" w:rsidRDefault="003A4AF6">
            <w:pPr>
              <w:overflowPunct/>
              <w:autoSpaceDE/>
              <w:autoSpaceDN/>
              <w:adjustRightInd/>
              <w:spacing w:before="0" w:after="0"/>
              <w:jc w:val="left"/>
              <w:textAlignment w:val="auto"/>
              <w:rPr>
                <w:rFonts w:cs="Arial"/>
                <w:sz w:val="18"/>
              </w:rPr>
            </w:pPr>
            <w:r w:rsidRPr="003A4AF6">
              <w:rPr>
                <w:sz w:val="18"/>
              </w:rPr>
              <w:t>Ein REST Service ist eine webbasierte Schnittstelle, die auf dem REST-Architekturstil basiert. REST (</w:t>
            </w:r>
            <w:proofErr w:type="spellStart"/>
            <w:r w:rsidRPr="003A4AF6">
              <w:rPr>
                <w:sz w:val="18"/>
              </w:rPr>
              <w:t>Representational</w:t>
            </w:r>
            <w:proofErr w:type="spellEnd"/>
            <w:r w:rsidRPr="003A4AF6">
              <w:rPr>
                <w:sz w:val="18"/>
              </w:rPr>
              <w:t xml:space="preserve"> State Transfer) nutzt HTTP-Methoden wie GET, POST, PUT und DELETE, um Ressourcen über URLs zu adressieren und zu manipulieren.</w:t>
            </w:r>
          </w:p>
        </w:tc>
      </w:tr>
      <w:tr w:rsidR="00A86BF2" w:rsidRPr="00A86BF2" w14:paraId="358322B9" w14:textId="77777777" w:rsidTr="00A86BF2">
        <w:tc>
          <w:tcPr>
            <w:tcW w:w="2405" w:type="dxa"/>
          </w:tcPr>
          <w:p w14:paraId="00085967" w14:textId="618CA2D7" w:rsidR="00A86BF2" w:rsidRPr="003A4AF6" w:rsidRDefault="00A86BF2">
            <w:pPr>
              <w:overflowPunct/>
              <w:autoSpaceDE/>
              <w:autoSpaceDN/>
              <w:adjustRightInd/>
              <w:spacing w:before="0" w:after="0"/>
              <w:jc w:val="left"/>
              <w:textAlignment w:val="auto"/>
              <w:rPr>
                <w:rFonts w:cs="Arial"/>
                <w:sz w:val="18"/>
              </w:rPr>
            </w:pPr>
            <w:r w:rsidRPr="003A4AF6">
              <w:rPr>
                <w:rFonts w:cs="Arial"/>
                <w:sz w:val="18"/>
              </w:rPr>
              <w:t>REST-Operation</w:t>
            </w:r>
          </w:p>
        </w:tc>
        <w:tc>
          <w:tcPr>
            <w:tcW w:w="7110" w:type="dxa"/>
          </w:tcPr>
          <w:p w14:paraId="5B5A628A" w14:textId="21F955A4" w:rsidR="00A86BF2" w:rsidRPr="003A4AF6" w:rsidRDefault="003A4AF6">
            <w:pPr>
              <w:overflowPunct/>
              <w:autoSpaceDE/>
              <w:autoSpaceDN/>
              <w:adjustRightInd/>
              <w:spacing w:before="0" w:after="0"/>
              <w:jc w:val="left"/>
              <w:textAlignment w:val="auto"/>
              <w:rPr>
                <w:rFonts w:cs="Arial"/>
                <w:sz w:val="18"/>
              </w:rPr>
            </w:pPr>
            <w:r w:rsidRPr="003A4AF6">
              <w:rPr>
                <w:sz w:val="18"/>
              </w:rPr>
              <w:t xml:space="preserve">Operationen sind HTTP-Methoden wie GET, POST, PUT und DELETE, die an einem REST-Endpunkt aufgerufen werden können und dort mit der Semantik der HTTP-Methoden verarbeitet werden sollen. </w:t>
            </w:r>
          </w:p>
        </w:tc>
      </w:tr>
      <w:tr w:rsidR="00A86BF2" w:rsidRPr="00A86BF2" w14:paraId="12BD770C" w14:textId="77777777" w:rsidTr="00A86BF2">
        <w:tc>
          <w:tcPr>
            <w:tcW w:w="2405" w:type="dxa"/>
          </w:tcPr>
          <w:p w14:paraId="078CD799" w14:textId="7395F54F" w:rsidR="00A86BF2" w:rsidRPr="003A4AF6" w:rsidRDefault="00A86BF2">
            <w:pPr>
              <w:overflowPunct/>
              <w:autoSpaceDE/>
              <w:autoSpaceDN/>
              <w:adjustRightInd/>
              <w:spacing w:before="0" w:after="0"/>
              <w:jc w:val="left"/>
              <w:textAlignment w:val="auto"/>
              <w:rPr>
                <w:rFonts w:cs="Arial"/>
                <w:sz w:val="18"/>
              </w:rPr>
            </w:pPr>
            <w:r w:rsidRPr="003A4AF6">
              <w:rPr>
                <w:rFonts w:cs="Arial"/>
                <w:sz w:val="18"/>
              </w:rPr>
              <w:t>REST-Endpunkt</w:t>
            </w:r>
          </w:p>
        </w:tc>
        <w:tc>
          <w:tcPr>
            <w:tcW w:w="7110" w:type="dxa"/>
          </w:tcPr>
          <w:p w14:paraId="4137BF94" w14:textId="38C9AE37" w:rsidR="00A86BF2" w:rsidRPr="003A4AF6" w:rsidRDefault="003A4AF6" w:rsidP="003A4AF6">
            <w:pPr>
              <w:overflowPunct/>
              <w:autoSpaceDE/>
              <w:autoSpaceDN/>
              <w:adjustRightInd/>
              <w:spacing w:before="0" w:after="0"/>
              <w:jc w:val="left"/>
              <w:textAlignment w:val="auto"/>
              <w:rPr>
                <w:rFonts w:cs="Arial"/>
                <w:sz w:val="18"/>
              </w:rPr>
            </w:pPr>
            <w:r w:rsidRPr="003A4AF6">
              <w:rPr>
                <w:rFonts w:cs="Arial"/>
                <w:sz w:val="18"/>
              </w:rPr>
              <w:t xml:space="preserve">Ein REST-Endpunkt ist eine spezifische URL (Uniform </w:t>
            </w:r>
            <w:proofErr w:type="spellStart"/>
            <w:r w:rsidRPr="003A4AF6">
              <w:rPr>
                <w:rFonts w:cs="Arial"/>
                <w:sz w:val="18"/>
              </w:rPr>
              <w:t>Resource</w:t>
            </w:r>
            <w:proofErr w:type="spellEnd"/>
            <w:r w:rsidRPr="003A4AF6">
              <w:rPr>
                <w:rFonts w:cs="Arial"/>
                <w:sz w:val="18"/>
              </w:rPr>
              <w:t xml:space="preserve"> Locator) innerhalb eines </w:t>
            </w:r>
            <w:proofErr w:type="spellStart"/>
            <w:r w:rsidRPr="003A4AF6">
              <w:rPr>
                <w:rFonts w:cs="Arial"/>
                <w:sz w:val="18"/>
              </w:rPr>
              <w:t>RESTful</w:t>
            </w:r>
            <w:proofErr w:type="spellEnd"/>
            <w:r w:rsidRPr="003A4AF6">
              <w:rPr>
                <w:rFonts w:cs="Arial"/>
                <w:sz w:val="18"/>
              </w:rPr>
              <w:t xml:space="preserve"> Web Service, über die bestimmte Ressourcen oder Funktionen zugänglich sind. Jeder Endpunkt repräsentiert eine Adresse, an die HTTP-Anfragen (wie GET, POST, PUT, DELETE) gesendet werden können, um mit der Ressource zu interagieren.</w:t>
            </w:r>
          </w:p>
        </w:tc>
      </w:tr>
    </w:tbl>
    <w:p w14:paraId="4E746C12" w14:textId="6362C7DA" w:rsidR="00A86BF2" w:rsidRDefault="00A86BF2">
      <w:pPr>
        <w:overflowPunct/>
        <w:autoSpaceDE/>
        <w:autoSpaceDN/>
        <w:adjustRightInd/>
        <w:spacing w:before="0" w:after="0"/>
        <w:jc w:val="left"/>
        <w:textAlignment w:val="auto"/>
        <w:rPr>
          <w:rFonts w:asciiTheme="minorHAnsi" w:hAnsiTheme="minorHAnsi" w:cstheme="minorHAnsi"/>
          <w:b/>
          <w:color w:val="FFFFFF" w:themeColor="background1"/>
          <w:sz w:val="28"/>
        </w:rPr>
      </w:pPr>
    </w:p>
    <w:p w14:paraId="5F99E3D0" w14:textId="77777777" w:rsidR="00A86BF2" w:rsidRDefault="00A86BF2">
      <w:pPr>
        <w:overflowPunct/>
        <w:autoSpaceDE/>
        <w:autoSpaceDN/>
        <w:adjustRightInd/>
        <w:spacing w:before="0" w:after="0"/>
        <w:jc w:val="left"/>
        <w:textAlignment w:val="auto"/>
        <w:rPr>
          <w:rFonts w:asciiTheme="minorHAnsi" w:hAnsiTheme="minorHAnsi" w:cstheme="minorHAnsi"/>
          <w:b/>
          <w:color w:val="FFFFFF" w:themeColor="background1"/>
          <w:sz w:val="28"/>
        </w:rPr>
      </w:pPr>
    </w:p>
    <w:p w14:paraId="02692075" w14:textId="4CB23FD6" w:rsidR="009D15AA" w:rsidRPr="00EF4A2E" w:rsidRDefault="009D15AA" w:rsidP="009D15AA">
      <w:pPr>
        <w:pStyle w:val="berschrift1"/>
        <w:numPr>
          <w:ilvl w:val="0"/>
          <w:numId w:val="11"/>
        </w:numPr>
        <w:pBdr>
          <w:top w:val="single" w:sz="4" w:space="1" w:color="auto" w:shadow="1"/>
          <w:left w:val="single" w:sz="4" w:space="4" w:color="auto" w:shadow="1"/>
          <w:bottom w:val="single" w:sz="4" w:space="1" w:color="auto" w:shadow="1"/>
          <w:right w:val="single" w:sz="4" w:space="4" w:color="auto" w:shadow="1"/>
        </w:pBdr>
        <w:shd w:val="clear" w:color="auto" w:fill="1F4A7F"/>
        <w:rPr>
          <w:rFonts w:asciiTheme="minorHAnsi" w:hAnsiTheme="minorHAnsi" w:cstheme="minorHAnsi"/>
          <w:color w:val="FFFFFF" w:themeColor="background1"/>
        </w:rPr>
      </w:pPr>
      <w:bookmarkStart w:id="245" w:name="_Toc168919288"/>
      <w:r>
        <w:rPr>
          <w:rFonts w:asciiTheme="minorHAnsi" w:hAnsiTheme="minorHAnsi" w:cstheme="minorHAnsi"/>
          <w:color w:val="FFFFFF" w:themeColor="background1"/>
        </w:rPr>
        <w:t>Anlagen</w:t>
      </w:r>
      <w:bookmarkEnd w:id="245"/>
    </w:p>
    <w:p w14:paraId="69CE9A84" w14:textId="360AA1BB" w:rsidR="004C33BE" w:rsidRPr="009D15AA" w:rsidRDefault="004C33BE" w:rsidP="004E40FB">
      <w:pPr>
        <w:rPr>
          <w:rFonts w:asciiTheme="minorHAnsi" w:hAnsiTheme="minorHAnsi" w:cstheme="minorHAnsi"/>
          <w:color w:val="A6A6A6" w:themeColor="background1" w:themeShade="A6"/>
          <w:sz w:val="18"/>
          <w:szCs w:val="18"/>
        </w:rPr>
      </w:pPr>
    </w:p>
    <w:tbl>
      <w:tblPr>
        <w:tblStyle w:val="EinfacheTabelle2"/>
        <w:tblW w:w="9781" w:type="dxa"/>
        <w:tblLook w:val="04A0" w:firstRow="1" w:lastRow="0" w:firstColumn="1" w:lastColumn="0" w:noHBand="0" w:noVBand="1"/>
      </w:tblPr>
      <w:tblGrid>
        <w:gridCol w:w="1074"/>
        <w:gridCol w:w="2619"/>
        <w:gridCol w:w="3678"/>
        <w:gridCol w:w="2410"/>
      </w:tblGrid>
      <w:tr w:rsidR="00DE6A62" w14:paraId="76F948CE" w14:textId="77777777" w:rsidTr="00DE6A6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4" w:type="dxa"/>
          </w:tcPr>
          <w:p w14:paraId="4865E680" w14:textId="1F413A08" w:rsidR="00DE6A62" w:rsidRDefault="00DE6A62" w:rsidP="004E40FB">
            <w:r>
              <w:lastRenderedPageBreak/>
              <w:t>Kürzel</w:t>
            </w:r>
          </w:p>
        </w:tc>
        <w:tc>
          <w:tcPr>
            <w:tcW w:w="2619" w:type="dxa"/>
          </w:tcPr>
          <w:p w14:paraId="084885B5" w14:textId="3D9C6494" w:rsidR="00DE6A62" w:rsidRDefault="00DE6A62" w:rsidP="004E40FB">
            <w:pPr>
              <w:cnfStyle w:val="100000000000" w:firstRow="1" w:lastRow="0" w:firstColumn="0" w:lastColumn="0" w:oddVBand="0" w:evenVBand="0" w:oddHBand="0" w:evenHBand="0" w:firstRowFirstColumn="0" w:firstRowLastColumn="0" w:lastRowFirstColumn="0" w:lastRowLastColumn="0"/>
            </w:pPr>
            <w:r>
              <w:t>Titel</w:t>
            </w:r>
          </w:p>
        </w:tc>
        <w:tc>
          <w:tcPr>
            <w:tcW w:w="3678" w:type="dxa"/>
          </w:tcPr>
          <w:p w14:paraId="613E35FC" w14:textId="6660DDF4" w:rsidR="00DE6A62" w:rsidRDefault="00DE6A62" w:rsidP="004E40FB">
            <w:pPr>
              <w:cnfStyle w:val="100000000000" w:firstRow="1" w:lastRow="0" w:firstColumn="0" w:lastColumn="0" w:oddVBand="0" w:evenVBand="0" w:oddHBand="0" w:evenHBand="0" w:firstRowFirstColumn="0" w:firstRowLastColumn="0" w:lastRowFirstColumn="0" w:lastRowLastColumn="0"/>
            </w:pPr>
            <w:r>
              <w:t>Quelle</w:t>
            </w:r>
          </w:p>
        </w:tc>
        <w:tc>
          <w:tcPr>
            <w:tcW w:w="2410" w:type="dxa"/>
          </w:tcPr>
          <w:p w14:paraId="2AA9FE75" w14:textId="03694B95" w:rsidR="00DE6A62" w:rsidRDefault="00DE6A62" w:rsidP="004E40FB">
            <w:pPr>
              <w:cnfStyle w:val="100000000000" w:firstRow="1" w:lastRow="0" w:firstColumn="0" w:lastColumn="0" w:oddVBand="0" w:evenVBand="0" w:oddHBand="0" w:evenHBand="0" w:firstRowFirstColumn="0" w:firstRowLastColumn="0" w:lastRowFirstColumn="0" w:lastRowLastColumn="0"/>
            </w:pPr>
            <w:r>
              <w:t xml:space="preserve">Version </w:t>
            </w:r>
            <w:r>
              <w:br/>
              <w:t>Datum</w:t>
            </w:r>
          </w:p>
        </w:tc>
      </w:tr>
      <w:tr w:rsidR="00DE6A62" w14:paraId="1A74C81F" w14:textId="77777777" w:rsidTr="00DE6A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4" w:type="dxa"/>
          </w:tcPr>
          <w:p w14:paraId="20E942BA" w14:textId="57E2B45E" w:rsidR="00DE6A62" w:rsidRDefault="00DE6A62" w:rsidP="001004DF">
            <w:pPr>
              <w:jc w:val="left"/>
            </w:pPr>
            <w:r>
              <w:t>A1</w:t>
            </w:r>
          </w:p>
        </w:tc>
        <w:tc>
          <w:tcPr>
            <w:tcW w:w="2619" w:type="dxa"/>
          </w:tcPr>
          <w:p w14:paraId="0607E47B" w14:textId="77777777" w:rsidR="00DE6A62" w:rsidRDefault="00DE6A62" w:rsidP="001004DF">
            <w:pPr>
              <w:jc w:val="left"/>
              <w:cnfStyle w:val="000000100000" w:firstRow="0" w:lastRow="0" w:firstColumn="0" w:lastColumn="0" w:oddVBand="0" w:evenVBand="0" w:oddHBand="1" w:evenHBand="0" w:firstRowFirstColumn="0" w:firstRowLastColumn="0" w:lastRowFirstColumn="0" w:lastRowLastColumn="0"/>
            </w:pPr>
            <w:r>
              <w:t>Anbindung von Anwendungen an das F-IAM</w:t>
            </w:r>
          </w:p>
          <w:p w14:paraId="2FB1998F" w14:textId="77777777" w:rsidR="00DE6A62" w:rsidRDefault="00DE6A62" w:rsidP="001004DF">
            <w:pPr>
              <w:jc w:val="left"/>
              <w:cnfStyle w:val="000000100000" w:firstRow="0" w:lastRow="0" w:firstColumn="0" w:lastColumn="0" w:oddVBand="0" w:evenVBand="0" w:oddHBand="1" w:evenHBand="0" w:firstRowFirstColumn="0" w:firstRowLastColumn="0" w:lastRowFirstColumn="0" w:lastRowLastColumn="0"/>
            </w:pPr>
          </w:p>
        </w:tc>
        <w:tc>
          <w:tcPr>
            <w:tcW w:w="3678" w:type="dxa"/>
          </w:tcPr>
          <w:p w14:paraId="4B5CE16F" w14:textId="5C171230" w:rsidR="00DE6A62" w:rsidRDefault="001776B6" w:rsidP="001004DF">
            <w:pPr>
              <w:jc w:val="left"/>
              <w:cnfStyle w:val="000000100000" w:firstRow="0" w:lastRow="0" w:firstColumn="0" w:lastColumn="0" w:oddVBand="0" w:evenVBand="0" w:oddHBand="1" w:evenHBand="0" w:firstRowFirstColumn="0" w:firstRowLastColumn="0" w:lastRowFirstColumn="0" w:lastRowLastColumn="0"/>
            </w:pPr>
            <w:hyperlink r:id="rId30" w:history="1">
              <w:r w:rsidR="00DE6A62" w:rsidRPr="00113FCB">
                <w:rPr>
                  <w:rStyle w:val="Hyperlink"/>
                </w:rPr>
                <w:t xml:space="preserve">P20 F-IAM </w:t>
              </w:r>
              <w:proofErr w:type="spellStart"/>
              <w:r w:rsidR="00DE6A62" w:rsidRPr="00113FCB">
                <w:rPr>
                  <w:rStyle w:val="Hyperlink"/>
                </w:rPr>
                <w:t>Confluence</w:t>
              </w:r>
              <w:proofErr w:type="spellEnd"/>
            </w:hyperlink>
          </w:p>
        </w:tc>
        <w:tc>
          <w:tcPr>
            <w:tcW w:w="2410" w:type="dxa"/>
          </w:tcPr>
          <w:p w14:paraId="45413B09" w14:textId="3185A2EE" w:rsidR="00DE6A62" w:rsidRDefault="00DE6A62" w:rsidP="001004DF">
            <w:pPr>
              <w:jc w:val="left"/>
              <w:cnfStyle w:val="000000100000" w:firstRow="0" w:lastRow="0" w:firstColumn="0" w:lastColumn="0" w:oddVBand="0" w:evenVBand="0" w:oddHBand="1" w:evenHBand="0" w:firstRowFirstColumn="0" w:firstRowLastColumn="0" w:lastRowFirstColumn="0" w:lastRowLastColumn="0"/>
            </w:pPr>
            <w:r>
              <w:t>V1.5 15.08.23</w:t>
            </w:r>
          </w:p>
        </w:tc>
      </w:tr>
      <w:tr w:rsidR="00DE6A62" w14:paraId="39BB53D2" w14:textId="77777777" w:rsidTr="00DE6A62">
        <w:tc>
          <w:tcPr>
            <w:cnfStyle w:val="001000000000" w:firstRow="0" w:lastRow="0" w:firstColumn="1" w:lastColumn="0" w:oddVBand="0" w:evenVBand="0" w:oddHBand="0" w:evenHBand="0" w:firstRowFirstColumn="0" w:firstRowLastColumn="0" w:lastRowFirstColumn="0" w:lastRowLastColumn="0"/>
            <w:tcW w:w="1074" w:type="dxa"/>
          </w:tcPr>
          <w:p w14:paraId="6F42BE22" w14:textId="0D079259" w:rsidR="00DE6A62" w:rsidRDefault="00DE6A62" w:rsidP="001004DF">
            <w:pPr>
              <w:jc w:val="left"/>
            </w:pPr>
            <w:r>
              <w:t>A1.1</w:t>
            </w:r>
          </w:p>
        </w:tc>
        <w:tc>
          <w:tcPr>
            <w:tcW w:w="2619" w:type="dxa"/>
          </w:tcPr>
          <w:p w14:paraId="6E850A2C" w14:textId="71F95EC5" w:rsidR="00DE6A62" w:rsidRDefault="00DE6A62" w:rsidP="001004DF">
            <w:pPr>
              <w:jc w:val="left"/>
              <w:cnfStyle w:val="000000000000" w:firstRow="0" w:lastRow="0" w:firstColumn="0" w:lastColumn="0" w:oddVBand="0" w:evenVBand="0" w:oddHBand="0" w:evenHBand="0" w:firstRowFirstColumn="0" w:firstRowLastColumn="0" w:lastRowFirstColumn="0" w:lastRowLastColumn="0"/>
            </w:pPr>
            <w:r>
              <w:t xml:space="preserve">P20 </w:t>
            </w:r>
            <w:r w:rsidRPr="00E63FDB">
              <w:t>AW-SCIMv2</w:t>
            </w:r>
            <w:r>
              <w:t xml:space="preserve"> Spezifikation</w:t>
            </w:r>
          </w:p>
        </w:tc>
        <w:tc>
          <w:tcPr>
            <w:tcW w:w="3678" w:type="dxa"/>
          </w:tcPr>
          <w:p w14:paraId="00E42283" w14:textId="76CF59BD" w:rsidR="00DE6A62" w:rsidRDefault="001776B6" w:rsidP="001004DF">
            <w:pPr>
              <w:jc w:val="left"/>
              <w:cnfStyle w:val="000000000000" w:firstRow="0" w:lastRow="0" w:firstColumn="0" w:lastColumn="0" w:oddVBand="0" w:evenVBand="0" w:oddHBand="0" w:evenHBand="0" w:firstRowFirstColumn="0" w:firstRowLastColumn="0" w:lastRowFirstColumn="0" w:lastRowLastColumn="0"/>
            </w:pPr>
            <w:hyperlink r:id="rId31" w:history="1">
              <w:r w:rsidR="00DE6A62">
                <w:rPr>
                  <w:color w:val="0000FF"/>
                  <w:u w:val="single"/>
                </w:rPr>
                <w:t>AW-SCIMv2 IAM P20</w:t>
              </w:r>
            </w:hyperlink>
          </w:p>
        </w:tc>
        <w:tc>
          <w:tcPr>
            <w:tcW w:w="2410" w:type="dxa"/>
          </w:tcPr>
          <w:p w14:paraId="4B0CBE0D" w14:textId="7793BC35" w:rsidR="00DE6A62" w:rsidRDefault="00DE6A62" w:rsidP="001004DF">
            <w:pPr>
              <w:jc w:val="left"/>
              <w:cnfStyle w:val="000000000000" w:firstRow="0" w:lastRow="0" w:firstColumn="0" w:lastColumn="0" w:oddVBand="0" w:evenVBand="0" w:oddHBand="0" w:evenHBand="0" w:firstRowFirstColumn="0" w:firstRowLastColumn="0" w:lastRowFirstColumn="0" w:lastRowLastColumn="0"/>
            </w:pPr>
            <w:proofErr w:type="spellStart"/>
            <w:r>
              <w:rPr>
                <w:lang w:val="en-US"/>
              </w:rPr>
              <w:t>Letzter</w:t>
            </w:r>
            <w:proofErr w:type="spellEnd"/>
            <w:r>
              <w:rPr>
                <w:lang w:val="en-US"/>
              </w:rPr>
              <w:t xml:space="preserve"> </w:t>
            </w:r>
            <w:proofErr w:type="spellStart"/>
            <w:r>
              <w:rPr>
                <w:lang w:val="en-US"/>
              </w:rPr>
              <w:t>Zugriff</w:t>
            </w:r>
            <w:proofErr w:type="spellEnd"/>
            <w:r>
              <w:rPr>
                <w:lang w:val="en-US"/>
              </w:rPr>
              <w:t xml:space="preserve"> 10.06.2024</w:t>
            </w:r>
          </w:p>
        </w:tc>
      </w:tr>
      <w:tr w:rsidR="00DE6A62" w:rsidRPr="001004DF" w14:paraId="6E0DC3D1" w14:textId="77777777" w:rsidTr="00DE6A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4" w:type="dxa"/>
          </w:tcPr>
          <w:p w14:paraId="58505BF1" w14:textId="1769B0D9" w:rsidR="00DE6A62" w:rsidRDefault="00DE6A62" w:rsidP="001004DF">
            <w:pPr>
              <w:jc w:val="left"/>
            </w:pPr>
            <w:r>
              <w:t xml:space="preserve">A2 </w:t>
            </w:r>
          </w:p>
        </w:tc>
        <w:tc>
          <w:tcPr>
            <w:tcW w:w="2619" w:type="dxa"/>
          </w:tcPr>
          <w:p w14:paraId="1DE422B7" w14:textId="507DA968" w:rsidR="00DE6A62" w:rsidRDefault="00DE6A62" w:rsidP="001004DF">
            <w:pPr>
              <w:jc w:val="left"/>
              <w:cnfStyle w:val="000000100000" w:firstRow="0" w:lastRow="0" w:firstColumn="0" w:lastColumn="0" w:oddVBand="0" w:evenVBand="0" w:oddHBand="1" w:evenHBand="0" w:firstRowFirstColumn="0" w:firstRowLastColumn="0" w:lastRowFirstColumn="0" w:lastRowLastColumn="0"/>
            </w:pPr>
            <w:r>
              <w:t>SCIMv2 Spezifikation</w:t>
            </w:r>
          </w:p>
        </w:tc>
        <w:tc>
          <w:tcPr>
            <w:tcW w:w="3678" w:type="dxa"/>
          </w:tcPr>
          <w:p w14:paraId="54148B1D" w14:textId="7C21AB01" w:rsidR="00DE6A62" w:rsidRPr="001004DF" w:rsidRDefault="001776B6" w:rsidP="001004DF">
            <w:pPr>
              <w:jc w:val="left"/>
              <w:cnfStyle w:val="000000100000" w:firstRow="0" w:lastRow="0" w:firstColumn="0" w:lastColumn="0" w:oddVBand="0" w:evenVBand="0" w:oddHBand="1" w:evenHBand="0" w:firstRowFirstColumn="0" w:firstRowLastColumn="0" w:lastRowFirstColumn="0" w:lastRowLastColumn="0"/>
              <w:rPr>
                <w:lang w:val="en-US"/>
              </w:rPr>
            </w:pPr>
            <w:hyperlink r:id="rId32" w:history="1">
              <w:r w:rsidR="00DE6A62" w:rsidRPr="001004DF">
                <w:rPr>
                  <w:rStyle w:val="Hyperlink"/>
                  <w:lang w:val="en-US"/>
                </w:rPr>
                <w:t>SCIM: System for Cross-domain Identity Management</w:t>
              </w:r>
            </w:hyperlink>
          </w:p>
        </w:tc>
        <w:tc>
          <w:tcPr>
            <w:tcW w:w="2410" w:type="dxa"/>
          </w:tcPr>
          <w:p w14:paraId="3329C010" w14:textId="24B4D5E0" w:rsidR="00DE6A62" w:rsidRPr="001004DF" w:rsidRDefault="00DE6A62" w:rsidP="001004DF">
            <w:pPr>
              <w:jc w:val="left"/>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Letzter</w:t>
            </w:r>
            <w:proofErr w:type="spellEnd"/>
            <w:r>
              <w:rPr>
                <w:lang w:val="en-US"/>
              </w:rPr>
              <w:t xml:space="preserve"> </w:t>
            </w:r>
            <w:proofErr w:type="spellStart"/>
            <w:r>
              <w:rPr>
                <w:lang w:val="en-US"/>
              </w:rPr>
              <w:t>Zugriff</w:t>
            </w:r>
            <w:proofErr w:type="spellEnd"/>
            <w:r>
              <w:rPr>
                <w:lang w:val="en-US"/>
              </w:rPr>
              <w:t xml:space="preserve"> 10.06.2024</w:t>
            </w:r>
          </w:p>
        </w:tc>
      </w:tr>
      <w:tr w:rsidR="00DE6A62" w:rsidRPr="001004DF" w14:paraId="774A1CCB" w14:textId="77777777" w:rsidTr="00DE6A62">
        <w:tc>
          <w:tcPr>
            <w:cnfStyle w:val="001000000000" w:firstRow="0" w:lastRow="0" w:firstColumn="1" w:lastColumn="0" w:oddVBand="0" w:evenVBand="0" w:oddHBand="0" w:evenHBand="0" w:firstRowFirstColumn="0" w:firstRowLastColumn="0" w:lastRowFirstColumn="0" w:lastRowLastColumn="0"/>
            <w:tcW w:w="1074" w:type="dxa"/>
          </w:tcPr>
          <w:p w14:paraId="210D298F" w14:textId="2F649AA6" w:rsidR="00DE6A62" w:rsidRDefault="00DE6A62" w:rsidP="001004DF">
            <w:pPr>
              <w:jc w:val="left"/>
            </w:pPr>
            <w:r>
              <w:t>A3</w:t>
            </w:r>
          </w:p>
        </w:tc>
        <w:tc>
          <w:tcPr>
            <w:tcW w:w="2619" w:type="dxa"/>
          </w:tcPr>
          <w:p w14:paraId="11001CC2" w14:textId="261B8F25" w:rsidR="00DE6A62" w:rsidRDefault="00DE6A62" w:rsidP="001004DF">
            <w:pPr>
              <w:jc w:val="left"/>
              <w:cnfStyle w:val="000000000000" w:firstRow="0" w:lastRow="0" w:firstColumn="0" w:lastColumn="0" w:oddVBand="0" w:evenVBand="0" w:oddHBand="0" w:evenHBand="0" w:firstRowFirstColumn="0" w:firstRowLastColumn="0" w:lastRowFirstColumn="0" w:lastRowLastColumn="0"/>
            </w:pPr>
            <w:r>
              <w:t>Rollen- und Rechtekonzept @</w:t>
            </w:r>
            <w:proofErr w:type="spellStart"/>
            <w:r>
              <w:t>rtus</w:t>
            </w:r>
            <w:proofErr w:type="spellEnd"/>
          </w:p>
        </w:tc>
        <w:tc>
          <w:tcPr>
            <w:tcW w:w="3678" w:type="dxa"/>
          </w:tcPr>
          <w:p w14:paraId="4C5BEEBB" w14:textId="040ACBD8" w:rsidR="00DE6A62" w:rsidRDefault="00DE6A62" w:rsidP="007F680E">
            <w:pPr>
              <w:jc w:val="left"/>
              <w:cnfStyle w:val="000000000000" w:firstRow="0" w:lastRow="0" w:firstColumn="0" w:lastColumn="0" w:oddVBand="0" w:evenVBand="0" w:oddHBand="0" w:evenHBand="0" w:firstRowFirstColumn="0" w:firstRowLastColumn="0" w:lastRowFirstColumn="0" w:lastRowLastColumn="0"/>
            </w:pPr>
            <w:r w:rsidRPr="007F680E">
              <w:t>200421 Entwurf - FK Rechte und Rollen BPOL.docx</w:t>
            </w:r>
            <w:r>
              <w:t xml:space="preserve"> (</w:t>
            </w:r>
            <w:hyperlink r:id="rId33" w:history="1">
              <w:r w:rsidRPr="001D3FBD">
                <w:rPr>
                  <w:rStyle w:val="Hyperlink"/>
                </w:rPr>
                <w:t>Link</w:t>
              </w:r>
            </w:hyperlink>
            <w:r>
              <w:t>)</w:t>
            </w:r>
          </w:p>
        </w:tc>
        <w:tc>
          <w:tcPr>
            <w:tcW w:w="2410" w:type="dxa"/>
          </w:tcPr>
          <w:p w14:paraId="0D518A1D" w14:textId="77777777" w:rsidR="00DE6A62" w:rsidRDefault="00DE6A62" w:rsidP="001004DF">
            <w:pPr>
              <w:jc w:val="left"/>
              <w:cnfStyle w:val="000000000000" w:firstRow="0" w:lastRow="0" w:firstColumn="0" w:lastColumn="0" w:oddVBand="0" w:evenVBand="0" w:oddHBand="0" w:evenHBand="0" w:firstRowFirstColumn="0" w:firstRowLastColumn="0" w:lastRowFirstColumn="0" w:lastRowLastColumn="0"/>
            </w:pPr>
            <w:r>
              <w:t>V1.4</w:t>
            </w:r>
          </w:p>
          <w:p w14:paraId="7DE254DF" w14:textId="301E167D" w:rsidR="00DE6A62" w:rsidRPr="007F680E" w:rsidRDefault="00DE6A62" w:rsidP="001004DF">
            <w:pPr>
              <w:jc w:val="left"/>
              <w:cnfStyle w:val="000000000000" w:firstRow="0" w:lastRow="0" w:firstColumn="0" w:lastColumn="0" w:oddVBand="0" w:evenVBand="0" w:oddHBand="0" w:evenHBand="0" w:firstRowFirstColumn="0" w:firstRowLastColumn="0" w:lastRowFirstColumn="0" w:lastRowLastColumn="0"/>
            </w:pPr>
            <w:r>
              <w:t>2020</w:t>
            </w:r>
          </w:p>
        </w:tc>
      </w:tr>
      <w:tr w:rsidR="00DE6A62" w:rsidRPr="001004DF" w14:paraId="48989625" w14:textId="77777777" w:rsidTr="00DE6A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4" w:type="dxa"/>
          </w:tcPr>
          <w:p w14:paraId="12D8D23A" w14:textId="3A4D89FA" w:rsidR="00DE6A62" w:rsidRDefault="00DE6A62" w:rsidP="001004DF">
            <w:pPr>
              <w:jc w:val="left"/>
            </w:pPr>
            <w:r>
              <w:t>A4</w:t>
            </w:r>
          </w:p>
        </w:tc>
        <w:tc>
          <w:tcPr>
            <w:tcW w:w="2619" w:type="dxa"/>
          </w:tcPr>
          <w:p w14:paraId="2305C8C6" w14:textId="14933B3D" w:rsidR="00DE6A62" w:rsidRDefault="00DE6A62" w:rsidP="001004DF">
            <w:pPr>
              <w:jc w:val="left"/>
              <w:cnfStyle w:val="000000100000" w:firstRow="0" w:lastRow="0" w:firstColumn="0" w:lastColumn="0" w:oddVBand="0" w:evenVBand="0" w:oddHBand="1" w:evenHBand="0" w:firstRowFirstColumn="0" w:firstRowLastColumn="0" w:lastRowFirstColumn="0" w:lastRowLastColumn="0"/>
            </w:pPr>
            <w:r>
              <w:t>Datenberechtigungskonzept @</w:t>
            </w:r>
            <w:proofErr w:type="spellStart"/>
            <w:r>
              <w:t>rtus</w:t>
            </w:r>
            <w:proofErr w:type="spellEnd"/>
          </w:p>
        </w:tc>
        <w:tc>
          <w:tcPr>
            <w:tcW w:w="3678" w:type="dxa"/>
          </w:tcPr>
          <w:p w14:paraId="5E2BFADE" w14:textId="3F7E2CD3" w:rsidR="00DE6A62" w:rsidRDefault="00DE6A62" w:rsidP="001004DF">
            <w:pPr>
              <w:jc w:val="left"/>
              <w:cnfStyle w:val="000000100000" w:firstRow="0" w:lastRow="0" w:firstColumn="0" w:lastColumn="0" w:oddVBand="0" w:evenVBand="0" w:oddHBand="1" w:evenHBand="0" w:firstRowFirstColumn="0" w:firstRowLastColumn="0" w:lastRowFirstColumn="0" w:lastRowLastColumn="0"/>
            </w:pPr>
            <w:r w:rsidRPr="007F680E">
              <w:t>FK_Koop_artus_Berechtigungen.doc</w:t>
            </w:r>
            <w:r>
              <w:t xml:space="preserve"> (</w:t>
            </w:r>
            <w:hyperlink r:id="rId34" w:history="1">
              <w:r w:rsidRPr="001D3FBD">
                <w:rPr>
                  <w:rStyle w:val="Hyperlink"/>
                </w:rPr>
                <w:t>Link</w:t>
              </w:r>
            </w:hyperlink>
            <w:r>
              <w:t>)</w:t>
            </w:r>
          </w:p>
          <w:p w14:paraId="2B95BE7E" w14:textId="16A58615" w:rsidR="00DE6A62" w:rsidRDefault="00DE6A62" w:rsidP="001004DF">
            <w:pPr>
              <w:jc w:val="left"/>
              <w:cnfStyle w:val="000000100000" w:firstRow="0" w:lastRow="0" w:firstColumn="0" w:lastColumn="0" w:oddVBand="0" w:evenVBand="0" w:oddHBand="1" w:evenHBand="0" w:firstRowFirstColumn="0" w:firstRowLastColumn="0" w:lastRowFirstColumn="0" w:lastRowLastColumn="0"/>
            </w:pPr>
            <w:r w:rsidRPr="007F680E">
              <w:t>FK_Koop_artus_Anpassung_Berechtigungskonzept.doc</w:t>
            </w:r>
            <w:r>
              <w:t xml:space="preserve"> (</w:t>
            </w:r>
            <w:hyperlink r:id="rId35" w:history="1">
              <w:r w:rsidRPr="001D3FBD">
                <w:rPr>
                  <w:rStyle w:val="Hyperlink"/>
                </w:rPr>
                <w:t>Link</w:t>
              </w:r>
            </w:hyperlink>
            <w:r>
              <w:t>)</w:t>
            </w:r>
          </w:p>
          <w:p w14:paraId="2FF41545" w14:textId="5A200D85" w:rsidR="00DE6A62" w:rsidRDefault="00DE6A62" w:rsidP="001004DF">
            <w:pPr>
              <w:jc w:val="left"/>
              <w:cnfStyle w:val="000000100000" w:firstRow="0" w:lastRow="0" w:firstColumn="0" w:lastColumn="0" w:oddVBand="0" w:evenVBand="0" w:oddHBand="1" w:evenHBand="0" w:firstRowFirstColumn="0" w:firstRowLastColumn="0" w:lastRowFirstColumn="0" w:lastRowLastColumn="0"/>
            </w:pPr>
            <w:r w:rsidRPr="007F680E">
              <w:t>FK_artus_Vorgänge_verbergen.docx</w:t>
            </w:r>
            <w:r>
              <w:t xml:space="preserve"> (</w:t>
            </w:r>
            <w:hyperlink r:id="rId36" w:history="1">
              <w:r w:rsidRPr="001D3FBD">
                <w:rPr>
                  <w:rStyle w:val="Hyperlink"/>
                </w:rPr>
                <w:t>Link</w:t>
              </w:r>
            </w:hyperlink>
            <w:r>
              <w:t>)</w:t>
            </w:r>
          </w:p>
        </w:tc>
        <w:tc>
          <w:tcPr>
            <w:tcW w:w="2410" w:type="dxa"/>
          </w:tcPr>
          <w:p w14:paraId="4AB00913" w14:textId="5441CA5B" w:rsidR="00DE6A62" w:rsidRDefault="00DE6A62" w:rsidP="00DE6A62">
            <w:pPr>
              <w:jc w:val="left"/>
              <w:cnfStyle w:val="000000100000" w:firstRow="0" w:lastRow="0" w:firstColumn="0" w:lastColumn="0" w:oddVBand="0" w:evenVBand="0" w:oddHBand="1" w:evenHBand="0" w:firstRowFirstColumn="0" w:firstRowLastColumn="0" w:lastRowFirstColumn="0" w:lastRowLastColumn="0"/>
            </w:pPr>
            <w:r>
              <w:t>V3.07</w:t>
            </w:r>
          </w:p>
          <w:p w14:paraId="3A2CA360" w14:textId="006BFB8E" w:rsidR="00DE6A62" w:rsidRDefault="00DE6A62" w:rsidP="001004DF">
            <w:pPr>
              <w:jc w:val="left"/>
              <w:cnfStyle w:val="000000100000" w:firstRow="0" w:lastRow="0" w:firstColumn="0" w:lastColumn="0" w:oddVBand="0" w:evenVBand="0" w:oddHBand="1" w:evenHBand="0" w:firstRowFirstColumn="0" w:firstRowLastColumn="0" w:lastRowFirstColumn="0" w:lastRowLastColumn="0"/>
            </w:pPr>
            <w:r>
              <w:t>2009</w:t>
            </w:r>
          </w:p>
          <w:p w14:paraId="3A4A2854" w14:textId="3AD9D306" w:rsidR="00DE6A62" w:rsidRDefault="00DE6A62" w:rsidP="001004DF">
            <w:pPr>
              <w:jc w:val="left"/>
              <w:cnfStyle w:val="000000100000" w:firstRow="0" w:lastRow="0" w:firstColumn="0" w:lastColumn="0" w:oddVBand="0" w:evenVBand="0" w:oddHBand="1" w:evenHBand="0" w:firstRowFirstColumn="0" w:firstRowLastColumn="0" w:lastRowFirstColumn="0" w:lastRowLastColumn="0"/>
            </w:pPr>
            <w:r>
              <w:t>V1.1</w:t>
            </w:r>
          </w:p>
          <w:p w14:paraId="6CE3F647" w14:textId="77777777" w:rsidR="00DE6A62" w:rsidRDefault="00DE6A62" w:rsidP="00DE6A62">
            <w:pPr>
              <w:jc w:val="left"/>
              <w:cnfStyle w:val="000000100000" w:firstRow="0" w:lastRow="0" w:firstColumn="0" w:lastColumn="0" w:oddVBand="0" w:evenVBand="0" w:oddHBand="1" w:evenHBand="0" w:firstRowFirstColumn="0" w:firstRowLastColumn="0" w:lastRowFirstColumn="0" w:lastRowLastColumn="0"/>
            </w:pPr>
            <w:r>
              <w:t>2009</w:t>
            </w:r>
          </w:p>
          <w:p w14:paraId="1CF65CB8" w14:textId="77777777" w:rsidR="00DE6A62" w:rsidRDefault="00DE6A62" w:rsidP="001004DF">
            <w:pPr>
              <w:jc w:val="left"/>
              <w:cnfStyle w:val="000000100000" w:firstRow="0" w:lastRow="0" w:firstColumn="0" w:lastColumn="0" w:oddVBand="0" w:evenVBand="0" w:oddHBand="1" w:evenHBand="0" w:firstRowFirstColumn="0" w:firstRowLastColumn="0" w:lastRowFirstColumn="0" w:lastRowLastColumn="0"/>
            </w:pPr>
            <w:r>
              <w:t>V1.0</w:t>
            </w:r>
          </w:p>
          <w:p w14:paraId="41E0BA87" w14:textId="40065CF5" w:rsidR="00DE6A62" w:rsidRPr="007F680E" w:rsidRDefault="00DE6A62" w:rsidP="001004DF">
            <w:pPr>
              <w:jc w:val="left"/>
              <w:cnfStyle w:val="000000100000" w:firstRow="0" w:lastRow="0" w:firstColumn="0" w:lastColumn="0" w:oddVBand="0" w:evenVBand="0" w:oddHBand="1" w:evenHBand="0" w:firstRowFirstColumn="0" w:firstRowLastColumn="0" w:lastRowFirstColumn="0" w:lastRowLastColumn="0"/>
            </w:pPr>
            <w:r>
              <w:t>2018</w:t>
            </w:r>
          </w:p>
        </w:tc>
      </w:tr>
      <w:tr w:rsidR="00DE6A62" w:rsidRPr="004657FF" w14:paraId="7548DDED" w14:textId="77777777" w:rsidTr="00DE6A62">
        <w:tc>
          <w:tcPr>
            <w:cnfStyle w:val="001000000000" w:firstRow="0" w:lastRow="0" w:firstColumn="1" w:lastColumn="0" w:oddVBand="0" w:evenVBand="0" w:oddHBand="0" w:evenHBand="0" w:firstRowFirstColumn="0" w:firstRowLastColumn="0" w:lastRowFirstColumn="0" w:lastRowLastColumn="0"/>
            <w:tcW w:w="1074" w:type="dxa"/>
          </w:tcPr>
          <w:p w14:paraId="726A1C04" w14:textId="577929B3" w:rsidR="00DE6A62" w:rsidRDefault="00DE6A62" w:rsidP="001004DF">
            <w:pPr>
              <w:jc w:val="left"/>
            </w:pPr>
            <w:r>
              <w:t>A5</w:t>
            </w:r>
          </w:p>
        </w:tc>
        <w:tc>
          <w:tcPr>
            <w:tcW w:w="2619" w:type="dxa"/>
          </w:tcPr>
          <w:p w14:paraId="6BC1C1D5" w14:textId="39DBB351" w:rsidR="00DE6A62" w:rsidRDefault="00DE6A62" w:rsidP="001004DF">
            <w:pPr>
              <w:jc w:val="left"/>
              <w:cnfStyle w:val="000000000000" w:firstRow="0" w:lastRow="0" w:firstColumn="0" w:lastColumn="0" w:oddVBand="0" w:evenVBand="0" w:oddHBand="0" w:evenHBand="0" w:firstRowFirstColumn="0" w:firstRowLastColumn="0" w:lastRowFirstColumn="0" w:lastRowLastColumn="0"/>
            </w:pPr>
            <w:r w:rsidRPr="004657FF">
              <w:t>20231206_IAM_Zeitplanung_und_Arbeitspakete.pptx</w:t>
            </w:r>
          </w:p>
        </w:tc>
        <w:tc>
          <w:tcPr>
            <w:tcW w:w="3678" w:type="dxa"/>
          </w:tcPr>
          <w:p w14:paraId="0335F64E" w14:textId="26E6EC9B" w:rsidR="00DE6A62" w:rsidRPr="004657FF" w:rsidRDefault="00DE6A62" w:rsidP="001004DF">
            <w:pPr>
              <w:jc w:val="left"/>
              <w:cnfStyle w:val="000000000000" w:firstRow="0" w:lastRow="0" w:firstColumn="0" w:lastColumn="0" w:oddVBand="0" w:evenVBand="0" w:oddHBand="0" w:evenHBand="0" w:firstRowFirstColumn="0" w:firstRowLastColumn="0" w:lastRowFirstColumn="0" w:lastRowLastColumn="0"/>
              <w:rPr>
                <w:lang w:val="en-US"/>
              </w:rPr>
            </w:pPr>
            <w:r w:rsidRPr="004657FF">
              <w:rPr>
                <w:lang w:val="en-US"/>
              </w:rPr>
              <w:t>Workshop 06.12.23 KTT/BKA/PG I</w:t>
            </w:r>
            <w:r>
              <w:rPr>
                <w:lang w:val="en-US"/>
              </w:rPr>
              <w:t>AM/RP/SL/</w:t>
            </w:r>
            <w:proofErr w:type="spellStart"/>
            <w:r>
              <w:rPr>
                <w:lang w:val="en-US"/>
              </w:rPr>
              <w:t>dataport</w:t>
            </w:r>
            <w:proofErr w:type="spellEnd"/>
          </w:p>
        </w:tc>
        <w:tc>
          <w:tcPr>
            <w:tcW w:w="2410" w:type="dxa"/>
          </w:tcPr>
          <w:p w14:paraId="4836AD6E" w14:textId="18CAD6A8" w:rsidR="00DE6A62" w:rsidRPr="004657FF" w:rsidRDefault="00DE6A62" w:rsidP="001004DF">
            <w:pPr>
              <w:jc w:val="left"/>
              <w:cnfStyle w:val="000000000000" w:firstRow="0" w:lastRow="0" w:firstColumn="0" w:lastColumn="0" w:oddVBand="0" w:evenVBand="0" w:oddHBand="0" w:evenHBand="0" w:firstRowFirstColumn="0" w:firstRowLastColumn="0" w:lastRowFirstColumn="0" w:lastRowLastColumn="0"/>
              <w:rPr>
                <w:lang w:val="en-US"/>
              </w:rPr>
            </w:pPr>
            <w:r>
              <w:rPr>
                <w:lang w:val="en-US"/>
              </w:rPr>
              <w:t>06.12.2023</w:t>
            </w:r>
          </w:p>
        </w:tc>
      </w:tr>
      <w:tr w:rsidR="00DE6A62" w:rsidRPr="004657FF" w14:paraId="2DD02C86" w14:textId="77777777" w:rsidTr="00DE6A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4" w:type="dxa"/>
          </w:tcPr>
          <w:p w14:paraId="1D58F5EA" w14:textId="49C15AC8" w:rsidR="00DE6A62" w:rsidRDefault="00DE6A62" w:rsidP="001004DF">
            <w:pPr>
              <w:jc w:val="left"/>
            </w:pPr>
            <w:r>
              <w:t>A6</w:t>
            </w:r>
          </w:p>
        </w:tc>
        <w:tc>
          <w:tcPr>
            <w:tcW w:w="2619" w:type="dxa"/>
          </w:tcPr>
          <w:p w14:paraId="78DEC7E1" w14:textId="68F1649B" w:rsidR="00DE6A62" w:rsidRPr="004657FF" w:rsidRDefault="00DE6A62" w:rsidP="001004DF">
            <w:pPr>
              <w:jc w:val="left"/>
              <w:cnfStyle w:val="000000100000" w:firstRow="0" w:lastRow="0" w:firstColumn="0" w:lastColumn="0" w:oddVBand="0" w:evenVBand="0" w:oddHBand="1" w:evenHBand="0" w:firstRowFirstColumn="0" w:firstRowLastColumn="0" w:lastRowFirstColumn="0" w:lastRowLastColumn="0"/>
            </w:pPr>
            <w:proofErr w:type="spellStart"/>
            <w:r>
              <w:t>Loggingrichtlinie</w:t>
            </w:r>
            <w:proofErr w:type="spellEnd"/>
            <w:r>
              <w:t xml:space="preserve"> Artus</w:t>
            </w:r>
          </w:p>
        </w:tc>
        <w:tc>
          <w:tcPr>
            <w:tcW w:w="3678" w:type="dxa"/>
          </w:tcPr>
          <w:p w14:paraId="15A6F395" w14:textId="34A7A303" w:rsidR="00DE6A62" w:rsidRPr="00014590" w:rsidRDefault="00DE6A62" w:rsidP="001004DF">
            <w:pPr>
              <w:jc w:val="left"/>
              <w:cnfStyle w:val="000000100000" w:firstRow="0" w:lastRow="0" w:firstColumn="0" w:lastColumn="0" w:oddVBand="0" w:evenVBand="0" w:oddHBand="1" w:evenHBand="0" w:firstRowFirstColumn="0" w:firstRowLastColumn="0" w:lastRowFirstColumn="0" w:lastRowLastColumn="0"/>
            </w:pPr>
            <w:proofErr w:type="spellStart"/>
            <w:r w:rsidRPr="00014590">
              <w:t>Logging</w:t>
            </w:r>
            <w:proofErr w:type="spellEnd"/>
            <w:r w:rsidRPr="00014590">
              <w:t xml:space="preserve"> Richtlinie @</w:t>
            </w:r>
            <w:proofErr w:type="spellStart"/>
            <w:r w:rsidRPr="00014590">
              <w:t>rtus</w:t>
            </w:r>
            <w:proofErr w:type="spellEnd"/>
            <w:r w:rsidRPr="00014590">
              <w:t xml:space="preserve"> v1.0.pdf</w:t>
            </w:r>
          </w:p>
        </w:tc>
        <w:tc>
          <w:tcPr>
            <w:tcW w:w="2410" w:type="dxa"/>
          </w:tcPr>
          <w:p w14:paraId="40DB63E2" w14:textId="51CA7880" w:rsidR="00DE6A62" w:rsidRPr="00014590" w:rsidRDefault="00DE6A62" w:rsidP="001004DF">
            <w:pPr>
              <w:jc w:val="left"/>
              <w:cnfStyle w:val="000000100000" w:firstRow="0" w:lastRow="0" w:firstColumn="0" w:lastColumn="0" w:oddVBand="0" w:evenVBand="0" w:oddHBand="1" w:evenHBand="0" w:firstRowFirstColumn="0" w:firstRowLastColumn="0" w:lastRowFirstColumn="0" w:lastRowLastColumn="0"/>
            </w:pPr>
            <w:r>
              <w:t>31.03.2022</w:t>
            </w:r>
          </w:p>
        </w:tc>
      </w:tr>
      <w:tr w:rsidR="00DE6A62" w:rsidRPr="004657FF" w14:paraId="33B4FBE5" w14:textId="77777777" w:rsidTr="00DE6A62">
        <w:tc>
          <w:tcPr>
            <w:cnfStyle w:val="001000000000" w:firstRow="0" w:lastRow="0" w:firstColumn="1" w:lastColumn="0" w:oddVBand="0" w:evenVBand="0" w:oddHBand="0" w:evenHBand="0" w:firstRowFirstColumn="0" w:firstRowLastColumn="0" w:lastRowFirstColumn="0" w:lastRowLastColumn="0"/>
            <w:tcW w:w="1074" w:type="dxa"/>
          </w:tcPr>
          <w:p w14:paraId="51461240" w14:textId="76BE594A" w:rsidR="00DE6A62" w:rsidRDefault="00DE6A62" w:rsidP="001004DF">
            <w:pPr>
              <w:jc w:val="left"/>
            </w:pPr>
            <w:r>
              <w:t>A7</w:t>
            </w:r>
          </w:p>
        </w:tc>
        <w:tc>
          <w:tcPr>
            <w:tcW w:w="2619" w:type="dxa"/>
          </w:tcPr>
          <w:p w14:paraId="08370894" w14:textId="05985CAA" w:rsidR="00DE6A62" w:rsidRDefault="00DE6A62" w:rsidP="001004DF">
            <w:pPr>
              <w:jc w:val="left"/>
              <w:cnfStyle w:val="000000000000" w:firstRow="0" w:lastRow="0" w:firstColumn="0" w:lastColumn="0" w:oddVBand="0" w:evenVBand="0" w:oddHBand="0" w:evenHBand="0" w:firstRowFirstColumn="0" w:firstRowLastColumn="0" w:lastRowFirstColumn="0" w:lastRowLastColumn="0"/>
            </w:pPr>
            <w:r>
              <w:t>Änderungsantrag CR-IAM Stufe 2</w:t>
            </w:r>
          </w:p>
        </w:tc>
        <w:tc>
          <w:tcPr>
            <w:tcW w:w="3678" w:type="dxa"/>
          </w:tcPr>
          <w:p w14:paraId="4250DBC0" w14:textId="28B552E2" w:rsidR="00DE6A62" w:rsidRPr="00014590" w:rsidRDefault="00DE6A62" w:rsidP="001004DF">
            <w:pPr>
              <w:jc w:val="left"/>
              <w:cnfStyle w:val="000000000000" w:firstRow="0" w:lastRow="0" w:firstColumn="0" w:lastColumn="0" w:oddVBand="0" w:evenVBand="0" w:oddHBand="0" w:evenHBand="0" w:firstRowFirstColumn="0" w:firstRowLastColumn="0" w:lastRowFirstColumn="0" w:lastRowLastColumn="0"/>
            </w:pPr>
            <w:r w:rsidRPr="009F2589">
              <w:t>2023-11-29_iVBS-Antragsänderung_artus_IAM_v1.1_PMO-SH.docx</w:t>
            </w:r>
          </w:p>
        </w:tc>
        <w:tc>
          <w:tcPr>
            <w:tcW w:w="2410" w:type="dxa"/>
          </w:tcPr>
          <w:p w14:paraId="330B2141" w14:textId="5E330A03" w:rsidR="00DE6A62" w:rsidRDefault="00DE6A62" w:rsidP="001004DF">
            <w:pPr>
              <w:jc w:val="left"/>
              <w:cnfStyle w:val="000000000000" w:firstRow="0" w:lastRow="0" w:firstColumn="0" w:lastColumn="0" w:oddVBand="0" w:evenVBand="0" w:oddHBand="0" w:evenHBand="0" w:firstRowFirstColumn="0" w:firstRowLastColumn="0" w:lastRowFirstColumn="0" w:lastRowLastColumn="0"/>
            </w:pPr>
            <w:r>
              <w:t>08.12.2023</w:t>
            </w:r>
          </w:p>
        </w:tc>
      </w:tr>
    </w:tbl>
    <w:p w14:paraId="57AC29CA" w14:textId="56AB2123" w:rsidR="00113FCB" w:rsidRPr="00014590" w:rsidRDefault="00113FCB" w:rsidP="004E40FB">
      <w:pPr>
        <w:rPr>
          <w:rFonts w:asciiTheme="minorHAnsi" w:hAnsiTheme="minorHAnsi" w:cstheme="minorHAnsi"/>
          <w:i/>
          <w:color w:val="A6A6A6" w:themeColor="background1" w:themeShade="A6"/>
          <w:sz w:val="18"/>
          <w:szCs w:val="18"/>
        </w:rPr>
      </w:pPr>
    </w:p>
    <w:p w14:paraId="7E231028" w14:textId="77777777" w:rsidR="00113FCB" w:rsidRPr="00014590" w:rsidRDefault="00113FCB" w:rsidP="004E40FB">
      <w:pPr>
        <w:rPr>
          <w:rFonts w:asciiTheme="minorHAnsi" w:hAnsiTheme="minorHAnsi" w:cstheme="minorHAnsi"/>
          <w:i/>
          <w:color w:val="A6A6A6" w:themeColor="background1" w:themeShade="A6"/>
          <w:sz w:val="18"/>
          <w:szCs w:val="18"/>
        </w:rPr>
      </w:pPr>
    </w:p>
    <w:p w14:paraId="382A1F36" w14:textId="12BCC45C" w:rsidR="004C33BE" w:rsidRPr="00EF4A2E" w:rsidRDefault="004C33BE" w:rsidP="004C33BE">
      <w:pPr>
        <w:pStyle w:val="berschrift1"/>
        <w:numPr>
          <w:ilvl w:val="0"/>
          <w:numId w:val="11"/>
        </w:numPr>
        <w:pBdr>
          <w:top w:val="single" w:sz="4" w:space="1" w:color="auto" w:shadow="1"/>
          <w:left w:val="single" w:sz="4" w:space="4" w:color="auto" w:shadow="1"/>
          <w:bottom w:val="single" w:sz="4" w:space="1" w:color="auto" w:shadow="1"/>
          <w:right w:val="single" w:sz="4" w:space="4" w:color="auto" w:shadow="1"/>
        </w:pBdr>
        <w:shd w:val="clear" w:color="auto" w:fill="1F4A7F"/>
        <w:rPr>
          <w:rFonts w:asciiTheme="minorHAnsi" w:hAnsiTheme="minorHAnsi" w:cstheme="minorHAnsi"/>
          <w:color w:val="FFFFFF" w:themeColor="background1"/>
        </w:rPr>
      </w:pPr>
      <w:bookmarkStart w:id="246" w:name="_Toc168919289"/>
      <w:r>
        <w:rPr>
          <w:rFonts w:asciiTheme="minorHAnsi" w:hAnsiTheme="minorHAnsi" w:cstheme="minorHAnsi"/>
          <w:color w:val="FFFFFF" w:themeColor="background1"/>
        </w:rPr>
        <w:t>Sammlung offene Punkte</w:t>
      </w:r>
      <w:bookmarkEnd w:id="246"/>
    </w:p>
    <w:p w14:paraId="619BFC47" w14:textId="061DC63B" w:rsidR="004C33BE" w:rsidRDefault="004C33BE" w:rsidP="004E40FB">
      <w:pPr>
        <w:rPr>
          <w:rFonts w:asciiTheme="minorHAnsi" w:hAnsiTheme="minorHAnsi" w:cstheme="minorHAnsi"/>
          <w:color w:val="A6A6A6" w:themeColor="background1" w:themeShade="A6"/>
          <w:sz w:val="18"/>
          <w:szCs w:val="18"/>
        </w:rPr>
      </w:pPr>
    </w:p>
    <w:p w14:paraId="1BBE528A" w14:textId="77777777" w:rsidR="00807013" w:rsidRPr="0001185C" w:rsidRDefault="00807013" w:rsidP="00807013">
      <w:pPr>
        <w:pStyle w:val="berschrift2"/>
        <w:keepLines/>
        <w:numPr>
          <w:ilvl w:val="1"/>
          <w:numId w:val="11"/>
        </w:numPr>
        <w:pBdr>
          <w:bottom w:val="single" w:sz="4" w:space="1" w:color="auto"/>
        </w:pBdr>
        <w:spacing w:line="240" w:lineRule="auto"/>
        <w:jc w:val="left"/>
        <w:rPr>
          <w:rStyle w:val="IntensiveHervorhebung"/>
        </w:rPr>
      </w:pPr>
      <w:bookmarkStart w:id="247" w:name="_Toc168919290"/>
      <w:proofErr w:type="spellStart"/>
      <w:r w:rsidRPr="0001185C">
        <w:rPr>
          <w:rStyle w:val="IntensiveHervorhebung"/>
        </w:rPr>
        <w:t>Todo</w:t>
      </w:r>
      <w:proofErr w:type="spellEnd"/>
      <w:r w:rsidRPr="0001185C">
        <w:rPr>
          <w:rStyle w:val="IntensiveHervorhebung"/>
        </w:rPr>
        <w:t>: Dataport: Verfolgung Aufnahme „Dienstgrad“ in SCIMv2 IAM</w:t>
      </w:r>
      <w:bookmarkEnd w:id="247"/>
    </w:p>
    <w:p w14:paraId="6F71471B" w14:textId="77777777" w:rsidR="00807013" w:rsidRDefault="00807013" w:rsidP="00807013">
      <w:r>
        <w:t>Der Dienstgrad kann derzeit bei der BPOL und ST über den Webservice gepflegt werden. Daher sollte das auch mit IAM und SCIM gehen (siehe 2.1). Offen ist noch ob über Katalog oder String.</w:t>
      </w:r>
    </w:p>
    <w:p w14:paraId="67C1C1E1" w14:textId="77777777" w:rsidR="00807013" w:rsidRDefault="00807013" w:rsidP="00807013">
      <w:r>
        <w:t>Dataport muss das Thema bei PG IAM platzieren und weiterverfolgen.</w:t>
      </w:r>
    </w:p>
    <w:p w14:paraId="0F37C44F" w14:textId="77777777" w:rsidR="00807013" w:rsidRDefault="00807013" w:rsidP="00807013">
      <w:r>
        <w:t>Status:</w:t>
      </w:r>
    </w:p>
    <w:p w14:paraId="6972CFEE" w14:textId="77777777" w:rsidR="00807013" w:rsidRPr="003D3501" w:rsidRDefault="00807013" w:rsidP="00807013">
      <w:r w:rsidRPr="003D3501">
        <w:t>22.03.2024: Mail an PG IAM und</w:t>
      </w:r>
      <w:r>
        <w:t xml:space="preserve"> bilateraler Austausch vorab mit Patrik Stellmann.</w:t>
      </w:r>
    </w:p>
    <w:p w14:paraId="715B26C8" w14:textId="65683B10" w:rsidR="0001185C" w:rsidRPr="003D3501" w:rsidRDefault="0001185C" w:rsidP="004E40FB"/>
    <w:p w14:paraId="6AAEC4FA" w14:textId="4DC7A7CD" w:rsidR="0001185C" w:rsidRPr="003D3501" w:rsidRDefault="0001185C" w:rsidP="004E40FB"/>
    <w:p w14:paraId="7F7D3C69" w14:textId="0283794A" w:rsidR="0001185C" w:rsidRPr="003D3501" w:rsidRDefault="0001185C" w:rsidP="004E40FB"/>
    <w:p w14:paraId="08D0CA27" w14:textId="0C07F01F" w:rsidR="0001185C" w:rsidRDefault="0001185C" w:rsidP="004E40FB"/>
    <w:p w14:paraId="27939FD1" w14:textId="6566E47F" w:rsidR="006036E3" w:rsidRDefault="006036E3" w:rsidP="004E40FB"/>
    <w:p w14:paraId="667A0DBE" w14:textId="3D56570A" w:rsidR="006036E3" w:rsidRPr="0001185C" w:rsidRDefault="006036E3" w:rsidP="006036E3">
      <w:pPr>
        <w:pStyle w:val="berschrift2"/>
        <w:keepLines/>
        <w:numPr>
          <w:ilvl w:val="1"/>
          <w:numId w:val="11"/>
        </w:numPr>
        <w:pBdr>
          <w:bottom w:val="single" w:sz="4" w:space="1" w:color="auto"/>
        </w:pBdr>
        <w:spacing w:line="240" w:lineRule="auto"/>
        <w:jc w:val="left"/>
        <w:rPr>
          <w:rStyle w:val="IntensiveHervorhebung"/>
        </w:rPr>
      </w:pPr>
      <w:bookmarkStart w:id="248" w:name="_Toc168919291"/>
      <w:proofErr w:type="spellStart"/>
      <w:r w:rsidRPr="0001185C">
        <w:rPr>
          <w:rStyle w:val="IntensiveHervorhebung"/>
        </w:rPr>
        <w:t>Todo</w:t>
      </w:r>
      <w:proofErr w:type="spellEnd"/>
      <w:r w:rsidRPr="0001185C">
        <w:rPr>
          <w:rStyle w:val="IntensiveHervorhebung"/>
        </w:rPr>
        <w:t xml:space="preserve">: Dataport: </w:t>
      </w:r>
      <w:r w:rsidR="0076569A">
        <w:rPr>
          <w:rStyle w:val="IntensiveHervorhebung"/>
        </w:rPr>
        <w:t>Platzierung Thema „</w:t>
      </w:r>
      <w:r w:rsidR="0076569A" w:rsidRPr="0076569A">
        <w:rPr>
          <w:rStyle w:val="IntensiveHervorhebung"/>
        </w:rPr>
        <w:t>Rechte nur auf spezifischen Dienststellen gültig</w:t>
      </w:r>
      <w:r w:rsidR="0076569A">
        <w:rPr>
          <w:rStyle w:val="IntensiveHervorhebung"/>
        </w:rPr>
        <w:t>“</w:t>
      </w:r>
      <w:bookmarkEnd w:id="248"/>
    </w:p>
    <w:p w14:paraId="3758D898" w14:textId="3455FEBD" w:rsidR="006036E3" w:rsidRDefault="006036E3" w:rsidP="004E40FB"/>
    <w:p w14:paraId="621A65E9" w14:textId="19976A1D" w:rsidR="0076569A" w:rsidRDefault="0076569A" w:rsidP="004E40FB">
      <w:r>
        <w:t xml:space="preserve">Folgendes Thema soll über PG IAM besprochen und zu späteren Zeitpunkten aufgelöst werden:  </w:t>
      </w:r>
    </w:p>
    <w:p w14:paraId="60CE9FD8" w14:textId="77777777" w:rsidR="0076569A" w:rsidRPr="003D3501" w:rsidRDefault="0076569A" w:rsidP="004E40FB"/>
    <w:p w14:paraId="5EF95DF6" w14:textId="77777777" w:rsidR="0076569A" w:rsidRDefault="0076569A" w:rsidP="0076569A">
      <w:r>
        <w:t>Es gibt derzeit Rechte wie Kriminalaktenhaltung oder Sicherheitsüberprüfung, die nur auf spezifischen Dienststellen vergeben werden können. Ist die Dienststelle keine Kriminalaktenhaltung, können eben dort Anwendern auch keine Rechte für eine Kriminalaktenhaltung vergeben werden.</w:t>
      </w:r>
    </w:p>
    <w:p w14:paraId="1F967E69" w14:textId="2C2D462E" w:rsidR="0076569A" w:rsidRDefault="0076569A" w:rsidP="0076569A">
      <w:r>
        <w:t xml:space="preserve">Momentan werden wir das als Fehlersituation behandeln (müssen), der dann wiederum in BV des Teilnehmers gelöst werden muss. Das F-IAM wird aber zwischenzeitlich diese Differenz auch feststellen können, da </w:t>
      </w:r>
      <w:r w:rsidR="00774220">
        <w:t xml:space="preserve">die </w:t>
      </w:r>
      <w:r>
        <w:t xml:space="preserve">BV das Recht </w:t>
      </w:r>
      <w:proofErr w:type="gramStart"/>
      <w:r>
        <w:t>vergeben  und</w:t>
      </w:r>
      <w:proofErr w:type="gramEnd"/>
      <w:r>
        <w:t xml:space="preserve"> @</w:t>
      </w:r>
      <w:proofErr w:type="spellStart"/>
      <w:r>
        <w:t>rtus</w:t>
      </w:r>
      <w:proofErr w:type="spellEnd"/>
      <w:r>
        <w:t xml:space="preserve"> entsprechend die Vergabe abgelehnt hat und es bei Abfrage auch nicht gesetzt ist.</w:t>
      </w:r>
    </w:p>
    <w:p w14:paraId="78415F5B" w14:textId="6B7C4607" w:rsidR="0001185C" w:rsidRPr="003D3501" w:rsidRDefault="0076569A" w:rsidP="0076569A">
      <w:r>
        <w:t>Perspektivisch sollte man bei dem neu zu schaffenden Repository mit den Anwendungsrechten die Anforderungen aufnehmen, dass Rechte auf eine Menge spezifischen Dienststellen vergeben werden dürfen.</w:t>
      </w:r>
    </w:p>
    <w:p w14:paraId="745ECD43" w14:textId="602710DF" w:rsidR="0001185C" w:rsidRDefault="0001185C" w:rsidP="004E40FB"/>
    <w:p w14:paraId="2202392B" w14:textId="77777777" w:rsidR="0076569A" w:rsidRDefault="0076569A" w:rsidP="0076569A">
      <w:r>
        <w:t>Status:</w:t>
      </w:r>
    </w:p>
    <w:p w14:paraId="7414D1F8" w14:textId="6B60971A" w:rsidR="0076569A" w:rsidRPr="0076569A" w:rsidRDefault="0076569A" w:rsidP="0076569A">
      <w:r w:rsidRPr="0076569A">
        <w:t>0</w:t>
      </w:r>
      <w:r w:rsidRPr="002D595E">
        <w:t xml:space="preserve">5.04.2024 </w:t>
      </w:r>
      <w:r w:rsidRPr="0076569A">
        <w:t xml:space="preserve">Per Mail </w:t>
      </w:r>
      <w:r w:rsidRPr="002D595E">
        <w:t>an PG IAM gemeldet</w:t>
      </w:r>
      <w:r>
        <w:t>.</w:t>
      </w:r>
    </w:p>
    <w:p w14:paraId="1DEBA48F" w14:textId="77777777" w:rsidR="0076569A" w:rsidRDefault="0076569A" w:rsidP="004E40FB"/>
    <w:p w14:paraId="6806816C" w14:textId="601CD2FF" w:rsidR="0076569A" w:rsidRPr="0001185C" w:rsidRDefault="0076569A" w:rsidP="0076569A">
      <w:pPr>
        <w:pStyle w:val="berschrift2"/>
        <w:keepLines/>
        <w:numPr>
          <w:ilvl w:val="1"/>
          <w:numId w:val="11"/>
        </w:numPr>
        <w:pBdr>
          <w:bottom w:val="single" w:sz="4" w:space="1" w:color="auto"/>
        </w:pBdr>
        <w:spacing w:line="240" w:lineRule="auto"/>
        <w:jc w:val="left"/>
        <w:rPr>
          <w:rStyle w:val="IntensiveHervorhebung"/>
        </w:rPr>
      </w:pPr>
      <w:bookmarkStart w:id="249" w:name="_Toc168919292"/>
      <w:proofErr w:type="spellStart"/>
      <w:r w:rsidRPr="0001185C">
        <w:rPr>
          <w:rStyle w:val="IntensiveHervorhebung"/>
        </w:rPr>
        <w:t>Todo</w:t>
      </w:r>
      <w:proofErr w:type="spellEnd"/>
      <w:r w:rsidRPr="0001185C">
        <w:rPr>
          <w:rStyle w:val="IntensiveHervorhebung"/>
        </w:rPr>
        <w:t xml:space="preserve">: Dataport: </w:t>
      </w:r>
      <w:r>
        <w:rPr>
          <w:rStyle w:val="IntensiveHervorhebung"/>
        </w:rPr>
        <w:t>Platzierung Thema „</w:t>
      </w:r>
      <w:r w:rsidRPr="00EC780C">
        <w:rPr>
          <w:rStyle w:val="IntensiveHervorhebung"/>
        </w:rPr>
        <w:t>Recht nur einmal pro Dienststelle zu vergeben</w:t>
      </w:r>
      <w:r>
        <w:rPr>
          <w:rStyle w:val="IntensiveHervorhebung"/>
        </w:rPr>
        <w:t>“</w:t>
      </w:r>
      <w:bookmarkEnd w:id="249"/>
    </w:p>
    <w:p w14:paraId="194786AE" w14:textId="77777777" w:rsidR="0076569A" w:rsidRDefault="0076569A" w:rsidP="004E40FB"/>
    <w:p w14:paraId="38932C18" w14:textId="10ED41D8" w:rsidR="0076569A" w:rsidRDefault="0076569A" w:rsidP="0076569A">
      <w:r>
        <w:t xml:space="preserve">Folgendes Thema soll über PG IAM besprochen und zu späteren Zeitpunkten aufgelöst werden:  </w:t>
      </w:r>
    </w:p>
    <w:p w14:paraId="7903B11D" w14:textId="77777777" w:rsidR="0076569A" w:rsidRDefault="0076569A" w:rsidP="0076569A"/>
    <w:p w14:paraId="7BFAF8CA" w14:textId="77777777" w:rsidR="0076569A" w:rsidRDefault="0076569A" w:rsidP="0076569A">
      <w:pPr>
        <w:rPr>
          <w:rFonts w:asciiTheme="minorHAnsi" w:hAnsiTheme="minorHAnsi"/>
        </w:rPr>
      </w:pPr>
      <w:r>
        <w:t>In VBS gibt es die Sonderrolle Dienststellenleitung. Diese kann nur einmal pro Dienststelle vergeben werden. Hat also ein Anwender bereits dieses Recht und wird einem zweiten dieses Recht vergeben, können wir derzeit nur dem ersten das Recht entziehen. Was wiederum dann eine Differenz zum IAM und zur BV darstellt. Das ein Recht vielleicht nur einmal zu vergeben ist, ist vielleicht gar nicht so außergewöhnlich und müsste dann auf BV Seite bereits geprüft und verhindert werden. Aber auch das muss die BV ja erst einmal wissen.</w:t>
      </w:r>
    </w:p>
    <w:p w14:paraId="662768D3" w14:textId="77777777" w:rsidR="0076569A" w:rsidRDefault="0076569A" w:rsidP="0076569A">
      <w:r>
        <w:t>Daher stellt sich wie bei 1.) ggf. die Anforderung bei dem Repository mit Anwendungsrechten berücksichtigen. Dort könnten Rechte vielleicht gekennzeichnet werden, ob diese nur einmal global oder pro Dienststellen vergeben werden dürfen. So können die BV das bereits auf Teilnehmerseite sicherstellen.</w:t>
      </w:r>
    </w:p>
    <w:p w14:paraId="5F8DB635" w14:textId="5A93E9FE" w:rsidR="0076569A" w:rsidRDefault="0076569A" w:rsidP="004E40FB"/>
    <w:p w14:paraId="476CDA9B" w14:textId="77777777" w:rsidR="0076569A" w:rsidRDefault="0076569A" w:rsidP="0076569A">
      <w:r>
        <w:t>Status:</w:t>
      </w:r>
    </w:p>
    <w:p w14:paraId="360B36F0" w14:textId="77777777" w:rsidR="0076569A" w:rsidRPr="0076569A" w:rsidRDefault="0076569A" w:rsidP="0076569A">
      <w:r w:rsidRPr="0076569A">
        <w:t>0</w:t>
      </w:r>
      <w:r w:rsidRPr="002D595E">
        <w:t xml:space="preserve">5.04.2024 </w:t>
      </w:r>
      <w:r w:rsidRPr="0076569A">
        <w:t xml:space="preserve">Per Mail </w:t>
      </w:r>
      <w:r w:rsidRPr="002D595E">
        <w:t>an PG IAM gemeldet</w:t>
      </w:r>
      <w:r>
        <w:t>.</w:t>
      </w:r>
    </w:p>
    <w:p w14:paraId="0F874B95" w14:textId="7654F110" w:rsidR="0076569A" w:rsidRDefault="0076569A" w:rsidP="004E40FB"/>
    <w:p w14:paraId="3B0F2493" w14:textId="78553BC9" w:rsidR="00567478" w:rsidRDefault="00567478" w:rsidP="00567478">
      <w:pPr>
        <w:pStyle w:val="berschrift2"/>
        <w:keepLines/>
        <w:numPr>
          <w:ilvl w:val="1"/>
          <w:numId w:val="11"/>
        </w:numPr>
        <w:pBdr>
          <w:bottom w:val="single" w:sz="4" w:space="1" w:color="auto"/>
        </w:pBdr>
        <w:spacing w:line="240" w:lineRule="auto"/>
        <w:jc w:val="left"/>
        <w:rPr>
          <w:rStyle w:val="IntensiveHervorhebung"/>
        </w:rPr>
      </w:pPr>
      <w:bookmarkStart w:id="250" w:name="_Toc168919293"/>
      <w:proofErr w:type="spellStart"/>
      <w:r w:rsidRPr="0001185C">
        <w:rPr>
          <w:rStyle w:val="IntensiveHervorhebung"/>
        </w:rPr>
        <w:lastRenderedPageBreak/>
        <w:t>Todo</w:t>
      </w:r>
      <w:proofErr w:type="spellEnd"/>
      <w:r w:rsidRPr="0001185C">
        <w:rPr>
          <w:rStyle w:val="IntensiveHervorhebung"/>
        </w:rPr>
        <w:t xml:space="preserve">: Dataport: </w:t>
      </w:r>
      <w:r>
        <w:rPr>
          <w:rStyle w:val="IntensiveHervorhebung"/>
        </w:rPr>
        <w:t>Spezifikation und Beschreibung für GET bei OE-Permission fehlt</w:t>
      </w:r>
      <w:bookmarkEnd w:id="250"/>
    </w:p>
    <w:p w14:paraId="4B3CDBD1" w14:textId="41B23F1C" w:rsidR="00567478" w:rsidRDefault="00567478" w:rsidP="00567478">
      <w:r>
        <w:t xml:space="preserve">Die Spezifikation ist in den Abschnitten für GET-Abfragen </w:t>
      </w:r>
      <w:r w:rsidRPr="00567478">
        <w:t>Spezifikation unter „1.1.2 Berechtigungsdefinitionen Abfragen“ und „1.1.3 Berechtigungszuweisungen Abfragen“</w:t>
      </w:r>
      <w:r>
        <w:t xml:space="preserve"> auf Endpunkt „OE-Permission“ nicht beschrieben. Diese muss von der PG IAM noch vervollständigt werden. Betroffen</w:t>
      </w:r>
      <w:r w:rsidR="00774220">
        <w:t xml:space="preserve"> </w:t>
      </w:r>
      <w:proofErr w:type="gramStart"/>
      <w:r w:rsidR="00774220">
        <w:t>sind  (?)</w:t>
      </w:r>
      <w:proofErr w:type="gramEnd"/>
      <w:r>
        <w:t xml:space="preserve"> auch </w:t>
      </w:r>
      <w:r w:rsidR="00774220">
        <w:t xml:space="preserve">die </w:t>
      </w:r>
      <w:r>
        <w:t xml:space="preserve">Abschnitte </w:t>
      </w:r>
      <w:r>
        <w:fldChar w:fldCharType="begin"/>
      </w:r>
      <w:r>
        <w:instrText xml:space="preserve"> REF _Ref167267073 \n \h </w:instrText>
      </w:r>
      <w:r>
        <w:fldChar w:fldCharType="separate"/>
      </w:r>
      <w:r w:rsidR="001776B6">
        <w:t>4.16</w:t>
      </w:r>
      <w:r>
        <w:fldChar w:fldCharType="end"/>
      </w:r>
      <w:r>
        <w:t xml:space="preserve">, </w:t>
      </w:r>
      <w:r>
        <w:fldChar w:fldCharType="begin"/>
      </w:r>
      <w:r>
        <w:instrText xml:space="preserve"> REF _Ref167267074 \n \h </w:instrText>
      </w:r>
      <w:r>
        <w:fldChar w:fldCharType="separate"/>
      </w:r>
      <w:r w:rsidR="001776B6">
        <w:t>4.17</w:t>
      </w:r>
      <w:r>
        <w:fldChar w:fldCharType="end"/>
      </w:r>
      <w:r>
        <w:t xml:space="preserve"> und </w:t>
      </w:r>
      <w:r>
        <w:fldChar w:fldCharType="begin"/>
      </w:r>
      <w:r>
        <w:instrText xml:space="preserve"> REF _Ref167267082 \n \h </w:instrText>
      </w:r>
      <w:r>
        <w:fldChar w:fldCharType="separate"/>
      </w:r>
      <w:r w:rsidR="001776B6">
        <w:t>6.2</w:t>
      </w:r>
      <w:r>
        <w:fldChar w:fldCharType="end"/>
      </w:r>
      <w:r>
        <w:t>.</w:t>
      </w:r>
      <w:r w:rsidRPr="0076569A" w:rsidDel="00567478">
        <w:t xml:space="preserve"> </w:t>
      </w:r>
    </w:p>
    <w:p w14:paraId="6FFD2CA1" w14:textId="77777777" w:rsidR="00567478" w:rsidRPr="0076569A" w:rsidRDefault="00567478" w:rsidP="009376A8"/>
    <w:p w14:paraId="524B0BD5" w14:textId="77777777" w:rsidR="00567478" w:rsidRDefault="00567478" w:rsidP="00567478">
      <w:r>
        <w:t>Status:</w:t>
      </w:r>
    </w:p>
    <w:p w14:paraId="30D9ECFE" w14:textId="33654655" w:rsidR="0076569A" w:rsidRPr="00F30424" w:rsidRDefault="00567478" w:rsidP="009376A8">
      <w:r>
        <w:t>Noch nicht bearbeitet</w:t>
      </w:r>
    </w:p>
    <w:p w14:paraId="5C5DA6D2" w14:textId="77777777" w:rsidR="0076569A" w:rsidRPr="00875057" w:rsidRDefault="0076569A" w:rsidP="004E40FB"/>
    <w:sectPr w:rsidR="0076569A" w:rsidRPr="00875057" w:rsidSect="00FC569B">
      <w:headerReference w:type="default" r:id="rId37"/>
      <w:footerReference w:type="default" r:id="rId38"/>
      <w:headerReference w:type="first" r:id="rId39"/>
      <w:pgSz w:w="11907" w:h="16840"/>
      <w:pgMar w:top="1418" w:right="964" w:bottom="851" w:left="1418" w:header="720" w:footer="720" w:gutter="0"/>
      <w:pgNumType w:start="0"/>
      <w:cols w:space="720"/>
      <w:titlePg/>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6" w:author="Rüth, Jan" w:date="2024-06-10T12:42:00Z" w:initials="RJ">
    <w:p w14:paraId="441667DC" w14:textId="615273D3" w:rsidR="002952B9" w:rsidRDefault="002952B9">
      <w:pPr>
        <w:pStyle w:val="Kommentartext"/>
      </w:pPr>
      <w:r>
        <w:rPr>
          <w:rStyle w:val="Kommentarzeichen"/>
        </w:rPr>
        <w:annotationRef/>
      </w:r>
      <w:r>
        <w:t xml:space="preserve">Neue Einleitung, da Dokument nun kein Grobkonzept mehr darstellt. </w:t>
      </w:r>
    </w:p>
    <w:p w14:paraId="2F0FE709" w14:textId="6401E1D9" w:rsidR="002952B9" w:rsidRDefault="002952B9">
      <w:pPr>
        <w:pStyle w:val="Kommentartext"/>
      </w:pPr>
      <w:r>
        <w:t>Präambel für Geschlechtsneutrale Formulierung.</w:t>
      </w:r>
    </w:p>
  </w:comment>
  <w:comment w:id="21" w:author="Rüth, Jan" w:date="2024-06-10T12:43:00Z" w:initials="RJ">
    <w:p w14:paraId="33323EE5" w14:textId="03129324" w:rsidR="002952B9" w:rsidRDefault="002952B9">
      <w:pPr>
        <w:pStyle w:val="Kommentartext"/>
      </w:pPr>
      <w:r>
        <w:rPr>
          <w:rStyle w:val="Kommentarzeichen"/>
        </w:rPr>
        <w:annotationRef/>
      </w:r>
      <w:r>
        <w:t xml:space="preserve">Diese zwei Anforderungen sind neu aufgenommen und werden zum einen über das F-IAM selbst gefordert und </w:t>
      </w:r>
      <w:r w:rsidR="000C4A4F">
        <w:t>zum anderen</w:t>
      </w:r>
      <w:r>
        <w:t xml:space="preserve"> lässt es sich bei der Migration von Bestsandteilnehmern nutzen.</w:t>
      </w:r>
    </w:p>
  </w:comment>
  <w:comment w:id="61" w:author="Rüth, Jan [2]" w:date="2024-05-22T12:01:00Z" w:initials="RJ">
    <w:p w14:paraId="7F5C0053" w14:textId="77777777" w:rsidR="002952B9" w:rsidRDefault="002952B9">
      <w:pPr>
        <w:pStyle w:val="Kommentartext"/>
      </w:pPr>
      <w:r>
        <w:rPr>
          <w:rStyle w:val="Kommentarzeichen"/>
        </w:rPr>
        <w:annotationRef/>
      </w:r>
      <w:r w:rsidRPr="006C2C52">
        <w:t>TODO: Neue Punkte für Anforderung und Umsetzung der Erweiterung um ein Feld ID in der Rollenkonfiguration.</w:t>
      </w:r>
    </w:p>
    <w:p w14:paraId="49EDE522" w14:textId="6875ED6D" w:rsidR="002952B9" w:rsidRDefault="002952B9">
      <w:pPr>
        <w:pStyle w:val="Kommentartext"/>
      </w:pPr>
      <w:r w:rsidRPr="006C2C52">
        <w:rPr>
          <w:color w:val="00B050"/>
        </w:rPr>
        <w:t>Hiermit umgesetzt.</w:t>
      </w:r>
    </w:p>
  </w:comment>
  <w:comment w:id="137" w:author="Rüth, Jan" w:date="2024-06-10T12:57:00Z" w:initials="RJ">
    <w:p w14:paraId="2EFD3636" w14:textId="3C821A13" w:rsidR="002952B9" w:rsidRDefault="002952B9">
      <w:pPr>
        <w:pStyle w:val="Kommentartext"/>
      </w:pPr>
      <w:r>
        <w:rPr>
          <w:rStyle w:val="Kommentarzeichen"/>
        </w:rPr>
        <w:annotationRef/>
      </w:r>
      <w:r>
        <w:t>Grund der Ergänzung: Inhalte werden hiermit etwas konkreter benannt.</w:t>
      </w:r>
    </w:p>
  </w:comment>
  <w:comment w:id="161" w:author="Rüth, Jan" w:date="2024-06-10T12:58:00Z" w:initials="RJ">
    <w:p w14:paraId="7D4000E3" w14:textId="082C9A47" w:rsidR="002952B9" w:rsidRDefault="002952B9">
      <w:pPr>
        <w:pStyle w:val="Kommentartext"/>
      </w:pPr>
      <w:r>
        <w:rPr>
          <w:rStyle w:val="Kommentarzeichen"/>
        </w:rPr>
        <w:annotationRef/>
      </w:r>
      <w:r>
        <w:t>Grund der Ergänzung: F-IAM fordert in der Schnittstellenspezifikation diese lesenden Zugriffe. Außerdem können sie bei der Transition von Bestandsteilnehmern genutzt werden.</w:t>
      </w:r>
    </w:p>
    <w:p w14:paraId="5D4D8101" w14:textId="01D7772F" w:rsidR="002952B9" w:rsidRDefault="002952B9">
      <w:pPr>
        <w:pStyle w:val="Kommentartext"/>
      </w:pPr>
      <w:r>
        <w:t>Deshalb werden sie hier noch mal aufgeführt als eigene Anforderungen.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F0FE709" w15:done="0"/>
  <w15:commentEx w15:paraId="33323EE5" w15:done="0"/>
  <w15:commentEx w15:paraId="49EDE522" w15:done="0"/>
  <w15:commentEx w15:paraId="2EFD3636" w15:done="0"/>
  <w15:commentEx w15:paraId="5D4D8101"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F0FE709" w16cid:durableId="2A11731D"/>
  <w16cid:commentId w16cid:paraId="33323EE5" w16cid:durableId="2A117363"/>
  <w16cid:commentId w16cid:paraId="49EDE522" w16cid:durableId="29F85D12"/>
  <w16cid:commentId w16cid:paraId="2EFD3636" w16cid:durableId="2A1176B5"/>
  <w16cid:commentId w16cid:paraId="5D4D8101" w16cid:durableId="2A1176E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E665C45" w14:textId="77777777" w:rsidR="002952B9" w:rsidRDefault="002952B9">
      <w:pPr>
        <w:spacing w:before="0" w:after="0"/>
      </w:pPr>
      <w:r>
        <w:separator/>
      </w:r>
    </w:p>
  </w:endnote>
  <w:endnote w:type="continuationSeparator" w:id="0">
    <w:p w14:paraId="191195EE" w14:textId="77777777" w:rsidR="002952B9" w:rsidRDefault="002952B9">
      <w:pPr>
        <w:spacing w:before="0" w:after="0"/>
      </w:pPr>
      <w:r>
        <w:continuationSeparator/>
      </w:r>
    </w:p>
  </w:endnote>
  <w:endnote w:type="continuationNotice" w:id="1">
    <w:p w14:paraId="7E5F8EDB" w14:textId="77777777" w:rsidR="002952B9" w:rsidRDefault="002952B9">
      <w:pPr>
        <w:spacing w:before="0"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Söhne">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77216588"/>
      <w:docPartObj>
        <w:docPartGallery w:val="Page Numbers (Bottom of Page)"/>
        <w:docPartUnique/>
      </w:docPartObj>
    </w:sdtPr>
    <w:sdtEndPr/>
    <w:sdtContent>
      <w:p w14:paraId="5D2746AA" w14:textId="77777777" w:rsidR="002952B9" w:rsidRDefault="002952B9">
        <w:pPr>
          <w:pStyle w:val="Fuzeile"/>
          <w:jc w:val="center"/>
        </w:pPr>
        <w:r>
          <w:rPr>
            <w:noProof/>
          </w:rPr>
          <mc:AlternateContent>
            <mc:Choice Requires="wps">
              <w:drawing>
                <wp:inline distT="0" distB="0" distL="0" distR="0" wp14:anchorId="508A2E2D" wp14:editId="601A46FE">
                  <wp:extent cx="5467350" cy="45085"/>
                  <wp:effectExtent l="9525" t="9525" r="0" b="2540"/>
                  <wp:docPr id="648" name="AutoForm 1" descr="Horizontal hel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934075" cy="45085"/>
                          </a:xfrm>
                          <a:prstGeom prst="flowChartDecision">
                            <a:avLst/>
                          </a:prstGeom>
                          <a:pattFill prst="ltHorz">
                            <a:fgClr>
                              <a:srgbClr val="000000"/>
                            </a:fgClr>
                            <a:bgClr>
                              <a:srgbClr val="FFFFFF"/>
                            </a:bgClr>
                          </a:pattFill>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2B6C3927" id="_x0000_t110" coordsize="21600,21600" o:spt="110" path="m10800,l,10800,10800,21600,21600,10800xe">
                  <v:stroke joinstyle="miter"/>
                  <v:path gradientshapeok="t" o:connecttype="rect" textboxrect="5400,5400,16200,16200"/>
                </v:shapetype>
                <v:shape id="AutoForm 1" o:spid="_x0000_s1026" type="#_x0000_t110" alt="Horizontal hel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" fillcolor="black" stroked="f">
                  <v:fill r:id="rId1" o:title="" type="pattern"/>
                  <w10:anchorlock/>
                </v:shape>
              </w:pict>
            </mc:Fallback>
          </mc:AlternateContent>
        </w:r>
      </w:p>
      <w:p w14:paraId="46CEC5F1" w14:textId="319553A7" w:rsidR="002952B9" w:rsidRDefault="002952B9">
        <w:pPr>
          <w:pStyle w:val="Fuzeile"/>
          <w:jc w:val="center"/>
        </w:pPr>
        <w:r>
          <w:fldChar w:fldCharType="begin"/>
        </w:r>
        <w:r>
          <w:instrText>PAGE    \* MERGEFORMAT</w:instrText>
        </w:r>
        <w:r>
          <w:fldChar w:fldCharType="separate"/>
        </w:r>
        <w:r>
          <w:rPr>
            <w:noProof/>
          </w:rPr>
          <w:t>1</w:t>
        </w:r>
        <w:r>
          <w:fldChar w:fldCharType="end"/>
        </w:r>
      </w:p>
    </w:sdtContent>
  </w:sdt>
  <w:p w14:paraId="058C94C2" w14:textId="77777777" w:rsidR="002952B9" w:rsidRDefault="002952B9">
    <w:pPr>
      <w:pStyle w:val="Fuzeile"/>
      <w:pBdr>
        <w:top w:val="none" w:sz="0" w:space="0" w:color="auto"/>
      </w:pBdr>
      <w:jc w:val="right"/>
      <w:rPr>
        <w:sz w:val="1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571F1DC" w14:textId="77777777" w:rsidR="002952B9" w:rsidRDefault="002952B9">
      <w:pPr>
        <w:spacing w:before="0" w:after="0"/>
      </w:pPr>
      <w:r>
        <w:separator/>
      </w:r>
    </w:p>
  </w:footnote>
  <w:footnote w:type="continuationSeparator" w:id="0">
    <w:p w14:paraId="06029808" w14:textId="77777777" w:rsidR="002952B9" w:rsidRDefault="002952B9">
      <w:pPr>
        <w:spacing w:before="0" w:after="0"/>
      </w:pPr>
      <w:r>
        <w:continuationSeparator/>
      </w:r>
    </w:p>
  </w:footnote>
  <w:footnote w:type="continuationNotice" w:id="1">
    <w:p w14:paraId="0BCF2D48" w14:textId="77777777" w:rsidR="002952B9" w:rsidRDefault="002952B9">
      <w:pPr>
        <w:spacing w:before="0" w:after="0"/>
      </w:pPr>
    </w:p>
  </w:footnote>
  <w:footnote w:id="2">
    <w:p w14:paraId="1F57FB83" w14:textId="16BCD105" w:rsidR="002952B9" w:rsidRDefault="002952B9">
      <w:pPr>
        <w:pStyle w:val="Funotentext"/>
      </w:pPr>
      <w:r w:rsidRPr="00E80F3D">
        <w:rPr>
          <w:rStyle w:val="Funotenzeichen"/>
          <w:sz w:val="12"/>
        </w:rPr>
        <w:footnoteRef/>
      </w:r>
      <w:r w:rsidRPr="00E80F3D">
        <w:rPr>
          <w:sz w:val="18"/>
        </w:rPr>
        <w:t xml:space="preserve"> Einzelne Teilnehmer wie Hamburg haben für sich einen vorhandenen Prozess basierend auf ihrer Benutzerverwaltung.</w:t>
      </w:r>
    </w:p>
  </w:footnote>
  <w:footnote w:id="3">
    <w:p w14:paraId="3029F8E5" w14:textId="037455F0" w:rsidR="002952B9" w:rsidRDefault="002952B9">
      <w:pPr>
        <w:pStyle w:val="Funotentext"/>
      </w:pPr>
      <w:r>
        <w:rPr>
          <w:rStyle w:val="Funotenzeichen"/>
        </w:rPr>
        <w:footnoteRef/>
      </w:r>
      <w:r>
        <w:t xml:space="preserve"> Siehe</w:t>
      </w:r>
      <w:r w:rsidRPr="00D03E24">
        <w:t xml:space="preserve">: </w:t>
      </w:r>
      <w:hyperlink r:id="rId1" w:history="1">
        <w:r w:rsidRPr="00D03E24">
          <w:rPr>
            <w:rStyle w:val="Hyperlink"/>
          </w:rPr>
          <w:t>[ART-32100] Neues Rollenkonzept - Dienststellenleiter nach Umstellung - Artus JIRA (extrapol.de)</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0207" w:type="dxa"/>
      <w:tblInd w:w="-4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560"/>
      <w:gridCol w:w="7230"/>
      <w:gridCol w:w="1417"/>
    </w:tblGrid>
    <w:tr w:rsidR="002952B9" w14:paraId="16D477D5" w14:textId="77777777" w:rsidTr="009007B0">
      <w:trPr>
        <w:cantSplit/>
        <w:trHeight w:val="555"/>
      </w:trPr>
      <w:tc>
        <w:tcPr>
          <w:tcW w:w="1560" w:type="dxa"/>
          <w:vMerge w:val="restart"/>
          <w:vAlign w:val="center"/>
        </w:tcPr>
        <w:p w14:paraId="1A7B4DAB" w14:textId="57D7576A" w:rsidR="002952B9" w:rsidRDefault="002952B9" w:rsidP="009007B0">
          <w:pPr>
            <w:pStyle w:val="Kopfzeile"/>
            <w:tabs>
              <w:tab w:val="clear" w:pos="4252"/>
              <w:tab w:val="clear" w:pos="8504"/>
            </w:tabs>
            <w:jc w:val="center"/>
            <w:rPr>
              <w:b/>
            </w:rPr>
          </w:pPr>
          <w:r>
            <w:rPr>
              <w:noProof/>
            </w:rPr>
            <w:drawing>
              <wp:inline distT="0" distB="0" distL="0" distR="0" wp14:anchorId="4685EA12" wp14:editId="7504E523">
                <wp:extent cx="621665" cy="563245"/>
                <wp:effectExtent l="0" t="0" r="6985" b="825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21665" cy="563245"/>
                        </a:xfrm>
                        <a:prstGeom prst="rect">
                          <a:avLst/>
                        </a:prstGeom>
                        <a:noFill/>
                        <a:ln>
                          <a:noFill/>
                        </a:ln>
                      </pic:spPr>
                    </pic:pic>
                  </a:graphicData>
                </a:graphic>
              </wp:inline>
            </w:drawing>
          </w:r>
        </w:p>
      </w:tc>
      <w:tc>
        <w:tcPr>
          <w:tcW w:w="7230" w:type="dxa"/>
          <w:vMerge w:val="restart"/>
        </w:tcPr>
        <w:p w14:paraId="075F57D7" w14:textId="42FA558B" w:rsidR="002952B9" w:rsidRDefault="002952B9" w:rsidP="00A71019">
          <w:pPr>
            <w:pStyle w:val="Kopfzeile"/>
            <w:tabs>
              <w:tab w:val="clear" w:pos="4252"/>
              <w:tab w:val="clear" w:pos="8504"/>
            </w:tabs>
            <w:spacing w:before="0" w:after="0"/>
            <w:jc w:val="center"/>
            <w:rPr>
              <w:b/>
              <w:sz w:val="28"/>
            </w:rPr>
          </w:pPr>
          <w:r>
            <w:rPr>
              <w:b/>
              <w:sz w:val="28"/>
            </w:rPr>
            <w:t>Konzept @</w:t>
          </w:r>
          <w:proofErr w:type="spellStart"/>
          <w:r>
            <w:rPr>
              <w:b/>
              <w:sz w:val="28"/>
            </w:rPr>
            <w:t>rtus</w:t>
          </w:r>
          <w:proofErr w:type="spellEnd"/>
        </w:p>
        <w:p w14:paraId="6FB987DA" w14:textId="655BBB15" w:rsidR="002952B9" w:rsidRDefault="002952B9">
          <w:pPr>
            <w:pStyle w:val="Kopfzeile"/>
            <w:tabs>
              <w:tab w:val="clear" w:pos="4252"/>
              <w:tab w:val="clear" w:pos="8504"/>
            </w:tabs>
            <w:spacing w:before="0" w:after="0"/>
            <w:jc w:val="center"/>
            <w:rPr>
              <w:b/>
              <w:sz w:val="28"/>
            </w:rPr>
          </w:pPr>
          <w:r>
            <w:rPr>
              <w:b/>
              <w:sz w:val="28"/>
            </w:rPr>
            <w:t>Anbindung F-IAM Provisionierung</w:t>
          </w:r>
        </w:p>
        <w:p w14:paraId="3B9DB19A" w14:textId="207FC8EC" w:rsidR="002952B9" w:rsidRPr="00EF4A2E" w:rsidRDefault="002952B9" w:rsidP="00F223A5">
          <w:pPr>
            <w:pStyle w:val="Kopfzeile"/>
            <w:tabs>
              <w:tab w:val="clear" w:pos="4252"/>
              <w:tab w:val="clear" w:pos="8504"/>
            </w:tabs>
            <w:spacing w:before="0" w:after="0"/>
            <w:jc w:val="center"/>
            <w:rPr>
              <w:b/>
              <w:sz w:val="20"/>
            </w:rPr>
          </w:pPr>
          <w:r w:rsidRPr="00EF4A2E">
            <w:rPr>
              <w:b/>
              <w:sz w:val="20"/>
            </w:rPr>
            <w:fldChar w:fldCharType="begin"/>
          </w:r>
          <w:r w:rsidRPr="00EF4A2E">
            <w:rPr>
              <w:b/>
              <w:sz w:val="20"/>
            </w:rPr>
            <w:instrText xml:space="preserve"> SUBJECT   \* MERGEFORMAT </w:instrText>
          </w:r>
          <w:r w:rsidRPr="00EF4A2E">
            <w:rPr>
              <w:b/>
              <w:sz w:val="20"/>
            </w:rPr>
            <w:fldChar w:fldCharType="separate"/>
          </w:r>
          <w:sdt>
            <w:sdtPr>
              <w:rPr>
                <w:sz w:val="28"/>
                <w:szCs w:val="28"/>
              </w:rPr>
              <w:alias w:val="Untertitel"/>
              <w:tag w:val=""/>
              <w:id w:val="-1911769004"/>
              <w:showingPlcHdr/>
              <w:dataBinding w:prefixMappings="xmlns:ns0='http://purl.org/dc/elements/1.1/' xmlns:ns1='http://schemas.openxmlformats.org/package/2006/metadata/core-properties' " w:xpath="/ns1:coreProperties[1]/ns0:subject[1]" w:storeItemID="{6C3C8BC8-F283-45AE-878A-BAB7291924A1}"/>
              <w:text/>
            </w:sdtPr>
            <w:sdtEndPr/>
            <w:sdtContent>
              <w:r>
                <w:rPr>
                  <w:sz w:val="28"/>
                  <w:szCs w:val="28"/>
                </w:rPr>
                <w:t xml:space="preserve">     </w:t>
              </w:r>
            </w:sdtContent>
          </w:sdt>
          <w:r w:rsidRPr="00EF4A2E">
            <w:rPr>
              <w:b/>
              <w:sz w:val="20"/>
            </w:rPr>
            <w:fldChar w:fldCharType="end"/>
          </w:r>
        </w:p>
      </w:tc>
      <w:tc>
        <w:tcPr>
          <w:tcW w:w="1417" w:type="dxa"/>
          <w:vAlign w:val="center"/>
        </w:tcPr>
        <w:p w14:paraId="2BB34114" w14:textId="1B3E099A" w:rsidR="002952B9" w:rsidRDefault="002952B9">
          <w:pPr>
            <w:pStyle w:val="Tabelle"/>
            <w:jc w:val="center"/>
            <w:rPr>
              <w:sz w:val="22"/>
            </w:rPr>
          </w:pPr>
          <w:r>
            <w:rPr>
              <w:sz w:val="22"/>
            </w:rPr>
            <w:t xml:space="preserve">Seite </w:t>
          </w:r>
          <w:r>
            <w:rPr>
              <w:sz w:val="22"/>
            </w:rPr>
            <w:fldChar w:fldCharType="begin"/>
          </w:r>
          <w:r>
            <w:rPr>
              <w:sz w:val="22"/>
            </w:rPr>
            <w:instrText xml:space="preserve"> PAGE </w:instrText>
          </w:r>
          <w:r>
            <w:rPr>
              <w:sz w:val="22"/>
            </w:rPr>
            <w:fldChar w:fldCharType="separate"/>
          </w:r>
          <w:r>
            <w:rPr>
              <w:noProof/>
              <w:sz w:val="22"/>
            </w:rPr>
            <w:t>1</w:t>
          </w:r>
          <w:r>
            <w:rPr>
              <w:sz w:val="22"/>
            </w:rPr>
            <w:fldChar w:fldCharType="end"/>
          </w:r>
          <w:r>
            <w:rPr>
              <w:sz w:val="22"/>
            </w:rPr>
            <w:t>/</w:t>
          </w:r>
          <w:r>
            <w:rPr>
              <w:rStyle w:val="Seitenzahl"/>
              <w:sz w:val="22"/>
            </w:rPr>
            <w:fldChar w:fldCharType="begin"/>
          </w:r>
          <w:r>
            <w:rPr>
              <w:rStyle w:val="Seitenzahl"/>
              <w:sz w:val="22"/>
            </w:rPr>
            <w:instrText xml:space="preserve"> NUMPAGES </w:instrText>
          </w:r>
          <w:r>
            <w:rPr>
              <w:rStyle w:val="Seitenzahl"/>
              <w:sz w:val="22"/>
            </w:rPr>
            <w:fldChar w:fldCharType="separate"/>
          </w:r>
          <w:r>
            <w:rPr>
              <w:rStyle w:val="Seitenzahl"/>
              <w:noProof/>
              <w:sz w:val="22"/>
            </w:rPr>
            <w:t>55</w:t>
          </w:r>
          <w:r>
            <w:rPr>
              <w:rStyle w:val="Seitenzahl"/>
              <w:sz w:val="22"/>
            </w:rPr>
            <w:fldChar w:fldCharType="end"/>
          </w:r>
        </w:p>
      </w:tc>
    </w:tr>
    <w:tr w:rsidR="002952B9" w14:paraId="30A0F13B" w14:textId="77777777" w:rsidTr="009007B0">
      <w:trPr>
        <w:cantSplit/>
        <w:trHeight w:val="555"/>
      </w:trPr>
      <w:tc>
        <w:tcPr>
          <w:tcW w:w="1560" w:type="dxa"/>
          <w:vMerge/>
        </w:tcPr>
        <w:p w14:paraId="7005D881" w14:textId="77777777" w:rsidR="002952B9" w:rsidRDefault="002952B9">
          <w:pPr>
            <w:pStyle w:val="Kopfzeile"/>
            <w:tabs>
              <w:tab w:val="clear" w:pos="4252"/>
              <w:tab w:val="clear" w:pos="8504"/>
            </w:tabs>
            <w:jc w:val="center"/>
          </w:pPr>
        </w:p>
      </w:tc>
      <w:tc>
        <w:tcPr>
          <w:tcW w:w="7230" w:type="dxa"/>
          <w:vMerge/>
        </w:tcPr>
        <w:p w14:paraId="2B4FBA8F" w14:textId="77777777" w:rsidR="002952B9" w:rsidRDefault="002952B9">
          <w:pPr>
            <w:pStyle w:val="Kopfzeile"/>
            <w:tabs>
              <w:tab w:val="clear" w:pos="4252"/>
              <w:tab w:val="clear" w:pos="8504"/>
            </w:tabs>
            <w:jc w:val="center"/>
            <w:rPr>
              <w:b/>
              <w:sz w:val="24"/>
            </w:rPr>
          </w:pPr>
        </w:p>
      </w:tc>
      <w:tc>
        <w:tcPr>
          <w:tcW w:w="1417" w:type="dxa"/>
          <w:vAlign w:val="center"/>
        </w:tcPr>
        <w:p w14:paraId="2CB4D6CB" w14:textId="55B4505A" w:rsidR="002952B9" w:rsidRPr="008525E0" w:rsidRDefault="002952B9" w:rsidP="00D018FC">
          <w:pPr>
            <w:pStyle w:val="Tabelle"/>
            <w:jc w:val="center"/>
            <w:rPr>
              <w:rFonts w:ascii="Cambria Math" w:hAnsi="Cambria Math"/>
              <w:sz w:val="22"/>
              <w:oMath/>
            </w:rPr>
          </w:pPr>
          <w:r>
            <w:rPr>
              <w:sz w:val="22"/>
            </w:rPr>
            <w:fldChar w:fldCharType="begin"/>
          </w:r>
          <w:r>
            <w:rPr>
              <w:sz w:val="22"/>
            </w:rPr>
            <w:instrText xml:space="preserve"> SAVEDATE  \@ "dd.MM.yyyy"  \* MERGEFORMAT </w:instrText>
          </w:r>
          <w:r>
            <w:rPr>
              <w:sz w:val="22"/>
            </w:rPr>
            <w:fldChar w:fldCharType="separate"/>
          </w:r>
          <w:r w:rsidR="001776B6">
            <w:rPr>
              <w:noProof/>
              <w:sz w:val="22"/>
            </w:rPr>
            <w:t>10.06.2024</w:t>
          </w:r>
          <w:r>
            <w:rPr>
              <w:sz w:val="22"/>
            </w:rPr>
            <w:fldChar w:fldCharType="end"/>
          </w:r>
        </w:p>
      </w:tc>
    </w:tr>
  </w:tbl>
  <w:p w14:paraId="295322DA" w14:textId="77777777" w:rsidR="002952B9" w:rsidRDefault="002952B9">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8AC469" w14:textId="150D4875" w:rsidR="002952B9" w:rsidRPr="00B5265B" w:rsidRDefault="002952B9">
    <w:pPr>
      <w:pStyle w:val="Kopfzeile"/>
    </w:pPr>
    <w:r>
      <w:rPr>
        <w:noProof/>
      </w:rPr>
      <w:drawing>
        <wp:anchor distT="0" distB="0" distL="114300" distR="114300" simplePos="0" relativeHeight="251658240" behindDoc="0" locked="0" layoutInCell="1" allowOverlap="1" wp14:anchorId="17F82AAF" wp14:editId="09BA7AB3">
          <wp:simplePos x="0" y="0"/>
          <wp:positionH relativeFrom="page">
            <wp:posOffset>12699</wp:posOffset>
          </wp:positionH>
          <wp:positionV relativeFrom="paragraph">
            <wp:posOffset>-457200</wp:posOffset>
          </wp:positionV>
          <wp:extent cx="7541895" cy="3927819"/>
          <wp:effectExtent l="0" t="0" r="1905" b="0"/>
          <wp:wrapNone/>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78682" cy="3946978"/>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264" behindDoc="0" locked="0" layoutInCell="1" allowOverlap="1" wp14:anchorId="177AA65E" wp14:editId="5013FD08">
          <wp:simplePos x="0" y="0"/>
          <wp:positionH relativeFrom="column">
            <wp:posOffset>5751525</wp:posOffset>
          </wp:positionH>
          <wp:positionV relativeFrom="paragraph">
            <wp:posOffset>2643505</wp:posOffset>
          </wp:positionV>
          <wp:extent cx="869950" cy="788035"/>
          <wp:effectExtent l="0" t="0" r="6350" b="0"/>
          <wp:wrapNone/>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869950" cy="788035"/>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029A0F02"/>
    <w:lvl w:ilvl="0">
      <w:start w:val="1"/>
      <w:numFmt w:val="decimal"/>
      <w:pStyle w:val="Listennummer5"/>
      <w:lvlText w:val="%1."/>
      <w:lvlJc w:val="left"/>
      <w:pPr>
        <w:tabs>
          <w:tab w:val="num" w:pos="1492"/>
        </w:tabs>
        <w:ind w:left="1492" w:hanging="360"/>
      </w:pPr>
    </w:lvl>
  </w:abstractNum>
  <w:abstractNum w:abstractNumId="1" w15:restartNumberingAfterBreak="0">
    <w:nsid w:val="FFFFFF7D"/>
    <w:multiLevelType w:val="singleLevel"/>
    <w:tmpl w:val="292A838A"/>
    <w:lvl w:ilvl="0">
      <w:start w:val="1"/>
      <w:numFmt w:val="decimal"/>
      <w:pStyle w:val="Listennummer4"/>
      <w:lvlText w:val="%1."/>
      <w:lvlJc w:val="left"/>
      <w:pPr>
        <w:tabs>
          <w:tab w:val="num" w:pos="1209"/>
        </w:tabs>
        <w:ind w:left="1209" w:hanging="360"/>
      </w:pPr>
    </w:lvl>
  </w:abstractNum>
  <w:abstractNum w:abstractNumId="2" w15:restartNumberingAfterBreak="0">
    <w:nsid w:val="FFFFFF7E"/>
    <w:multiLevelType w:val="singleLevel"/>
    <w:tmpl w:val="02803C8E"/>
    <w:lvl w:ilvl="0">
      <w:start w:val="1"/>
      <w:numFmt w:val="decimal"/>
      <w:pStyle w:val="Listennummer3"/>
      <w:lvlText w:val="%1."/>
      <w:lvlJc w:val="left"/>
      <w:pPr>
        <w:tabs>
          <w:tab w:val="num" w:pos="926"/>
        </w:tabs>
        <w:ind w:left="926" w:hanging="360"/>
      </w:pPr>
    </w:lvl>
  </w:abstractNum>
  <w:abstractNum w:abstractNumId="3" w15:restartNumberingAfterBreak="0">
    <w:nsid w:val="FFFFFF7F"/>
    <w:multiLevelType w:val="singleLevel"/>
    <w:tmpl w:val="7876B5BA"/>
    <w:lvl w:ilvl="0">
      <w:start w:val="1"/>
      <w:numFmt w:val="decimal"/>
      <w:pStyle w:val="Listennummer2"/>
      <w:lvlText w:val="%1."/>
      <w:lvlJc w:val="left"/>
      <w:pPr>
        <w:tabs>
          <w:tab w:val="num" w:pos="643"/>
        </w:tabs>
        <w:ind w:left="643" w:hanging="360"/>
      </w:pPr>
    </w:lvl>
  </w:abstractNum>
  <w:abstractNum w:abstractNumId="4" w15:restartNumberingAfterBreak="0">
    <w:nsid w:val="FFFFFF80"/>
    <w:multiLevelType w:val="singleLevel"/>
    <w:tmpl w:val="F97C9F22"/>
    <w:lvl w:ilvl="0">
      <w:start w:val="1"/>
      <w:numFmt w:val="bullet"/>
      <w:pStyle w:val="Aufzhlungszeichen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D090C6B4"/>
    <w:lvl w:ilvl="0">
      <w:start w:val="1"/>
      <w:numFmt w:val="bullet"/>
      <w:pStyle w:val="Aufzhlungszeichen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3B46602A"/>
    <w:lvl w:ilvl="0">
      <w:start w:val="1"/>
      <w:numFmt w:val="bullet"/>
      <w:pStyle w:val="Aufzhlungszeichen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7EE50EC"/>
    <w:lvl w:ilvl="0">
      <w:start w:val="1"/>
      <w:numFmt w:val="bullet"/>
      <w:pStyle w:val="Aufzhlungszeichen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4A421D64"/>
    <w:lvl w:ilvl="0">
      <w:start w:val="1"/>
      <w:numFmt w:val="decimal"/>
      <w:pStyle w:val="Listennummer"/>
      <w:lvlText w:val="%1."/>
      <w:lvlJc w:val="left"/>
      <w:pPr>
        <w:tabs>
          <w:tab w:val="num" w:pos="360"/>
        </w:tabs>
        <w:ind w:left="360" w:hanging="360"/>
      </w:pPr>
    </w:lvl>
  </w:abstractNum>
  <w:abstractNum w:abstractNumId="9" w15:restartNumberingAfterBreak="0">
    <w:nsid w:val="FFFFFF89"/>
    <w:multiLevelType w:val="singleLevel"/>
    <w:tmpl w:val="FF04E6CA"/>
    <w:lvl w:ilvl="0">
      <w:start w:val="1"/>
      <w:numFmt w:val="bullet"/>
      <w:pStyle w:val="Aufzhlungszeichen"/>
      <w:lvlText w:val=""/>
      <w:lvlJc w:val="left"/>
      <w:pPr>
        <w:tabs>
          <w:tab w:val="num" w:pos="360"/>
        </w:tabs>
        <w:ind w:left="360" w:hanging="360"/>
      </w:pPr>
      <w:rPr>
        <w:rFonts w:ascii="Symbol" w:hAnsi="Symbol" w:hint="default"/>
      </w:rPr>
    </w:lvl>
  </w:abstractNum>
  <w:abstractNum w:abstractNumId="10" w15:restartNumberingAfterBreak="0">
    <w:nsid w:val="028A25C0"/>
    <w:multiLevelType w:val="multilevel"/>
    <w:tmpl w:val="22C2EB70"/>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rPr>
        <w:b w:val="0"/>
        <w:sz w:val="24"/>
        <w:szCs w:val="24"/>
      </w:rPr>
    </w:lvl>
    <w:lvl w:ilvl="2">
      <w:start w:val="1"/>
      <w:numFmt w:val="decimal"/>
      <w:lvlText w:val="%1.%2.%3"/>
      <w:lvlJc w:val="left"/>
      <w:pPr>
        <w:tabs>
          <w:tab w:val="num" w:pos="720"/>
        </w:tabs>
        <w:ind w:left="720" w:hanging="720"/>
      </w:pPr>
      <w:rPr>
        <w:b w:val="0"/>
      </w:r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1" w15:restartNumberingAfterBreak="0">
    <w:nsid w:val="0B8B0057"/>
    <w:multiLevelType w:val="hybridMultilevel"/>
    <w:tmpl w:val="67A0D67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0EB3139A"/>
    <w:multiLevelType w:val="hybridMultilevel"/>
    <w:tmpl w:val="389AF654"/>
    <w:lvl w:ilvl="0" w:tplc="0407000F">
      <w:start w:val="1"/>
      <w:numFmt w:val="decimal"/>
      <w:lvlText w:val="%1."/>
      <w:lvlJc w:val="left"/>
      <w:pPr>
        <w:ind w:left="720" w:hanging="360"/>
      </w:p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15:restartNumberingAfterBreak="0">
    <w:nsid w:val="13EC7A2F"/>
    <w:multiLevelType w:val="hybridMultilevel"/>
    <w:tmpl w:val="77E02B9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17793E13"/>
    <w:multiLevelType w:val="hybridMultilevel"/>
    <w:tmpl w:val="47CE251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254031C3"/>
    <w:multiLevelType w:val="hybridMultilevel"/>
    <w:tmpl w:val="92D8FBC0"/>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26B660EC"/>
    <w:multiLevelType w:val="multilevel"/>
    <w:tmpl w:val="1E82AD2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27C31E18"/>
    <w:multiLevelType w:val="hybridMultilevel"/>
    <w:tmpl w:val="780C06B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2A1F1115"/>
    <w:multiLevelType w:val="hybridMultilevel"/>
    <w:tmpl w:val="94BEA9C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2B1464D4"/>
    <w:multiLevelType w:val="hybridMultilevel"/>
    <w:tmpl w:val="B7F247E8"/>
    <w:lvl w:ilvl="0" w:tplc="04070001">
      <w:start w:val="1"/>
      <w:numFmt w:val="bullet"/>
      <w:lvlText w:val=""/>
      <w:lvlJc w:val="left"/>
      <w:pPr>
        <w:ind w:left="360" w:hanging="360"/>
      </w:pPr>
      <w:rPr>
        <w:rFonts w:ascii="Symbol" w:hAnsi="Symbol" w:hint="default"/>
      </w:rPr>
    </w:lvl>
    <w:lvl w:ilvl="1" w:tplc="04070003">
      <w:start w:val="1"/>
      <w:numFmt w:val="bullet"/>
      <w:lvlText w:val="o"/>
      <w:lvlJc w:val="left"/>
      <w:pPr>
        <w:ind w:left="1080" w:hanging="360"/>
      </w:pPr>
      <w:rPr>
        <w:rFonts w:ascii="Courier New" w:hAnsi="Courier New" w:cs="Courier New" w:hint="default"/>
      </w:rPr>
    </w:lvl>
    <w:lvl w:ilvl="2" w:tplc="04070005">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0" w15:restartNumberingAfterBreak="0">
    <w:nsid w:val="320B7C1F"/>
    <w:multiLevelType w:val="hybridMultilevel"/>
    <w:tmpl w:val="1A24469E"/>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355D7C78"/>
    <w:multiLevelType w:val="hybridMultilevel"/>
    <w:tmpl w:val="93769F6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437F29F6"/>
    <w:multiLevelType w:val="hybridMultilevel"/>
    <w:tmpl w:val="E7F4024E"/>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4C3604E3"/>
    <w:multiLevelType w:val="multilevel"/>
    <w:tmpl w:val="4EAEE4C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8916CAE"/>
    <w:multiLevelType w:val="hybridMultilevel"/>
    <w:tmpl w:val="5ED201A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15:restartNumberingAfterBreak="0">
    <w:nsid w:val="59706AB0"/>
    <w:multiLevelType w:val="hybridMultilevel"/>
    <w:tmpl w:val="4F16537C"/>
    <w:lvl w:ilvl="0" w:tplc="04070001">
      <w:start w:val="1"/>
      <w:numFmt w:val="bullet"/>
      <w:lvlText w:val=""/>
      <w:lvlJc w:val="left"/>
      <w:pPr>
        <w:ind w:left="360" w:hanging="360"/>
      </w:pPr>
      <w:rPr>
        <w:rFonts w:ascii="Symbol" w:hAnsi="Symbol" w:hint="default"/>
      </w:rPr>
    </w:lvl>
    <w:lvl w:ilvl="1" w:tplc="04070003">
      <w:start w:val="1"/>
      <w:numFmt w:val="bullet"/>
      <w:lvlText w:val="o"/>
      <w:lvlJc w:val="left"/>
      <w:pPr>
        <w:ind w:left="1080" w:hanging="360"/>
      </w:pPr>
      <w:rPr>
        <w:rFonts w:ascii="Courier New" w:hAnsi="Courier New" w:cs="Courier New" w:hint="default"/>
      </w:rPr>
    </w:lvl>
    <w:lvl w:ilvl="2" w:tplc="04070005">
      <w:start w:val="1"/>
      <w:numFmt w:val="bullet"/>
      <w:lvlText w:val=""/>
      <w:lvlJc w:val="left"/>
      <w:pPr>
        <w:ind w:left="1800" w:hanging="360"/>
      </w:pPr>
      <w:rPr>
        <w:rFonts w:ascii="Wingdings" w:hAnsi="Wingdings" w:hint="default"/>
      </w:rPr>
    </w:lvl>
    <w:lvl w:ilvl="3" w:tplc="0407000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6" w15:restartNumberingAfterBreak="0">
    <w:nsid w:val="631308D9"/>
    <w:multiLevelType w:val="hybridMultilevel"/>
    <w:tmpl w:val="2376C286"/>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649505B8"/>
    <w:multiLevelType w:val="hybridMultilevel"/>
    <w:tmpl w:val="241A7456"/>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15:restartNumberingAfterBreak="0">
    <w:nsid w:val="672A14B9"/>
    <w:multiLevelType w:val="hybridMultilevel"/>
    <w:tmpl w:val="64D4ABDA"/>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15:restartNumberingAfterBreak="0">
    <w:nsid w:val="69CB643E"/>
    <w:multiLevelType w:val="hybridMultilevel"/>
    <w:tmpl w:val="F3E65B0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0" w15:restartNumberingAfterBreak="0">
    <w:nsid w:val="69F10179"/>
    <w:multiLevelType w:val="multilevel"/>
    <w:tmpl w:val="CB2ABC2C"/>
    <w:lvl w:ilvl="0">
      <w:start w:val="1"/>
      <w:numFmt w:val="decimal"/>
      <w:pStyle w:val="1berschrift"/>
      <w:lvlText w:val="%1."/>
      <w:lvlJc w:val="left"/>
      <w:pPr>
        <w:ind w:left="360" w:hanging="360"/>
      </w:pPr>
      <w:rPr>
        <w:rFonts w:hint="default"/>
      </w:rPr>
    </w:lvl>
    <w:lvl w:ilvl="1">
      <w:start w:val="1"/>
      <w:numFmt w:val="decimal"/>
      <w:pStyle w:val="2berschrift"/>
      <w:lvlText w:val="%1.%2."/>
      <w:lvlJc w:val="left"/>
      <w:pPr>
        <w:ind w:left="3694" w:hanging="716"/>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1" w15:restartNumberingAfterBreak="0">
    <w:nsid w:val="6A6C0877"/>
    <w:multiLevelType w:val="hybridMultilevel"/>
    <w:tmpl w:val="B966EF9A"/>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2" w15:restartNumberingAfterBreak="0">
    <w:nsid w:val="6CDC0744"/>
    <w:multiLevelType w:val="multilevel"/>
    <w:tmpl w:val="F8E2BA0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3" w15:restartNumberingAfterBreak="0">
    <w:nsid w:val="6FDB6BD4"/>
    <w:multiLevelType w:val="hybridMultilevel"/>
    <w:tmpl w:val="BEF410D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4" w15:restartNumberingAfterBreak="0">
    <w:nsid w:val="6FDB7A58"/>
    <w:multiLevelType w:val="hybridMultilevel"/>
    <w:tmpl w:val="C0C4C9A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5" w15:restartNumberingAfterBreak="0">
    <w:nsid w:val="7BA54024"/>
    <w:multiLevelType w:val="multilevel"/>
    <w:tmpl w:val="E5627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6" w15:restartNumberingAfterBreak="0">
    <w:nsid w:val="7D4105FF"/>
    <w:multiLevelType w:val="singleLevel"/>
    <w:tmpl w:val="A2F03C9E"/>
    <w:lvl w:ilvl="0">
      <w:start w:val="1"/>
      <w:numFmt w:val="decimal"/>
      <w:pStyle w:val="berschrift1Alt1"/>
      <w:lvlText w:val="%1."/>
      <w:lvlJc w:val="left"/>
      <w:pPr>
        <w:tabs>
          <w:tab w:val="num" w:pos="360"/>
        </w:tabs>
        <w:ind w:left="360" w:hanging="36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0"/>
  </w:num>
  <w:num w:numId="12">
    <w:abstractNumId w:val="36"/>
  </w:num>
  <w:num w:numId="13">
    <w:abstractNumId w:val="30"/>
  </w:num>
  <w:num w:numId="14">
    <w:abstractNumId w:val="12"/>
  </w:num>
  <w:num w:numId="15">
    <w:abstractNumId w:val="33"/>
  </w:num>
  <w:num w:numId="16">
    <w:abstractNumId w:val="23"/>
  </w:num>
  <w:num w:numId="17">
    <w:abstractNumId w:val="26"/>
  </w:num>
  <w:num w:numId="18">
    <w:abstractNumId w:val="24"/>
  </w:num>
  <w:num w:numId="19">
    <w:abstractNumId w:val="28"/>
  </w:num>
  <w:num w:numId="20">
    <w:abstractNumId w:val="18"/>
  </w:num>
  <w:num w:numId="21">
    <w:abstractNumId w:val="22"/>
  </w:num>
  <w:num w:numId="22">
    <w:abstractNumId w:val="11"/>
  </w:num>
  <w:num w:numId="23">
    <w:abstractNumId w:val="27"/>
  </w:num>
  <w:num w:numId="24">
    <w:abstractNumId w:val="31"/>
  </w:num>
  <w:num w:numId="25">
    <w:abstractNumId w:val="21"/>
  </w:num>
  <w:num w:numId="26">
    <w:abstractNumId w:val="20"/>
  </w:num>
  <w:num w:numId="27">
    <w:abstractNumId w:val="15"/>
  </w:num>
  <w:num w:numId="28">
    <w:abstractNumId w:val="17"/>
  </w:num>
  <w:num w:numId="29">
    <w:abstractNumId w:val="13"/>
  </w:num>
  <w:num w:numId="30">
    <w:abstractNumId w:val="34"/>
  </w:num>
  <w:num w:numId="31">
    <w:abstractNumId w:val="16"/>
  </w:num>
  <w:num w:numId="32">
    <w:abstractNumId w:val="25"/>
  </w:num>
  <w:num w:numId="33">
    <w:abstractNumId w:val="19"/>
  </w:num>
  <w:num w:numId="34">
    <w:abstractNumId w:val="32"/>
  </w:num>
  <w:num w:numId="35">
    <w:abstractNumId w:val="35"/>
  </w:num>
  <w:num w:numId="36">
    <w:abstractNumId w:val="14"/>
  </w:num>
  <w:num w:numId="37">
    <w:abstractNumId w:val="29"/>
  </w:num>
  <w:numIdMacAtCleanup w:val="3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Rüth, Jan">
    <w15:presenceInfo w15:providerId="AD" w15:userId="S-1-5-21-2000478354-764733703-1177238915-82753"/>
  </w15:person>
  <w15:person w15:author="Rüth, Jan [2]">
    <w15:presenceInfo w15:providerId="None" w15:userId="Rüth, Jan"/>
  </w15:person>
  <w15:person w15:author="Tietgen, Maren">
    <w15:presenceInfo w15:providerId="None" w15:userId="Tietgen, Mare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intFractionalCharacterWidth/>
  <w:activeWritingStyle w:appName="MSWord" w:lang="de-DE" w:vendorID="9" w:dllVersion="512" w:checkStyle="1"/>
  <w:proofState w:spelling="clean" w:grammar="clean"/>
  <w:defaultTabStop w:val="709"/>
  <w:autoHyphenation/>
  <w:hyphenationZone w:val="425"/>
  <w:drawingGridHorizontalSpacing w:val="120"/>
  <w:drawingGridVerticalSpacing w:val="120"/>
  <w:displayVerticalDrawingGridEvery w:val="0"/>
  <w:doNotUseMarginsForDrawingGridOrigin/>
  <w:noPunctuationKerning/>
  <w:characterSpacingControl w:val="doNotCompress"/>
  <w:hdrShapeDefaults>
    <o:shapedefaults v:ext="edit" spidmax="47105"/>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84A3D"/>
    <w:rsid w:val="00000755"/>
    <w:rsid w:val="00003005"/>
    <w:rsid w:val="0000337D"/>
    <w:rsid w:val="000039EE"/>
    <w:rsid w:val="000043D2"/>
    <w:rsid w:val="0000581A"/>
    <w:rsid w:val="000069D8"/>
    <w:rsid w:val="0000716B"/>
    <w:rsid w:val="0000744C"/>
    <w:rsid w:val="000100B0"/>
    <w:rsid w:val="00010DF2"/>
    <w:rsid w:val="0001185C"/>
    <w:rsid w:val="00014590"/>
    <w:rsid w:val="00016FF2"/>
    <w:rsid w:val="00020235"/>
    <w:rsid w:val="000224DE"/>
    <w:rsid w:val="00022C61"/>
    <w:rsid w:val="00025987"/>
    <w:rsid w:val="00026BDA"/>
    <w:rsid w:val="00027685"/>
    <w:rsid w:val="000279A2"/>
    <w:rsid w:val="00030394"/>
    <w:rsid w:val="000328CE"/>
    <w:rsid w:val="00032C4F"/>
    <w:rsid w:val="000333F5"/>
    <w:rsid w:val="000337E1"/>
    <w:rsid w:val="00034045"/>
    <w:rsid w:val="000348EA"/>
    <w:rsid w:val="0003519F"/>
    <w:rsid w:val="00035240"/>
    <w:rsid w:val="000359AE"/>
    <w:rsid w:val="00035DC7"/>
    <w:rsid w:val="00036170"/>
    <w:rsid w:val="00037D09"/>
    <w:rsid w:val="00037DDF"/>
    <w:rsid w:val="00037FAF"/>
    <w:rsid w:val="000410E4"/>
    <w:rsid w:val="000418A4"/>
    <w:rsid w:val="00043575"/>
    <w:rsid w:val="00044936"/>
    <w:rsid w:val="0004772F"/>
    <w:rsid w:val="00047EB9"/>
    <w:rsid w:val="0005135B"/>
    <w:rsid w:val="00051963"/>
    <w:rsid w:val="000524ED"/>
    <w:rsid w:val="00052549"/>
    <w:rsid w:val="00053870"/>
    <w:rsid w:val="00054855"/>
    <w:rsid w:val="00054D36"/>
    <w:rsid w:val="00056200"/>
    <w:rsid w:val="00056850"/>
    <w:rsid w:val="00056B8F"/>
    <w:rsid w:val="00057ACB"/>
    <w:rsid w:val="000601EA"/>
    <w:rsid w:val="000615E4"/>
    <w:rsid w:val="00061B83"/>
    <w:rsid w:val="00061C34"/>
    <w:rsid w:val="0006404F"/>
    <w:rsid w:val="00064520"/>
    <w:rsid w:val="00067B22"/>
    <w:rsid w:val="00070087"/>
    <w:rsid w:val="0007034A"/>
    <w:rsid w:val="00071504"/>
    <w:rsid w:val="00071EF0"/>
    <w:rsid w:val="00071F06"/>
    <w:rsid w:val="0007255A"/>
    <w:rsid w:val="00072B39"/>
    <w:rsid w:val="00073355"/>
    <w:rsid w:val="000733B3"/>
    <w:rsid w:val="0007458A"/>
    <w:rsid w:val="000759AE"/>
    <w:rsid w:val="00082E51"/>
    <w:rsid w:val="00083CCD"/>
    <w:rsid w:val="00085E5C"/>
    <w:rsid w:val="000860C7"/>
    <w:rsid w:val="00086EE0"/>
    <w:rsid w:val="000902B2"/>
    <w:rsid w:val="00091D44"/>
    <w:rsid w:val="00093A13"/>
    <w:rsid w:val="00094C00"/>
    <w:rsid w:val="00096D3E"/>
    <w:rsid w:val="00096F53"/>
    <w:rsid w:val="00097397"/>
    <w:rsid w:val="000A1229"/>
    <w:rsid w:val="000A3B61"/>
    <w:rsid w:val="000A4CF0"/>
    <w:rsid w:val="000A6FCB"/>
    <w:rsid w:val="000B0D55"/>
    <w:rsid w:val="000B1428"/>
    <w:rsid w:val="000B2510"/>
    <w:rsid w:val="000B3272"/>
    <w:rsid w:val="000B43D8"/>
    <w:rsid w:val="000B4616"/>
    <w:rsid w:val="000B4869"/>
    <w:rsid w:val="000B5BE0"/>
    <w:rsid w:val="000B6021"/>
    <w:rsid w:val="000C029D"/>
    <w:rsid w:val="000C0345"/>
    <w:rsid w:val="000C0C16"/>
    <w:rsid w:val="000C0D50"/>
    <w:rsid w:val="000C0E74"/>
    <w:rsid w:val="000C105D"/>
    <w:rsid w:val="000C2196"/>
    <w:rsid w:val="000C4A4F"/>
    <w:rsid w:val="000C5B11"/>
    <w:rsid w:val="000C5F4A"/>
    <w:rsid w:val="000C7211"/>
    <w:rsid w:val="000D0E1D"/>
    <w:rsid w:val="000D19FD"/>
    <w:rsid w:val="000D1AFA"/>
    <w:rsid w:val="000D3028"/>
    <w:rsid w:val="000D69E0"/>
    <w:rsid w:val="000D7B12"/>
    <w:rsid w:val="000D7F73"/>
    <w:rsid w:val="000E0364"/>
    <w:rsid w:val="000E4804"/>
    <w:rsid w:val="000E4864"/>
    <w:rsid w:val="000E55DE"/>
    <w:rsid w:val="000E671B"/>
    <w:rsid w:val="000F0388"/>
    <w:rsid w:val="000F40C0"/>
    <w:rsid w:val="000F4768"/>
    <w:rsid w:val="000F543D"/>
    <w:rsid w:val="000F6174"/>
    <w:rsid w:val="001004DF"/>
    <w:rsid w:val="00100F0C"/>
    <w:rsid w:val="001053A1"/>
    <w:rsid w:val="001056F6"/>
    <w:rsid w:val="0011241B"/>
    <w:rsid w:val="00112E89"/>
    <w:rsid w:val="00113086"/>
    <w:rsid w:val="00113FCB"/>
    <w:rsid w:val="00114AD2"/>
    <w:rsid w:val="001160CA"/>
    <w:rsid w:val="00116CC2"/>
    <w:rsid w:val="00117DC0"/>
    <w:rsid w:val="001204D8"/>
    <w:rsid w:val="00123946"/>
    <w:rsid w:val="0012400F"/>
    <w:rsid w:val="001244F0"/>
    <w:rsid w:val="00125286"/>
    <w:rsid w:val="0012600B"/>
    <w:rsid w:val="0012627A"/>
    <w:rsid w:val="00126D1D"/>
    <w:rsid w:val="001275FA"/>
    <w:rsid w:val="00127956"/>
    <w:rsid w:val="001311B0"/>
    <w:rsid w:val="00133629"/>
    <w:rsid w:val="0013431F"/>
    <w:rsid w:val="00135638"/>
    <w:rsid w:val="00135C95"/>
    <w:rsid w:val="00137038"/>
    <w:rsid w:val="00137AFB"/>
    <w:rsid w:val="00140D9D"/>
    <w:rsid w:val="0014349C"/>
    <w:rsid w:val="00144421"/>
    <w:rsid w:val="001455F6"/>
    <w:rsid w:val="00150CDE"/>
    <w:rsid w:val="00151632"/>
    <w:rsid w:val="001517DE"/>
    <w:rsid w:val="00152362"/>
    <w:rsid w:val="001532EA"/>
    <w:rsid w:val="00155358"/>
    <w:rsid w:val="001566BE"/>
    <w:rsid w:val="00160D3F"/>
    <w:rsid w:val="00162BE4"/>
    <w:rsid w:val="00163468"/>
    <w:rsid w:val="00165DD9"/>
    <w:rsid w:val="00166539"/>
    <w:rsid w:val="001703D8"/>
    <w:rsid w:val="00170968"/>
    <w:rsid w:val="00171C5C"/>
    <w:rsid w:val="001727F6"/>
    <w:rsid w:val="00174608"/>
    <w:rsid w:val="0017528C"/>
    <w:rsid w:val="001758C1"/>
    <w:rsid w:val="00176AEB"/>
    <w:rsid w:val="001776B6"/>
    <w:rsid w:val="001808A9"/>
    <w:rsid w:val="00180A3C"/>
    <w:rsid w:val="00181754"/>
    <w:rsid w:val="00181E6F"/>
    <w:rsid w:val="0018357A"/>
    <w:rsid w:val="001843F5"/>
    <w:rsid w:val="00184BA0"/>
    <w:rsid w:val="00185C4E"/>
    <w:rsid w:val="001907FD"/>
    <w:rsid w:val="00191336"/>
    <w:rsid w:val="001917F8"/>
    <w:rsid w:val="001959B5"/>
    <w:rsid w:val="0019606D"/>
    <w:rsid w:val="00196C75"/>
    <w:rsid w:val="00197B73"/>
    <w:rsid w:val="001A2364"/>
    <w:rsid w:val="001A23EC"/>
    <w:rsid w:val="001A2C37"/>
    <w:rsid w:val="001A32AD"/>
    <w:rsid w:val="001A39F1"/>
    <w:rsid w:val="001A4F51"/>
    <w:rsid w:val="001A534E"/>
    <w:rsid w:val="001A5B46"/>
    <w:rsid w:val="001A5BAF"/>
    <w:rsid w:val="001A6589"/>
    <w:rsid w:val="001A70F1"/>
    <w:rsid w:val="001B0941"/>
    <w:rsid w:val="001B0B3A"/>
    <w:rsid w:val="001B25FA"/>
    <w:rsid w:val="001B285B"/>
    <w:rsid w:val="001B2B64"/>
    <w:rsid w:val="001B59BE"/>
    <w:rsid w:val="001B5D51"/>
    <w:rsid w:val="001B63F5"/>
    <w:rsid w:val="001C0476"/>
    <w:rsid w:val="001C32F9"/>
    <w:rsid w:val="001C3BDA"/>
    <w:rsid w:val="001C48E0"/>
    <w:rsid w:val="001C4C27"/>
    <w:rsid w:val="001C4F1A"/>
    <w:rsid w:val="001C53A3"/>
    <w:rsid w:val="001C7FC0"/>
    <w:rsid w:val="001D06B7"/>
    <w:rsid w:val="001D073A"/>
    <w:rsid w:val="001D0FA3"/>
    <w:rsid w:val="001D1D5E"/>
    <w:rsid w:val="001D2B35"/>
    <w:rsid w:val="001D2CD1"/>
    <w:rsid w:val="001D314F"/>
    <w:rsid w:val="001D3A4C"/>
    <w:rsid w:val="001D3FBD"/>
    <w:rsid w:val="001D4250"/>
    <w:rsid w:val="001D469F"/>
    <w:rsid w:val="001D7F56"/>
    <w:rsid w:val="001E0C1C"/>
    <w:rsid w:val="001E0F00"/>
    <w:rsid w:val="001E2393"/>
    <w:rsid w:val="001E3C18"/>
    <w:rsid w:val="001E3F3F"/>
    <w:rsid w:val="001E445A"/>
    <w:rsid w:val="001E4624"/>
    <w:rsid w:val="001E507C"/>
    <w:rsid w:val="001E63CE"/>
    <w:rsid w:val="001E697B"/>
    <w:rsid w:val="001F05F4"/>
    <w:rsid w:val="001F1355"/>
    <w:rsid w:val="001F17E9"/>
    <w:rsid w:val="001F39D8"/>
    <w:rsid w:val="001F420F"/>
    <w:rsid w:val="001F67B4"/>
    <w:rsid w:val="001F7B33"/>
    <w:rsid w:val="00201573"/>
    <w:rsid w:val="00202F6C"/>
    <w:rsid w:val="00203A45"/>
    <w:rsid w:val="00203BD7"/>
    <w:rsid w:val="0020408F"/>
    <w:rsid w:val="00205C34"/>
    <w:rsid w:val="00205F14"/>
    <w:rsid w:val="002075B6"/>
    <w:rsid w:val="00211915"/>
    <w:rsid w:val="00214EA8"/>
    <w:rsid w:val="00215D9C"/>
    <w:rsid w:val="002163D4"/>
    <w:rsid w:val="00216459"/>
    <w:rsid w:val="002175F3"/>
    <w:rsid w:val="00220480"/>
    <w:rsid w:val="00221D2B"/>
    <w:rsid w:val="00223ECC"/>
    <w:rsid w:val="00225867"/>
    <w:rsid w:val="00225C0F"/>
    <w:rsid w:val="00225DDE"/>
    <w:rsid w:val="002261B9"/>
    <w:rsid w:val="0023051D"/>
    <w:rsid w:val="00231B4C"/>
    <w:rsid w:val="00232575"/>
    <w:rsid w:val="00232C37"/>
    <w:rsid w:val="00233110"/>
    <w:rsid w:val="00233159"/>
    <w:rsid w:val="002346B9"/>
    <w:rsid w:val="002346F3"/>
    <w:rsid w:val="00234D5D"/>
    <w:rsid w:val="00234EDB"/>
    <w:rsid w:val="002408C9"/>
    <w:rsid w:val="00240BFB"/>
    <w:rsid w:val="002424F7"/>
    <w:rsid w:val="00243686"/>
    <w:rsid w:val="00244236"/>
    <w:rsid w:val="0024468A"/>
    <w:rsid w:val="00244A67"/>
    <w:rsid w:val="00244F55"/>
    <w:rsid w:val="00245673"/>
    <w:rsid w:val="00246E5D"/>
    <w:rsid w:val="0025144C"/>
    <w:rsid w:val="00251625"/>
    <w:rsid w:val="00256F69"/>
    <w:rsid w:val="00261102"/>
    <w:rsid w:val="00261AD4"/>
    <w:rsid w:val="00263D55"/>
    <w:rsid w:val="0026582E"/>
    <w:rsid w:val="00265BFB"/>
    <w:rsid w:val="0026621A"/>
    <w:rsid w:val="00266231"/>
    <w:rsid w:val="00266397"/>
    <w:rsid w:val="002717AB"/>
    <w:rsid w:val="002717BC"/>
    <w:rsid w:val="00275CCD"/>
    <w:rsid w:val="00276DEF"/>
    <w:rsid w:val="0028019B"/>
    <w:rsid w:val="00280406"/>
    <w:rsid w:val="002823A1"/>
    <w:rsid w:val="00282C96"/>
    <w:rsid w:val="00283A67"/>
    <w:rsid w:val="002847ED"/>
    <w:rsid w:val="002858C0"/>
    <w:rsid w:val="00286182"/>
    <w:rsid w:val="00286463"/>
    <w:rsid w:val="00286823"/>
    <w:rsid w:val="002878FD"/>
    <w:rsid w:val="0029047A"/>
    <w:rsid w:val="00291A1C"/>
    <w:rsid w:val="00292A1D"/>
    <w:rsid w:val="002952B9"/>
    <w:rsid w:val="00296F16"/>
    <w:rsid w:val="002A146D"/>
    <w:rsid w:val="002A15F9"/>
    <w:rsid w:val="002A1E89"/>
    <w:rsid w:val="002A2135"/>
    <w:rsid w:val="002A2E8D"/>
    <w:rsid w:val="002A44E8"/>
    <w:rsid w:val="002A5F8A"/>
    <w:rsid w:val="002A63A5"/>
    <w:rsid w:val="002A651E"/>
    <w:rsid w:val="002A6B4F"/>
    <w:rsid w:val="002A73A7"/>
    <w:rsid w:val="002A7EAF"/>
    <w:rsid w:val="002B1C9F"/>
    <w:rsid w:val="002B2353"/>
    <w:rsid w:val="002B2E23"/>
    <w:rsid w:val="002B39D5"/>
    <w:rsid w:val="002B3A7E"/>
    <w:rsid w:val="002B52C2"/>
    <w:rsid w:val="002B557F"/>
    <w:rsid w:val="002B5D07"/>
    <w:rsid w:val="002B5D42"/>
    <w:rsid w:val="002B778A"/>
    <w:rsid w:val="002C0EF2"/>
    <w:rsid w:val="002C1C6A"/>
    <w:rsid w:val="002C262C"/>
    <w:rsid w:val="002C343A"/>
    <w:rsid w:val="002C35AE"/>
    <w:rsid w:val="002C4362"/>
    <w:rsid w:val="002C5570"/>
    <w:rsid w:val="002C5F60"/>
    <w:rsid w:val="002C659A"/>
    <w:rsid w:val="002C7BD3"/>
    <w:rsid w:val="002D24F6"/>
    <w:rsid w:val="002D25A7"/>
    <w:rsid w:val="002D2F35"/>
    <w:rsid w:val="002D33BA"/>
    <w:rsid w:val="002D438D"/>
    <w:rsid w:val="002D5443"/>
    <w:rsid w:val="002D66D3"/>
    <w:rsid w:val="002D7400"/>
    <w:rsid w:val="002D797B"/>
    <w:rsid w:val="002E07A9"/>
    <w:rsid w:val="002E2F94"/>
    <w:rsid w:val="002E3C66"/>
    <w:rsid w:val="002E4D01"/>
    <w:rsid w:val="002E4F08"/>
    <w:rsid w:val="002E6EBA"/>
    <w:rsid w:val="002E7D7B"/>
    <w:rsid w:val="002F0B3B"/>
    <w:rsid w:val="002F0CD8"/>
    <w:rsid w:val="002F0E42"/>
    <w:rsid w:val="002F1419"/>
    <w:rsid w:val="002F1DB3"/>
    <w:rsid w:val="002F2B4F"/>
    <w:rsid w:val="002F2D7C"/>
    <w:rsid w:val="002F357C"/>
    <w:rsid w:val="002F614F"/>
    <w:rsid w:val="002F74E9"/>
    <w:rsid w:val="002F7799"/>
    <w:rsid w:val="002F7B4F"/>
    <w:rsid w:val="002F7F3E"/>
    <w:rsid w:val="00300B86"/>
    <w:rsid w:val="0030340E"/>
    <w:rsid w:val="00303638"/>
    <w:rsid w:val="003048B2"/>
    <w:rsid w:val="00305096"/>
    <w:rsid w:val="0030743A"/>
    <w:rsid w:val="00310133"/>
    <w:rsid w:val="003103D2"/>
    <w:rsid w:val="00310C3C"/>
    <w:rsid w:val="00310D86"/>
    <w:rsid w:val="0031144B"/>
    <w:rsid w:val="0031265C"/>
    <w:rsid w:val="00313669"/>
    <w:rsid w:val="003149AC"/>
    <w:rsid w:val="00314A03"/>
    <w:rsid w:val="003152D5"/>
    <w:rsid w:val="003169B9"/>
    <w:rsid w:val="00317275"/>
    <w:rsid w:val="0032129F"/>
    <w:rsid w:val="00321323"/>
    <w:rsid w:val="00321B69"/>
    <w:rsid w:val="003222A5"/>
    <w:rsid w:val="003225B4"/>
    <w:rsid w:val="0032275E"/>
    <w:rsid w:val="00324F72"/>
    <w:rsid w:val="00325C95"/>
    <w:rsid w:val="00326C16"/>
    <w:rsid w:val="003270F5"/>
    <w:rsid w:val="00327798"/>
    <w:rsid w:val="003278FB"/>
    <w:rsid w:val="00327F5A"/>
    <w:rsid w:val="00330154"/>
    <w:rsid w:val="00330285"/>
    <w:rsid w:val="00331A79"/>
    <w:rsid w:val="0033296F"/>
    <w:rsid w:val="00332DFF"/>
    <w:rsid w:val="00333847"/>
    <w:rsid w:val="003342EA"/>
    <w:rsid w:val="00334AA0"/>
    <w:rsid w:val="00336526"/>
    <w:rsid w:val="00336596"/>
    <w:rsid w:val="0033793B"/>
    <w:rsid w:val="003406DC"/>
    <w:rsid w:val="00341505"/>
    <w:rsid w:val="003415C2"/>
    <w:rsid w:val="00342CF2"/>
    <w:rsid w:val="003433BB"/>
    <w:rsid w:val="003437A5"/>
    <w:rsid w:val="00343D8D"/>
    <w:rsid w:val="00347CDA"/>
    <w:rsid w:val="00351928"/>
    <w:rsid w:val="00351D00"/>
    <w:rsid w:val="00354409"/>
    <w:rsid w:val="003557D8"/>
    <w:rsid w:val="00355D10"/>
    <w:rsid w:val="003564B1"/>
    <w:rsid w:val="00357582"/>
    <w:rsid w:val="00357B68"/>
    <w:rsid w:val="00362B28"/>
    <w:rsid w:val="00365A2A"/>
    <w:rsid w:val="00370B23"/>
    <w:rsid w:val="0037158D"/>
    <w:rsid w:val="00372349"/>
    <w:rsid w:val="00375770"/>
    <w:rsid w:val="00376392"/>
    <w:rsid w:val="00377A5F"/>
    <w:rsid w:val="003815EB"/>
    <w:rsid w:val="00381679"/>
    <w:rsid w:val="00382438"/>
    <w:rsid w:val="003827D5"/>
    <w:rsid w:val="00382F20"/>
    <w:rsid w:val="00383539"/>
    <w:rsid w:val="00384293"/>
    <w:rsid w:val="00384EE0"/>
    <w:rsid w:val="00386225"/>
    <w:rsid w:val="003870D9"/>
    <w:rsid w:val="003937E1"/>
    <w:rsid w:val="0039410D"/>
    <w:rsid w:val="00394665"/>
    <w:rsid w:val="003948F3"/>
    <w:rsid w:val="00395DD8"/>
    <w:rsid w:val="00395E2F"/>
    <w:rsid w:val="003970CD"/>
    <w:rsid w:val="003979CB"/>
    <w:rsid w:val="003A01EE"/>
    <w:rsid w:val="003A0C06"/>
    <w:rsid w:val="003A3167"/>
    <w:rsid w:val="003A319B"/>
    <w:rsid w:val="003A3D1D"/>
    <w:rsid w:val="003A3DAB"/>
    <w:rsid w:val="003A4AF6"/>
    <w:rsid w:val="003A50CD"/>
    <w:rsid w:val="003A682B"/>
    <w:rsid w:val="003B15B5"/>
    <w:rsid w:val="003B2E30"/>
    <w:rsid w:val="003B3B3F"/>
    <w:rsid w:val="003B5840"/>
    <w:rsid w:val="003B621A"/>
    <w:rsid w:val="003B648A"/>
    <w:rsid w:val="003B6F81"/>
    <w:rsid w:val="003B7381"/>
    <w:rsid w:val="003B77B1"/>
    <w:rsid w:val="003B7BBA"/>
    <w:rsid w:val="003B7ECF"/>
    <w:rsid w:val="003C0436"/>
    <w:rsid w:val="003C04A2"/>
    <w:rsid w:val="003C0E33"/>
    <w:rsid w:val="003C2969"/>
    <w:rsid w:val="003C5657"/>
    <w:rsid w:val="003C7E83"/>
    <w:rsid w:val="003D0769"/>
    <w:rsid w:val="003D095B"/>
    <w:rsid w:val="003D2D1C"/>
    <w:rsid w:val="003D2F94"/>
    <w:rsid w:val="003D3501"/>
    <w:rsid w:val="003D57B6"/>
    <w:rsid w:val="003D5977"/>
    <w:rsid w:val="003D62F0"/>
    <w:rsid w:val="003D79EB"/>
    <w:rsid w:val="003E0402"/>
    <w:rsid w:val="003E0608"/>
    <w:rsid w:val="003E0CD8"/>
    <w:rsid w:val="003E0DD5"/>
    <w:rsid w:val="003E1662"/>
    <w:rsid w:val="003E2068"/>
    <w:rsid w:val="003E559E"/>
    <w:rsid w:val="003E741C"/>
    <w:rsid w:val="003E7908"/>
    <w:rsid w:val="003E791D"/>
    <w:rsid w:val="003E7D7C"/>
    <w:rsid w:val="003F1E37"/>
    <w:rsid w:val="003F234A"/>
    <w:rsid w:val="003F23FF"/>
    <w:rsid w:val="003F2D57"/>
    <w:rsid w:val="003F3584"/>
    <w:rsid w:val="003F3DBE"/>
    <w:rsid w:val="003F431C"/>
    <w:rsid w:val="003F453F"/>
    <w:rsid w:val="003F4601"/>
    <w:rsid w:val="003F69F9"/>
    <w:rsid w:val="003F758D"/>
    <w:rsid w:val="003F77F3"/>
    <w:rsid w:val="00405CD7"/>
    <w:rsid w:val="00406BAD"/>
    <w:rsid w:val="00410DF6"/>
    <w:rsid w:val="00411B2F"/>
    <w:rsid w:val="004121A7"/>
    <w:rsid w:val="00412D9F"/>
    <w:rsid w:val="00413161"/>
    <w:rsid w:val="004153D2"/>
    <w:rsid w:val="0041559F"/>
    <w:rsid w:val="00416A87"/>
    <w:rsid w:val="004170A2"/>
    <w:rsid w:val="00420171"/>
    <w:rsid w:val="004204B4"/>
    <w:rsid w:val="004218C3"/>
    <w:rsid w:val="00421C6F"/>
    <w:rsid w:val="00421F2C"/>
    <w:rsid w:val="0042351A"/>
    <w:rsid w:val="004239C1"/>
    <w:rsid w:val="004239C2"/>
    <w:rsid w:val="00423C82"/>
    <w:rsid w:val="00424B75"/>
    <w:rsid w:val="00424D16"/>
    <w:rsid w:val="00424DB6"/>
    <w:rsid w:val="00425323"/>
    <w:rsid w:val="00425D4F"/>
    <w:rsid w:val="00426006"/>
    <w:rsid w:val="00426297"/>
    <w:rsid w:val="004263E0"/>
    <w:rsid w:val="004264D8"/>
    <w:rsid w:val="00430D88"/>
    <w:rsid w:val="00431467"/>
    <w:rsid w:val="004330DE"/>
    <w:rsid w:val="00433F68"/>
    <w:rsid w:val="00433FF6"/>
    <w:rsid w:val="004356C0"/>
    <w:rsid w:val="00435DEB"/>
    <w:rsid w:val="00440085"/>
    <w:rsid w:val="00442067"/>
    <w:rsid w:val="004424C8"/>
    <w:rsid w:val="0044278A"/>
    <w:rsid w:val="00444678"/>
    <w:rsid w:val="00444EF5"/>
    <w:rsid w:val="00446BF4"/>
    <w:rsid w:val="004470BB"/>
    <w:rsid w:val="004524F6"/>
    <w:rsid w:val="0045264D"/>
    <w:rsid w:val="00453970"/>
    <w:rsid w:val="00454431"/>
    <w:rsid w:val="004552D0"/>
    <w:rsid w:val="004571FA"/>
    <w:rsid w:val="0046181B"/>
    <w:rsid w:val="004657FF"/>
    <w:rsid w:val="0046673F"/>
    <w:rsid w:val="00467AC6"/>
    <w:rsid w:val="00467C6E"/>
    <w:rsid w:val="0047019C"/>
    <w:rsid w:val="004722DC"/>
    <w:rsid w:val="00473233"/>
    <w:rsid w:val="00473E09"/>
    <w:rsid w:val="004745A3"/>
    <w:rsid w:val="004750B6"/>
    <w:rsid w:val="00475B1D"/>
    <w:rsid w:val="00477973"/>
    <w:rsid w:val="00481A47"/>
    <w:rsid w:val="00482902"/>
    <w:rsid w:val="004829D9"/>
    <w:rsid w:val="00482B45"/>
    <w:rsid w:val="004834A8"/>
    <w:rsid w:val="00483B80"/>
    <w:rsid w:val="004904F6"/>
    <w:rsid w:val="00491BD4"/>
    <w:rsid w:val="00491E86"/>
    <w:rsid w:val="00492180"/>
    <w:rsid w:val="0049500F"/>
    <w:rsid w:val="004966E4"/>
    <w:rsid w:val="00497593"/>
    <w:rsid w:val="004978E1"/>
    <w:rsid w:val="004A07D3"/>
    <w:rsid w:val="004A1F5A"/>
    <w:rsid w:val="004A50E3"/>
    <w:rsid w:val="004B28FF"/>
    <w:rsid w:val="004B3638"/>
    <w:rsid w:val="004B3E0A"/>
    <w:rsid w:val="004B42BB"/>
    <w:rsid w:val="004B5239"/>
    <w:rsid w:val="004B64EE"/>
    <w:rsid w:val="004B7DA0"/>
    <w:rsid w:val="004B7E68"/>
    <w:rsid w:val="004C0060"/>
    <w:rsid w:val="004C026B"/>
    <w:rsid w:val="004C0C96"/>
    <w:rsid w:val="004C0CE4"/>
    <w:rsid w:val="004C33BE"/>
    <w:rsid w:val="004C45B2"/>
    <w:rsid w:val="004C4682"/>
    <w:rsid w:val="004C6541"/>
    <w:rsid w:val="004C659B"/>
    <w:rsid w:val="004C6B1B"/>
    <w:rsid w:val="004C76AC"/>
    <w:rsid w:val="004D2A8C"/>
    <w:rsid w:val="004D36BD"/>
    <w:rsid w:val="004D57AD"/>
    <w:rsid w:val="004D5800"/>
    <w:rsid w:val="004D598C"/>
    <w:rsid w:val="004D6981"/>
    <w:rsid w:val="004D6ADF"/>
    <w:rsid w:val="004D7268"/>
    <w:rsid w:val="004D73DA"/>
    <w:rsid w:val="004E0C0A"/>
    <w:rsid w:val="004E2723"/>
    <w:rsid w:val="004E3F2B"/>
    <w:rsid w:val="004E40FB"/>
    <w:rsid w:val="004E60EB"/>
    <w:rsid w:val="004E6919"/>
    <w:rsid w:val="004E6B34"/>
    <w:rsid w:val="004F010E"/>
    <w:rsid w:val="004F63C5"/>
    <w:rsid w:val="004F65D5"/>
    <w:rsid w:val="004F6BB7"/>
    <w:rsid w:val="004F7BA3"/>
    <w:rsid w:val="00500A29"/>
    <w:rsid w:val="00503DD6"/>
    <w:rsid w:val="005051F4"/>
    <w:rsid w:val="00505ABE"/>
    <w:rsid w:val="00505DF9"/>
    <w:rsid w:val="00513387"/>
    <w:rsid w:val="00513D01"/>
    <w:rsid w:val="00513D3B"/>
    <w:rsid w:val="00516E38"/>
    <w:rsid w:val="00516EFA"/>
    <w:rsid w:val="00517053"/>
    <w:rsid w:val="005178A6"/>
    <w:rsid w:val="00520E06"/>
    <w:rsid w:val="0052130C"/>
    <w:rsid w:val="005216BA"/>
    <w:rsid w:val="00521A68"/>
    <w:rsid w:val="0052427F"/>
    <w:rsid w:val="00524DFD"/>
    <w:rsid w:val="00526ACE"/>
    <w:rsid w:val="00526F78"/>
    <w:rsid w:val="005305B9"/>
    <w:rsid w:val="00530AEF"/>
    <w:rsid w:val="00531099"/>
    <w:rsid w:val="0053113B"/>
    <w:rsid w:val="00531659"/>
    <w:rsid w:val="00532FB6"/>
    <w:rsid w:val="00533332"/>
    <w:rsid w:val="00533E51"/>
    <w:rsid w:val="00533FDF"/>
    <w:rsid w:val="00534197"/>
    <w:rsid w:val="00534497"/>
    <w:rsid w:val="005359DB"/>
    <w:rsid w:val="005365AB"/>
    <w:rsid w:val="005368F8"/>
    <w:rsid w:val="005400C3"/>
    <w:rsid w:val="00540B37"/>
    <w:rsid w:val="005419F4"/>
    <w:rsid w:val="00542668"/>
    <w:rsid w:val="00542968"/>
    <w:rsid w:val="005442F3"/>
    <w:rsid w:val="005443CD"/>
    <w:rsid w:val="00544427"/>
    <w:rsid w:val="00545470"/>
    <w:rsid w:val="005462E5"/>
    <w:rsid w:val="00553AFD"/>
    <w:rsid w:val="00556BDD"/>
    <w:rsid w:val="00557D4F"/>
    <w:rsid w:val="0056167A"/>
    <w:rsid w:val="00561CA8"/>
    <w:rsid w:val="005623DA"/>
    <w:rsid w:val="0056505D"/>
    <w:rsid w:val="00566FD5"/>
    <w:rsid w:val="00567478"/>
    <w:rsid w:val="0057090C"/>
    <w:rsid w:val="0057220D"/>
    <w:rsid w:val="00572393"/>
    <w:rsid w:val="0057378D"/>
    <w:rsid w:val="00573B8C"/>
    <w:rsid w:val="0057566A"/>
    <w:rsid w:val="00576191"/>
    <w:rsid w:val="00576B84"/>
    <w:rsid w:val="005770DE"/>
    <w:rsid w:val="005776C9"/>
    <w:rsid w:val="00577B31"/>
    <w:rsid w:val="00581BB6"/>
    <w:rsid w:val="00582CC6"/>
    <w:rsid w:val="00582D97"/>
    <w:rsid w:val="005830B9"/>
    <w:rsid w:val="00583241"/>
    <w:rsid w:val="00583690"/>
    <w:rsid w:val="00583D4F"/>
    <w:rsid w:val="00585584"/>
    <w:rsid w:val="005865DA"/>
    <w:rsid w:val="00586AAC"/>
    <w:rsid w:val="00587456"/>
    <w:rsid w:val="005904AB"/>
    <w:rsid w:val="0059389E"/>
    <w:rsid w:val="005946BA"/>
    <w:rsid w:val="00594D42"/>
    <w:rsid w:val="00595F27"/>
    <w:rsid w:val="005964D7"/>
    <w:rsid w:val="00597525"/>
    <w:rsid w:val="00597E56"/>
    <w:rsid w:val="00597EA5"/>
    <w:rsid w:val="005A2CA0"/>
    <w:rsid w:val="005A2E57"/>
    <w:rsid w:val="005A3A48"/>
    <w:rsid w:val="005A3D6D"/>
    <w:rsid w:val="005A57CE"/>
    <w:rsid w:val="005A5E1D"/>
    <w:rsid w:val="005A6124"/>
    <w:rsid w:val="005A65BD"/>
    <w:rsid w:val="005A6C96"/>
    <w:rsid w:val="005B0ED1"/>
    <w:rsid w:val="005B31D1"/>
    <w:rsid w:val="005B53E9"/>
    <w:rsid w:val="005B56C6"/>
    <w:rsid w:val="005B6942"/>
    <w:rsid w:val="005B7284"/>
    <w:rsid w:val="005B7AC3"/>
    <w:rsid w:val="005B7EA7"/>
    <w:rsid w:val="005C0FC3"/>
    <w:rsid w:val="005C17F7"/>
    <w:rsid w:val="005C2B3E"/>
    <w:rsid w:val="005C3AA3"/>
    <w:rsid w:val="005C3B24"/>
    <w:rsid w:val="005C3F42"/>
    <w:rsid w:val="005C442F"/>
    <w:rsid w:val="005C5512"/>
    <w:rsid w:val="005C6F9D"/>
    <w:rsid w:val="005D130A"/>
    <w:rsid w:val="005D2670"/>
    <w:rsid w:val="005D3431"/>
    <w:rsid w:val="005D38B6"/>
    <w:rsid w:val="005D3BA4"/>
    <w:rsid w:val="005D3E7F"/>
    <w:rsid w:val="005D4075"/>
    <w:rsid w:val="005D41A2"/>
    <w:rsid w:val="005D55AA"/>
    <w:rsid w:val="005D597F"/>
    <w:rsid w:val="005D60D3"/>
    <w:rsid w:val="005D62BF"/>
    <w:rsid w:val="005D63C9"/>
    <w:rsid w:val="005D68A2"/>
    <w:rsid w:val="005D70B8"/>
    <w:rsid w:val="005E1616"/>
    <w:rsid w:val="005E1B47"/>
    <w:rsid w:val="005E3496"/>
    <w:rsid w:val="005E4CEA"/>
    <w:rsid w:val="005E5210"/>
    <w:rsid w:val="005E77C9"/>
    <w:rsid w:val="005E7901"/>
    <w:rsid w:val="005E7D69"/>
    <w:rsid w:val="005F17FE"/>
    <w:rsid w:val="005F4AB9"/>
    <w:rsid w:val="005F4C35"/>
    <w:rsid w:val="005F58C7"/>
    <w:rsid w:val="005F681E"/>
    <w:rsid w:val="005F68BD"/>
    <w:rsid w:val="005F7080"/>
    <w:rsid w:val="00600015"/>
    <w:rsid w:val="006004FF"/>
    <w:rsid w:val="00601023"/>
    <w:rsid w:val="00601E27"/>
    <w:rsid w:val="006036E3"/>
    <w:rsid w:val="00603DFE"/>
    <w:rsid w:val="00604D83"/>
    <w:rsid w:val="00604DA2"/>
    <w:rsid w:val="006054C8"/>
    <w:rsid w:val="00605AC2"/>
    <w:rsid w:val="006072DC"/>
    <w:rsid w:val="00611D73"/>
    <w:rsid w:val="00614092"/>
    <w:rsid w:val="0061735A"/>
    <w:rsid w:val="0062026C"/>
    <w:rsid w:val="00620EB6"/>
    <w:rsid w:val="00621481"/>
    <w:rsid w:val="00621FA9"/>
    <w:rsid w:val="006233DA"/>
    <w:rsid w:val="00625575"/>
    <w:rsid w:val="00626BA5"/>
    <w:rsid w:val="0062747F"/>
    <w:rsid w:val="00630231"/>
    <w:rsid w:val="00631335"/>
    <w:rsid w:val="006322FC"/>
    <w:rsid w:val="006325C3"/>
    <w:rsid w:val="006332E2"/>
    <w:rsid w:val="00633813"/>
    <w:rsid w:val="00634327"/>
    <w:rsid w:val="00634BDC"/>
    <w:rsid w:val="00635FFE"/>
    <w:rsid w:val="006374D9"/>
    <w:rsid w:val="00637746"/>
    <w:rsid w:val="006403E1"/>
    <w:rsid w:val="00642CC5"/>
    <w:rsid w:val="00642FD2"/>
    <w:rsid w:val="006447F1"/>
    <w:rsid w:val="00647125"/>
    <w:rsid w:val="00647409"/>
    <w:rsid w:val="006474A5"/>
    <w:rsid w:val="00650B82"/>
    <w:rsid w:val="00652941"/>
    <w:rsid w:val="00652C13"/>
    <w:rsid w:val="006536A7"/>
    <w:rsid w:val="00653DE3"/>
    <w:rsid w:val="0065666C"/>
    <w:rsid w:val="00656E93"/>
    <w:rsid w:val="00657C7A"/>
    <w:rsid w:val="00657CF8"/>
    <w:rsid w:val="006601DD"/>
    <w:rsid w:val="0066037C"/>
    <w:rsid w:val="0066043D"/>
    <w:rsid w:val="006611E6"/>
    <w:rsid w:val="006615EA"/>
    <w:rsid w:val="00661E75"/>
    <w:rsid w:val="00663F0C"/>
    <w:rsid w:val="00664A16"/>
    <w:rsid w:val="00664C01"/>
    <w:rsid w:val="00667880"/>
    <w:rsid w:val="00671DA6"/>
    <w:rsid w:val="00674FA3"/>
    <w:rsid w:val="00675F02"/>
    <w:rsid w:val="006762A9"/>
    <w:rsid w:val="00676958"/>
    <w:rsid w:val="006775E1"/>
    <w:rsid w:val="006778A3"/>
    <w:rsid w:val="006816CA"/>
    <w:rsid w:val="00682E32"/>
    <w:rsid w:val="00684036"/>
    <w:rsid w:val="00686857"/>
    <w:rsid w:val="006873E5"/>
    <w:rsid w:val="006878B7"/>
    <w:rsid w:val="006879EF"/>
    <w:rsid w:val="00694FC4"/>
    <w:rsid w:val="00696252"/>
    <w:rsid w:val="006966CB"/>
    <w:rsid w:val="00696A76"/>
    <w:rsid w:val="006A2035"/>
    <w:rsid w:val="006A21EA"/>
    <w:rsid w:val="006A300D"/>
    <w:rsid w:val="006A3E73"/>
    <w:rsid w:val="006A4862"/>
    <w:rsid w:val="006A4A4E"/>
    <w:rsid w:val="006A4F49"/>
    <w:rsid w:val="006A5C0E"/>
    <w:rsid w:val="006A6710"/>
    <w:rsid w:val="006A6B5C"/>
    <w:rsid w:val="006A6EFA"/>
    <w:rsid w:val="006A7889"/>
    <w:rsid w:val="006B013D"/>
    <w:rsid w:val="006B04D5"/>
    <w:rsid w:val="006B089D"/>
    <w:rsid w:val="006B0996"/>
    <w:rsid w:val="006B1306"/>
    <w:rsid w:val="006B2285"/>
    <w:rsid w:val="006B3C4A"/>
    <w:rsid w:val="006B45FE"/>
    <w:rsid w:val="006B48C1"/>
    <w:rsid w:val="006B5595"/>
    <w:rsid w:val="006B7221"/>
    <w:rsid w:val="006B7FE7"/>
    <w:rsid w:val="006C0FA0"/>
    <w:rsid w:val="006C2C52"/>
    <w:rsid w:val="006C3095"/>
    <w:rsid w:val="006C3117"/>
    <w:rsid w:val="006C3E32"/>
    <w:rsid w:val="006C4870"/>
    <w:rsid w:val="006C5067"/>
    <w:rsid w:val="006C5C90"/>
    <w:rsid w:val="006C5CB4"/>
    <w:rsid w:val="006C6DC0"/>
    <w:rsid w:val="006C7E22"/>
    <w:rsid w:val="006D07E3"/>
    <w:rsid w:val="006D13DB"/>
    <w:rsid w:val="006D258B"/>
    <w:rsid w:val="006D3233"/>
    <w:rsid w:val="006D3985"/>
    <w:rsid w:val="006D4902"/>
    <w:rsid w:val="006D5157"/>
    <w:rsid w:val="006D5C38"/>
    <w:rsid w:val="006D6B13"/>
    <w:rsid w:val="006D6EC6"/>
    <w:rsid w:val="006E03FA"/>
    <w:rsid w:val="006E06E0"/>
    <w:rsid w:val="006E0880"/>
    <w:rsid w:val="006E2108"/>
    <w:rsid w:val="006E23A1"/>
    <w:rsid w:val="006E3230"/>
    <w:rsid w:val="006E3525"/>
    <w:rsid w:val="006E3BE8"/>
    <w:rsid w:val="006E4F87"/>
    <w:rsid w:val="006E60DF"/>
    <w:rsid w:val="006E6D9A"/>
    <w:rsid w:val="006E7470"/>
    <w:rsid w:val="006F02B1"/>
    <w:rsid w:val="006F0B96"/>
    <w:rsid w:val="006F1FF5"/>
    <w:rsid w:val="006F23B5"/>
    <w:rsid w:val="006F44D6"/>
    <w:rsid w:val="006F46EB"/>
    <w:rsid w:val="006F6679"/>
    <w:rsid w:val="006F72BB"/>
    <w:rsid w:val="007003DF"/>
    <w:rsid w:val="007025D5"/>
    <w:rsid w:val="00705384"/>
    <w:rsid w:val="00705D61"/>
    <w:rsid w:val="00707550"/>
    <w:rsid w:val="00707697"/>
    <w:rsid w:val="0071145B"/>
    <w:rsid w:val="00712C4E"/>
    <w:rsid w:val="00713E88"/>
    <w:rsid w:val="00717CDA"/>
    <w:rsid w:val="0072030D"/>
    <w:rsid w:val="00720C8C"/>
    <w:rsid w:val="00722561"/>
    <w:rsid w:val="00722F69"/>
    <w:rsid w:val="007240B6"/>
    <w:rsid w:val="00726612"/>
    <w:rsid w:val="007314B6"/>
    <w:rsid w:val="00731E2F"/>
    <w:rsid w:val="00732182"/>
    <w:rsid w:val="00732CD2"/>
    <w:rsid w:val="007374D6"/>
    <w:rsid w:val="00737DDC"/>
    <w:rsid w:val="007412D3"/>
    <w:rsid w:val="00743486"/>
    <w:rsid w:val="00743E8A"/>
    <w:rsid w:val="00744654"/>
    <w:rsid w:val="00745DDE"/>
    <w:rsid w:val="00747D71"/>
    <w:rsid w:val="007524A4"/>
    <w:rsid w:val="00752B31"/>
    <w:rsid w:val="00754F9D"/>
    <w:rsid w:val="00756208"/>
    <w:rsid w:val="00756B7A"/>
    <w:rsid w:val="00756C6D"/>
    <w:rsid w:val="007578E8"/>
    <w:rsid w:val="00760424"/>
    <w:rsid w:val="00760894"/>
    <w:rsid w:val="0076120F"/>
    <w:rsid w:val="00761568"/>
    <w:rsid w:val="0076207E"/>
    <w:rsid w:val="0076256D"/>
    <w:rsid w:val="00764201"/>
    <w:rsid w:val="0076491B"/>
    <w:rsid w:val="00764FB8"/>
    <w:rsid w:val="00765666"/>
    <w:rsid w:val="0076569A"/>
    <w:rsid w:val="00766C16"/>
    <w:rsid w:val="00766C51"/>
    <w:rsid w:val="007673B0"/>
    <w:rsid w:val="0076765C"/>
    <w:rsid w:val="00767C4A"/>
    <w:rsid w:val="00770F01"/>
    <w:rsid w:val="007719CC"/>
    <w:rsid w:val="0077290E"/>
    <w:rsid w:val="007734BC"/>
    <w:rsid w:val="00773773"/>
    <w:rsid w:val="00773B38"/>
    <w:rsid w:val="00773FE5"/>
    <w:rsid w:val="00774220"/>
    <w:rsid w:val="007744F4"/>
    <w:rsid w:val="00775130"/>
    <w:rsid w:val="0077562D"/>
    <w:rsid w:val="007756AB"/>
    <w:rsid w:val="00776C0C"/>
    <w:rsid w:val="00777550"/>
    <w:rsid w:val="00777AEE"/>
    <w:rsid w:val="00777AF7"/>
    <w:rsid w:val="00781449"/>
    <w:rsid w:val="007819E6"/>
    <w:rsid w:val="0078247F"/>
    <w:rsid w:val="007832CE"/>
    <w:rsid w:val="00786AAD"/>
    <w:rsid w:val="00790A25"/>
    <w:rsid w:val="00793ABD"/>
    <w:rsid w:val="00794819"/>
    <w:rsid w:val="00796424"/>
    <w:rsid w:val="0079681C"/>
    <w:rsid w:val="007976AB"/>
    <w:rsid w:val="0079776A"/>
    <w:rsid w:val="007A2B8E"/>
    <w:rsid w:val="007A2D4F"/>
    <w:rsid w:val="007A52B1"/>
    <w:rsid w:val="007A6055"/>
    <w:rsid w:val="007A65CE"/>
    <w:rsid w:val="007A66D6"/>
    <w:rsid w:val="007A6904"/>
    <w:rsid w:val="007A792A"/>
    <w:rsid w:val="007A7F7E"/>
    <w:rsid w:val="007B2951"/>
    <w:rsid w:val="007B2A65"/>
    <w:rsid w:val="007B2F3C"/>
    <w:rsid w:val="007B544C"/>
    <w:rsid w:val="007B61F8"/>
    <w:rsid w:val="007B6E67"/>
    <w:rsid w:val="007B7FFB"/>
    <w:rsid w:val="007C103D"/>
    <w:rsid w:val="007C14A7"/>
    <w:rsid w:val="007C17FD"/>
    <w:rsid w:val="007C1CCD"/>
    <w:rsid w:val="007C2A10"/>
    <w:rsid w:val="007C318C"/>
    <w:rsid w:val="007C373D"/>
    <w:rsid w:val="007C46EC"/>
    <w:rsid w:val="007C5954"/>
    <w:rsid w:val="007C5A2E"/>
    <w:rsid w:val="007D3148"/>
    <w:rsid w:val="007D369D"/>
    <w:rsid w:val="007D3881"/>
    <w:rsid w:val="007D67A9"/>
    <w:rsid w:val="007D76F1"/>
    <w:rsid w:val="007D7E88"/>
    <w:rsid w:val="007E07E4"/>
    <w:rsid w:val="007E181F"/>
    <w:rsid w:val="007E26E2"/>
    <w:rsid w:val="007E2E78"/>
    <w:rsid w:val="007E61DF"/>
    <w:rsid w:val="007E62F8"/>
    <w:rsid w:val="007F08B9"/>
    <w:rsid w:val="007F2E31"/>
    <w:rsid w:val="007F2EDE"/>
    <w:rsid w:val="007F3A95"/>
    <w:rsid w:val="007F4FA3"/>
    <w:rsid w:val="007F67F8"/>
    <w:rsid w:val="007F680E"/>
    <w:rsid w:val="008017F5"/>
    <w:rsid w:val="0080247D"/>
    <w:rsid w:val="008028A9"/>
    <w:rsid w:val="00803601"/>
    <w:rsid w:val="00803A8C"/>
    <w:rsid w:val="00803B58"/>
    <w:rsid w:val="00803E6C"/>
    <w:rsid w:val="00807013"/>
    <w:rsid w:val="008079AF"/>
    <w:rsid w:val="00807EFB"/>
    <w:rsid w:val="00810844"/>
    <w:rsid w:val="0081123A"/>
    <w:rsid w:val="0081250E"/>
    <w:rsid w:val="008139B6"/>
    <w:rsid w:val="00813EEC"/>
    <w:rsid w:val="00816F09"/>
    <w:rsid w:val="0082036D"/>
    <w:rsid w:val="00820485"/>
    <w:rsid w:val="008204FA"/>
    <w:rsid w:val="0082237C"/>
    <w:rsid w:val="00823165"/>
    <w:rsid w:val="0082448A"/>
    <w:rsid w:val="00824502"/>
    <w:rsid w:val="00824A5F"/>
    <w:rsid w:val="00826435"/>
    <w:rsid w:val="00826D8E"/>
    <w:rsid w:val="00826F65"/>
    <w:rsid w:val="00827B2B"/>
    <w:rsid w:val="00830B2A"/>
    <w:rsid w:val="00830EBD"/>
    <w:rsid w:val="0083140F"/>
    <w:rsid w:val="00832ACF"/>
    <w:rsid w:val="00833112"/>
    <w:rsid w:val="00833CF2"/>
    <w:rsid w:val="0083600A"/>
    <w:rsid w:val="008429B9"/>
    <w:rsid w:val="0084315E"/>
    <w:rsid w:val="008438C6"/>
    <w:rsid w:val="00844A91"/>
    <w:rsid w:val="008463A9"/>
    <w:rsid w:val="00851809"/>
    <w:rsid w:val="008525E0"/>
    <w:rsid w:val="0085292C"/>
    <w:rsid w:val="00852BC1"/>
    <w:rsid w:val="00852E6F"/>
    <w:rsid w:val="00853555"/>
    <w:rsid w:val="0085474B"/>
    <w:rsid w:val="00856411"/>
    <w:rsid w:val="00856BA1"/>
    <w:rsid w:val="008570FE"/>
    <w:rsid w:val="00857991"/>
    <w:rsid w:val="00857B72"/>
    <w:rsid w:val="00860E74"/>
    <w:rsid w:val="00861ABE"/>
    <w:rsid w:val="00861B3F"/>
    <w:rsid w:val="00862884"/>
    <w:rsid w:val="00862D9F"/>
    <w:rsid w:val="008647FC"/>
    <w:rsid w:val="0086609D"/>
    <w:rsid w:val="00867545"/>
    <w:rsid w:val="0087058D"/>
    <w:rsid w:val="008718AF"/>
    <w:rsid w:val="008739D1"/>
    <w:rsid w:val="008745A9"/>
    <w:rsid w:val="00874E57"/>
    <w:rsid w:val="00875057"/>
    <w:rsid w:val="00876511"/>
    <w:rsid w:val="008772D0"/>
    <w:rsid w:val="008778A2"/>
    <w:rsid w:val="0087793B"/>
    <w:rsid w:val="008801E9"/>
    <w:rsid w:val="00880458"/>
    <w:rsid w:val="00885113"/>
    <w:rsid w:val="00885E17"/>
    <w:rsid w:val="008864DB"/>
    <w:rsid w:val="0088671F"/>
    <w:rsid w:val="00887EF9"/>
    <w:rsid w:val="0089082A"/>
    <w:rsid w:val="008909F5"/>
    <w:rsid w:val="00890A0E"/>
    <w:rsid w:val="00890BA8"/>
    <w:rsid w:val="008919DB"/>
    <w:rsid w:val="00893724"/>
    <w:rsid w:val="008940D3"/>
    <w:rsid w:val="00894F12"/>
    <w:rsid w:val="008A0059"/>
    <w:rsid w:val="008A14BD"/>
    <w:rsid w:val="008A1F6C"/>
    <w:rsid w:val="008A3923"/>
    <w:rsid w:val="008A431B"/>
    <w:rsid w:val="008A6C66"/>
    <w:rsid w:val="008A76F4"/>
    <w:rsid w:val="008A7796"/>
    <w:rsid w:val="008A7930"/>
    <w:rsid w:val="008B0CA4"/>
    <w:rsid w:val="008B13B6"/>
    <w:rsid w:val="008B2389"/>
    <w:rsid w:val="008B3CE6"/>
    <w:rsid w:val="008B4913"/>
    <w:rsid w:val="008B5B72"/>
    <w:rsid w:val="008B5BCF"/>
    <w:rsid w:val="008B6693"/>
    <w:rsid w:val="008B67E1"/>
    <w:rsid w:val="008C0750"/>
    <w:rsid w:val="008C2022"/>
    <w:rsid w:val="008C28AA"/>
    <w:rsid w:val="008C2925"/>
    <w:rsid w:val="008C2DC8"/>
    <w:rsid w:val="008C63FE"/>
    <w:rsid w:val="008D29BB"/>
    <w:rsid w:val="008D2F95"/>
    <w:rsid w:val="008D3745"/>
    <w:rsid w:val="008D4891"/>
    <w:rsid w:val="008D5BCD"/>
    <w:rsid w:val="008D64D3"/>
    <w:rsid w:val="008D7BB0"/>
    <w:rsid w:val="008E06A1"/>
    <w:rsid w:val="008E0CD3"/>
    <w:rsid w:val="008E120E"/>
    <w:rsid w:val="008E147F"/>
    <w:rsid w:val="008E5771"/>
    <w:rsid w:val="008F1E39"/>
    <w:rsid w:val="008F2457"/>
    <w:rsid w:val="008F26D3"/>
    <w:rsid w:val="008F326E"/>
    <w:rsid w:val="008F3EAA"/>
    <w:rsid w:val="008F5B49"/>
    <w:rsid w:val="008F6B45"/>
    <w:rsid w:val="008F79AB"/>
    <w:rsid w:val="0090063C"/>
    <w:rsid w:val="009007B0"/>
    <w:rsid w:val="009009D1"/>
    <w:rsid w:val="00900FB6"/>
    <w:rsid w:val="00901E3E"/>
    <w:rsid w:val="00902186"/>
    <w:rsid w:val="00902D1B"/>
    <w:rsid w:val="0090771A"/>
    <w:rsid w:val="00911A10"/>
    <w:rsid w:val="00911C67"/>
    <w:rsid w:val="00912E07"/>
    <w:rsid w:val="0091330F"/>
    <w:rsid w:val="00915DCE"/>
    <w:rsid w:val="0091695F"/>
    <w:rsid w:val="00916ECF"/>
    <w:rsid w:val="009172C0"/>
    <w:rsid w:val="00917691"/>
    <w:rsid w:val="00917B48"/>
    <w:rsid w:val="00917DBF"/>
    <w:rsid w:val="00920AA7"/>
    <w:rsid w:val="00925DB9"/>
    <w:rsid w:val="00930581"/>
    <w:rsid w:val="00930A18"/>
    <w:rsid w:val="009313BE"/>
    <w:rsid w:val="00932FEB"/>
    <w:rsid w:val="009332AE"/>
    <w:rsid w:val="00933B28"/>
    <w:rsid w:val="0093492B"/>
    <w:rsid w:val="00935A54"/>
    <w:rsid w:val="00936BA3"/>
    <w:rsid w:val="009376A8"/>
    <w:rsid w:val="0093779F"/>
    <w:rsid w:val="00940830"/>
    <w:rsid w:val="0094113D"/>
    <w:rsid w:val="00942025"/>
    <w:rsid w:val="00943259"/>
    <w:rsid w:val="0094347E"/>
    <w:rsid w:val="00943EE0"/>
    <w:rsid w:val="009442B2"/>
    <w:rsid w:val="00944646"/>
    <w:rsid w:val="0094515C"/>
    <w:rsid w:val="00947AC8"/>
    <w:rsid w:val="00952BF8"/>
    <w:rsid w:val="0095333C"/>
    <w:rsid w:val="00954049"/>
    <w:rsid w:val="00955D20"/>
    <w:rsid w:val="00956462"/>
    <w:rsid w:val="00956574"/>
    <w:rsid w:val="00961E53"/>
    <w:rsid w:val="009621F1"/>
    <w:rsid w:val="009625E3"/>
    <w:rsid w:val="00962692"/>
    <w:rsid w:val="0096352D"/>
    <w:rsid w:val="00964669"/>
    <w:rsid w:val="009705ED"/>
    <w:rsid w:val="00970D32"/>
    <w:rsid w:val="00974889"/>
    <w:rsid w:val="009768C1"/>
    <w:rsid w:val="0097758D"/>
    <w:rsid w:val="00981594"/>
    <w:rsid w:val="009815D1"/>
    <w:rsid w:val="00982419"/>
    <w:rsid w:val="00983E34"/>
    <w:rsid w:val="0098451B"/>
    <w:rsid w:val="009874A1"/>
    <w:rsid w:val="00990069"/>
    <w:rsid w:val="0099056A"/>
    <w:rsid w:val="00992FC8"/>
    <w:rsid w:val="009937E7"/>
    <w:rsid w:val="00993CEE"/>
    <w:rsid w:val="00994800"/>
    <w:rsid w:val="00995AF5"/>
    <w:rsid w:val="0099639B"/>
    <w:rsid w:val="009967B4"/>
    <w:rsid w:val="00996B65"/>
    <w:rsid w:val="009A0524"/>
    <w:rsid w:val="009A0C10"/>
    <w:rsid w:val="009A2AE1"/>
    <w:rsid w:val="009A3256"/>
    <w:rsid w:val="009A4995"/>
    <w:rsid w:val="009A50CC"/>
    <w:rsid w:val="009A57B3"/>
    <w:rsid w:val="009A719B"/>
    <w:rsid w:val="009A7548"/>
    <w:rsid w:val="009A7BB8"/>
    <w:rsid w:val="009B1661"/>
    <w:rsid w:val="009B2FCC"/>
    <w:rsid w:val="009B385D"/>
    <w:rsid w:val="009B3EE9"/>
    <w:rsid w:val="009B60A9"/>
    <w:rsid w:val="009B68B5"/>
    <w:rsid w:val="009B6D49"/>
    <w:rsid w:val="009C0772"/>
    <w:rsid w:val="009C20A8"/>
    <w:rsid w:val="009C22B5"/>
    <w:rsid w:val="009C2CBA"/>
    <w:rsid w:val="009C38A1"/>
    <w:rsid w:val="009C395F"/>
    <w:rsid w:val="009C4154"/>
    <w:rsid w:val="009C54B8"/>
    <w:rsid w:val="009C659F"/>
    <w:rsid w:val="009C68EB"/>
    <w:rsid w:val="009C7053"/>
    <w:rsid w:val="009D0678"/>
    <w:rsid w:val="009D15AA"/>
    <w:rsid w:val="009D1B15"/>
    <w:rsid w:val="009D41F9"/>
    <w:rsid w:val="009D442B"/>
    <w:rsid w:val="009D5EA8"/>
    <w:rsid w:val="009D7936"/>
    <w:rsid w:val="009D7B9B"/>
    <w:rsid w:val="009D7D3D"/>
    <w:rsid w:val="009D7D51"/>
    <w:rsid w:val="009E089F"/>
    <w:rsid w:val="009E451D"/>
    <w:rsid w:val="009E7627"/>
    <w:rsid w:val="009F1A04"/>
    <w:rsid w:val="009F2223"/>
    <w:rsid w:val="009F24EE"/>
    <w:rsid w:val="009F2589"/>
    <w:rsid w:val="009F2E26"/>
    <w:rsid w:val="009F4150"/>
    <w:rsid w:val="009F4249"/>
    <w:rsid w:val="009F44F9"/>
    <w:rsid w:val="009F59E8"/>
    <w:rsid w:val="009F7A1F"/>
    <w:rsid w:val="009F7FC0"/>
    <w:rsid w:val="00A0098C"/>
    <w:rsid w:val="00A00E33"/>
    <w:rsid w:val="00A01D9F"/>
    <w:rsid w:val="00A027FD"/>
    <w:rsid w:val="00A0308A"/>
    <w:rsid w:val="00A030ED"/>
    <w:rsid w:val="00A0413D"/>
    <w:rsid w:val="00A041A7"/>
    <w:rsid w:val="00A04DCF"/>
    <w:rsid w:val="00A07124"/>
    <w:rsid w:val="00A075E7"/>
    <w:rsid w:val="00A077AF"/>
    <w:rsid w:val="00A1299A"/>
    <w:rsid w:val="00A1473C"/>
    <w:rsid w:val="00A15719"/>
    <w:rsid w:val="00A15F99"/>
    <w:rsid w:val="00A17C03"/>
    <w:rsid w:val="00A21211"/>
    <w:rsid w:val="00A21C8D"/>
    <w:rsid w:val="00A2332C"/>
    <w:rsid w:val="00A24045"/>
    <w:rsid w:val="00A24EDC"/>
    <w:rsid w:val="00A255F9"/>
    <w:rsid w:val="00A2611D"/>
    <w:rsid w:val="00A27C70"/>
    <w:rsid w:val="00A3205F"/>
    <w:rsid w:val="00A332D0"/>
    <w:rsid w:val="00A34928"/>
    <w:rsid w:val="00A351D4"/>
    <w:rsid w:val="00A362FA"/>
    <w:rsid w:val="00A36904"/>
    <w:rsid w:val="00A37DC5"/>
    <w:rsid w:val="00A40298"/>
    <w:rsid w:val="00A425CB"/>
    <w:rsid w:val="00A43894"/>
    <w:rsid w:val="00A4428E"/>
    <w:rsid w:val="00A4622A"/>
    <w:rsid w:val="00A46B81"/>
    <w:rsid w:val="00A50194"/>
    <w:rsid w:val="00A5046B"/>
    <w:rsid w:val="00A504DE"/>
    <w:rsid w:val="00A50C47"/>
    <w:rsid w:val="00A51471"/>
    <w:rsid w:val="00A5202E"/>
    <w:rsid w:val="00A52D7A"/>
    <w:rsid w:val="00A52F74"/>
    <w:rsid w:val="00A53F83"/>
    <w:rsid w:val="00A57E84"/>
    <w:rsid w:val="00A60BC4"/>
    <w:rsid w:val="00A61AB5"/>
    <w:rsid w:val="00A62E75"/>
    <w:rsid w:val="00A6358F"/>
    <w:rsid w:val="00A637C4"/>
    <w:rsid w:val="00A64026"/>
    <w:rsid w:val="00A66743"/>
    <w:rsid w:val="00A677CE"/>
    <w:rsid w:val="00A71019"/>
    <w:rsid w:val="00A72CAB"/>
    <w:rsid w:val="00A75F0B"/>
    <w:rsid w:val="00A76CDD"/>
    <w:rsid w:val="00A77301"/>
    <w:rsid w:val="00A8038D"/>
    <w:rsid w:val="00A804A4"/>
    <w:rsid w:val="00A81012"/>
    <w:rsid w:val="00A81D29"/>
    <w:rsid w:val="00A82108"/>
    <w:rsid w:val="00A84205"/>
    <w:rsid w:val="00A84FEE"/>
    <w:rsid w:val="00A86A3D"/>
    <w:rsid w:val="00A86BF2"/>
    <w:rsid w:val="00A87EA2"/>
    <w:rsid w:val="00A90D98"/>
    <w:rsid w:val="00A918DF"/>
    <w:rsid w:val="00A923E0"/>
    <w:rsid w:val="00A92865"/>
    <w:rsid w:val="00A9351C"/>
    <w:rsid w:val="00A94F76"/>
    <w:rsid w:val="00A950A7"/>
    <w:rsid w:val="00A957BA"/>
    <w:rsid w:val="00A96807"/>
    <w:rsid w:val="00AA0448"/>
    <w:rsid w:val="00AA12A9"/>
    <w:rsid w:val="00AA14D8"/>
    <w:rsid w:val="00AA1FCB"/>
    <w:rsid w:val="00AA208B"/>
    <w:rsid w:val="00AA287A"/>
    <w:rsid w:val="00AA3258"/>
    <w:rsid w:val="00AA3A13"/>
    <w:rsid w:val="00AA40E3"/>
    <w:rsid w:val="00AA492D"/>
    <w:rsid w:val="00AA6AA4"/>
    <w:rsid w:val="00AB0828"/>
    <w:rsid w:val="00AB0A7B"/>
    <w:rsid w:val="00AB0BDB"/>
    <w:rsid w:val="00AB16A8"/>
    <w:rsid w:val="00AB2306"/>
    <w:rsid w:val="00AB30FC"/>
    <w:rsid w:val="00AB348C"/>
    <w:rsid w:val="00AB5781"/>
    <w:rsid w:val="00AB6CAA"/>
    <w:rsid w:val="00AB737D"/>
    <w:rsid w:val="00AB747E"/>
    <w:rsid w:val="00AB7BC8"/>
    <w:rsid w:val="00AB7EC6"/>
    <w:rsid w:val="00AC06E8"/>
    <w:rsid w:val="00AC09C3"/>
    <w:rsid w:val="00AC535D"/>
    <w:rsid w:val="00AC66CD"/>
    <w:rsid w:val="00AC6EDD"/>
    <w:rsid w:val="00AC7002"/>
    <w:rsid w:val="00AC787B"/>
    <w:rsid w:val="00AD1112"/>
    <w:rsid w:val="00AD20F9"/>
    <w:rsid w:val="00AD2E3D"/>
    <w:rsid w:val="00AD408A"/>
    <w:rsid w:val="00AD40C4"/>
    <w:rsid w:val="00AD434B"/>
    <w:rsid w:val="00AD4729"/>
    <w:rsid w:val="00AD4A22"/>
    <w:rsid w:val="00AD5970"/>
    <w:rsid w:val="00AD69D8"/>
    <w:rsid w:val="00AE0392"/>
    <w:rsid w:val="00AE045E"/>
    <w:rsid w:val="00AE08F0"/>
    <w:rsid w:val="00AE0EA0"/>
    <w:rsid w:val="00AE290E"/>
    <w:rsid w:val="00AE2ACF"/>
    <w:rsid w:val="00AE2CD9"/>
    <w:rsid w:val="00AE3624"/>
    <w:rsid w:val="00AE5F77"/>
    <w:rsid w:val="00AE6E33"/>
    <w:rsid w:val="00AF03F5"/>
    <w:rsid w:val="00AF0851"/>
    <w:rsid w:val="00AF1012"/>
    <w:rsid w:val="00AF2210"/>
    <w:rsid w:val="00AF306F"/>
    <w:rsid w:val="00AF3625"/>
    <w:rsid w:val="00AF4B9A"/>
    <w:rsid w:val="00AF4D1B"/>
    <w:rsid w:val="00AF757C"/>
    <w:rsid w:val="00B006E3"/>
    <w:rsid w:val="00B01B41"/>
    <w:rsid w:val="00B04339"/>
    <w:rsid w:val="00B05164"/>
    <w:rsid w:val="00B12307"/>
    <w:rsid w:val="00B1231C"/>
    <w:rsid w:val="00B1257D"/>
    <w:rsid w:val="00B13333"/>
    <w:rsid w:val="00B1399B"/>
    <w:rsid w:val="00B140EE"/>
    <w:rsid w:val="00B1490B"/>
    <w:rsid w:val="00B166CD"/>
    <w:rsid w:val="00B16907"/>
    <w:rsid w:val="00B16FB3"/>
    <w:rsid w:val="00B17259"/>
    <w:rsid w:val="00B20026"/>
    <w:rsid w:val="00B20292"/>
    <w:rsid w:val="00B24232"/>
    <w:rsid w:val="00B27BBD"/>
    <w:rsid w:val="00B303CA"/>
    <w:rsid w:val="00B303D7"/>
    <w:rsid w:val="00B30A46"/>
    <w:rsid w:val="00B30F2D"/>
    <w:rsid w:val="00B3174B"/>
    <w:rsid w:val="00B320B8"/>
    <w:rsid w:val="00B33299"/>
    <w:rsid w:val="00B3354F"/>
    <w:rsid w:val="00B3355A"/>
    <w:rsid w:val="00B336D5"/>
    <w:rsid w:val="00B3387D"/>
    <w:rsid w:val="00B357A7"/>
    <w:rsid w:val="00B358BF"/>
    <w:rsid w:val="00B36145"/>
    <w:rsid w:val="00B36EA2"/>
    <w:rsid w:val="00B404AE"/>
    <w:rsid w:val="00B41793"/>
    <w:rsid w:val="00B4299E"/>
    <w:rsid w:val="00B44955"/>
    <w:rsid w:val="00B45369"/>
    <w:rsid w:val="00B453DF"/>
    <w:rsid w:val="00B455D1"/>
    <w:rsid w:val="00B46ECF"/>
    <w:rsid w:val="00B471FA"/>
    <w:rsid w:val="00B47478"/>
    <w:rsid w:val="00B4777C"/>
    <w:rsid w:val="00B503A5"/>
    <w:rsid w:val="00B50FDA"/>
    <w:rsid w:val="00B513A2"/>
    <w:rsid w:val="00B519B0"/>
    <w:rsid w:val="00B51FF6"/>
    <w:rsid w:val="00B5265B"/>
    <w:rsid w:val="00B526F8"/>
    <w:rsid w:val="00B5293E"/>
    <w:rsid w:val="00B53D3E"/>
    <w:rsid w:val="00B54061"/>
    <w:rsid w:val="00B54E85"/>
    <w:rsid w:val="00B54F66"/>
    <w:rsid w:val="00B555D6"/>
    <w:rsid w:val="00B575F7"/>
    <w:rsid w:val="00B57C08"/>
    <w:rsid w:val="00B60A3B"/>
    <w:rsid w:val="00B615F0"/>
    <w:rsid w:val="00B62363"/>
    <w:rsid w:val="00B62D0F"/>
    <w:rsid w:val="00B635AA"/>
    <w:rsid w:val="00B65276"/>
    <w:rsid w:val="00B65A0A"/>
    <w:rsid w:val="00B67E77"/>
    <w:rsid w:val="00B71287"/>
    <w:rsid w:val="00B71845"/>
    <w:rsid w:val="00B71B7C"/>
    <w:rsid w:val="00B7294A"/>
    <w:rsid w:val="00B73305"/>
    <w:rsid w:val="00B74DF5"/>
    <w:rsid w:val="00B74E52"/>
    <w:rsid w:val="00B75602"/>
    <w:rsid w:val="00B76BFA"/>
    <w:rsid w:val="00B77E72"/>
    <w:rsid w:val="00B817CA"/>
    <w:rsid w:val="00B81AEB"/>
    <w:rsid w:val="00B83D9F"/>
    <w:rsid w:val="00B87EFD"/>
    <w:rsid w:val="00B9027D"/>
    <w:rsid w:val="00B906AA"/>
    <w:rsid w:val="00B90D66"/>
    <w:rsid w:val="00B91ADE"/>
    <w:rsid w:val="00B9240D"/>
    <w:rsid w:val="00B94908"/>
    <w:rsid w:val="00B958B1"/>
    <w:rsid w:val="00B965A9"/>
    <w:rsid w:val="00B97E53"/>
    <w:rsid w:val="00BA18ED"/>
    <w:rsid w:val="00BA286D"/>
    <w:rsid w:val="00BA4727"/>
    <w:rsid w:val="00BA5A8C"/>
    <w:rsid w:val="00BA716E"/>
    <w:rsid w:val="00BB14DC"/>
    <w:rsid w:val="00BB17CD"/>
    <w:rsid w:val="00BB223A"/>
    <w:rsid w:val="00BB2B90"/>
    <w:rsid w:val="00BB57DF"/>
    <w:rsid w:val="00BB66BD"/>
    <w:rsid w:val="00BB7128"/>
    <w:rsid w:val="00BB71EA"/>
    <w:rsid w:val="00BC0759"/>
    <w:rsid w:val="00BC2399"/>
    <w:rsid w:val="00BC35F2"/>
    <w:rsid w:val="00BC46BF"/>
    <w:rsid w:val="00BC6956"/>
    <w:rsid w:val="00BC7F83"/>
    <w:rsid w:val="00BD14E1"/>
    <w:rsid w:val="00BD1FBC"/>
    <w:rsid w:val="00BD5857"/>
    <w:rsid w:val="00BD5A7D"/>
    <w:rsid w:val="00BD5F95"/>
    <w:rsid w:val="00BD6D98"/>
    <w:rsid w:val="00BE1046"/>
    <w:rsid w:val="00BE16B1"/>
    <w:rsid w:val="00BE27B6"/>
    <w:rsid w:val="00BE5C9A"/>
    <w:rsid w:val="00BE6105"/>
    <w:rsid w:val="00BE660F"/>
    <w:rsid w:val="00BF09A4"/>
    <w:rsid w:val="00BF0CD6"/>
    <w:rsid w:val="00BF2E6F"/>
    <w:rsid w:val="00BF40BD"/>
    <w:rsid w:val="00BF4A73"/>
    <w:rsid w:val="00BF5631"/>
    <w:rsid w:val="00BF5A4B"/>
    <w:rsid w:val="00BF5B65"/>
    <w:rsid w:val="00BF5D78"/>
    <w:rsid w:val="00BF79E2"/>
    <w:rsid w:val="00C01F3D"/>
    <w:rsid w:val="00C03B3E"/>
    <w:rsid w:val="00C12D1E"/>
    <w:rsid w:val="00C132AF"/>
    <w:rsid w:val="00C13664"/>
    <w:rsid w:val="00C13910"/>
    <w:rsid w:val="00C13B7A"/>
    <w:rsid w:val="00C15B40"/>
    <w:rsid w:val="00C1749C"/>
    <w:rsid w:val="00C2066B"/>
    <w:rsid w:val="00C20F05"/>
    <w:rsid w:val="00C2105B"/>
    <w:rsid w:val="00C21C60"/>
    <w:rsid w:val="00C243C3"/>
    <w:rsid w:val="00C2589A"/>
    <w:rsid w:val="00C261F2"/>
    <w:rsid w:val="00C30917"/>
    <w:rsid w:val="00C316FD"/>
    <w:rsid w:val="00C336A0"/>
    <w:rsid w:val="00C344D7"/>
    <w:rsid w:val="00C34BD7"/>
    <w:rsid w:val="00C36BB1"/>
    <w:rsid w:val="00C36D99"/>
    <w:rsid w:val="00C41F0F"/>
    <w:rsid w:val="00C42C0E"/>
    <w:rsid w:val="00C44644"/>
    <w:rsid w:val="00C450FF"/>
    <w:rsid w:val="00C45224"/>
    <w:rsid w:val="00C46456"/>
    <w:rsid w:val="00C47933"/>
    <w:rsid w:val="00C517E3"/>
    <w:rsid w:val="00C52212"/>
    <w:rsid w:val="00C533E7"/>
    <w:rsid w:val="00C54578"/>
    <w:rsid w:val="00C5655B"/>
    <w:rsid w:val="00C56D86"/>
    <w:rsid w:val="00C57BD8"/>
    <w:rsid w:val="00C61E27"/>
    <w:rsid w:val="00C6326E"/>
    <w:rsid w:val="00C64B32"/>
    <w:rsid w:val="00C64DAD"/>
    <w:rsid w:val="00C65F6F"/>
    <w:rsid w:val="00C66EE2"/>
    <w:rsid w:val="00C6762C"/>
    <w:rsid w:val="00C676C9"/>
    <w:rsid w:val="00C702A0"/>
    <w:rsid w:val="00C71BFF"/>
    <w:rsid w:val="00C71C01"/>
    <w:rsid w:val="00C71F1D"/>
    <w:rsid w:val="00C74691"/>
    <w:rsid w:val="00C748D7"/>
    <w:rsid w:val="00C74D34"/>
    <w:rsid w:val="00C74FF2"/>
    <w:rsid w:val="00C750D3"/>
    <w:rsid w:val="00C757FE"/>
    <w:rsid w:val="00C81322"/>
    <w:rsid w:val="00C816E8"/>
    <w:rsid w:val="00C81B53"/>
    <w:rsid w:val="00C82E98"/>
    <w:rsid w:val="00C82EF9"/>
    <w:rsid w:val="00C84698"/>
    <w:rsid w:val="00C854AA"/>
    <w:rsid w:val="00C87A84"/>
    <w:rsid w:val="00C87ABF"/>
    <w:rsid w:val="00C87F4A"/>
    <w:rsid w:val="00C903AA"/>
    <w:rsid w:val="00C92EEF"/>
    <w:rsid w:val="00C92F84"/>
    <w:rsid w:val="00C93308"/>
    <w:rsid w:val="00C94670"/>
    <w:rsid w:val="00C9594F"/>
    <w:rsid w:val="00C9651C"/>
    <w:rsid w:val="00CA0CBC"/>
    <w:rsid w:val="00CA29FD"/>
    <w:rsid w:val="00CA2B55"/>
    <w:rsid w:val="00CA3F5C"/>
    <w:rsid w:val="00CA5ACE"/>
    <w:rsid w:val="00CA6D21"/>
    <w:rsid w:val="00CB0869"/>
    <w:rsid w:val="00CB194F"/>
    <w:rsid w:val="00CB22EC"/>
    <w:rsid w:val="00CB23F8"/>
    <w:rsid w:val="00CB29E6"/>
    <w:rsid w:val="00CB2B0E"/>
    <w:rsid w:val="00CB2E13"/>
    <w:rsid w:val="00CB4D83"/>
    <w:rsid w:val="00CB5828"/>
    <w:rsid w:val="00CB7381"/>
    <w:rsid w:val="00CC0DDD"/>
    <w:rsid w:val="00CC439A"/>
    <w:rsid w:val="00CC4BF7"/>
    <w:rsid w:val="00CC5682"/>
    <w:rsid w:val="00CC60EE"/>
    <w:rsid w:val="00CC6F3F"/>
    <w:rsid w:val="00CC7642"/>
    <w:rsid w:val="00CC7FE0"/>
    <w:rsid w:val="00CD0616"/>
    <w:rsid w:val="00CD0A8B"/>
    <w:rsid w:val="00CD0E21"/>
    <w:rsid w:val="00CD1F5B"/>
    <w:rsid w:val="00CD4A25"/>
    <w:rsid w:val="00CD4AE5"/>
    <w:rsid w:val="00CD4E04"/>
    <w:rsid w:val="00CD5E55"/>
    <w:rsid w:val="00CD6139"/>
    <w:rsid w:val="00CD64A5"/>
    <w:rsid w:val="00CE27EA"/>
    <w:rsid w:val="00CE2D0D"/>
    <w:rsid w:val="00CE6FB6"/>
    <w:rsid w:val="00CE7DAA"/>
    <w:rsid w:val="00CE7DE1"/>
    <w:rsid w:val="00CF0108"/>
    <w:rsid w:val="00CF1BC2"/>
    <w:rsid w:val="00CF1CF1"/>
    <w:rsid w:val="00CF25C5"/>
    <w:rsid w:val="00CF3A55"/>
    <w:rsid w:val="00CF4E56"/>
    <w:rsid w:val="00CF5363"/>
    <w:rsid w:val="00CF6393"/>
    <w:rsid w:val="00CF693A"/>
    <w:rsid w:val="00CF7E4E"/>
    <w:rsid w:val="00D018FC"/>
    <w:rsid w:val="00D0224C"/>
    <w:rsid w:val="00D02CE8"/>
    <w:rsid w:val="00D03E24"/>
    <w:rsid w:val="00D05D48"/>
    <w:rsid w:val="00D06F95"/>
    <w:rsid w:val="00D0770B"/>
    <w:rsid w:val="00D1011D"/>
    <w:rsid w:val="00D11042"/>
    <w:rsid w:val="00D11AC8"/>
    <w:rsid w:val="00D13E65"/>
    <w:rsid w:val="00D15430"/>
    <w:rsid w:val="00D15647"/>
    <w:rsid w:val="00D175BD"/>
    <w:rsid w:val="00D17D9D"/>
    <w:rsid w:val="00D20021"/>
    <w:rsid w:val="00D20FD2"/>
    <w:rsid w:val="00D22B3C"/>
    <w:rsid w:val="00D231A4"/>
    <w:rsid w:val="00D25D85"/>
    <w:rsid w:val="00D2683F"/>
    <w:rsid w:val="00D26A73"/>
    <w:rsid w:val="00D26EAA"/>
    <w:rsid w:val="00D27570"/>
    <w:rsid w:val="00D2798C"/>
    <w:rsid w:val="00D27B89"/>
    <w:rsid w:val="00D27DB9"/>
    <w:rsid w:val="00D312FF"/>
    <w:rsid w:val="00D316DD"/>
    <w:rsid w:val="00D324D7"/>
    <w:rsid w:val="00D32E5C"/>
    <w:rsid w:val="00D34398"/>
    <w:rsid w:val="00D34667"/>
    <w:rsid w:val="00D35E1F"/>
    <w:rsid w:val="00D36158"/>
    <w:rsid w:val="00D3721C"/>
    <w:rsid w:val="00D37577"/>
    <w:rsid w:val="00D376DC"/>
    <w:rsid w:val="00D37F97"/>
    <w:rsid w:val="00D41DFB"/>
    <w:rsid w:val="00D43760"/>
    <w:rsid w:val="00D4489D"/>
    <w:rsid w:val="00D44FD0"/>
    <w:rsid w:val="00D45524"/>
    <w:rsid w:val="00D45DCE"/>
    <w:rsid w:val="00D45EE1"/>
    <w:rsid w:val="00D4673F"/>
    <w:rsid w:val="00D4756D"/>
    <w:rsid w:val="00D51C40"/>
    <w:rsid w:val="00D51DEA"/>
    <w:rsid w:val="00D52937"/>
    <w:rsid w:val="00D537D8"/>
    <w:rsid w:val="00D54481"/>
    <w:rsid w:val="00D55157"/>
    <w:rsid w:val="00D568D5"/>
    <w:rsid w:val="00D573A6"/>
    <w:rsid w:val="00D5774E"/>
    <w:rsid w:val="00D6056A"/>
    <w:rsid w:val="00D60A32"/>
    <w:rsid w:val="00D61432"/>
    <w:rsid w:val="00D61C0F"/>
    <w:rsid w:val="00D644AE"/>
    <w:rsid w:val="00D650DA"/>
    <w:rsid w:val="00D661A3"/>
    <w:rsid w:val="00D66B4E"/>
    <w:rsid w:val="00D70464"/>
    <w:rsid w:val="00D714BD"/>
    <w:rsid w:val="00D71E7F"/>
    <w:rsid w:val="00D74E5E"/>
    <w:rsid w:val="00D7632B"/>
    <w:rsid w:val="00D77BA6"/>
    <w:rsid w:val="00D8044C"/>
    <w:rsid w:val="00D83787"/>
    <w:rsid w:val="00D84FF1"/>
    <w:rsid w:val="00D85CA6"/>
    <w:rsid w:val="00D8614F"/>
    <w:rsid w:val="00D872A9"/>
    <w:rsid w:val="00D87716"/>
    <w:rsid w:val="00D87AE3"/>
    <w:rsid w:val="00D87EB7"/>
    <w:rsid w:val="00D90595"/>
    <w:rsid w:val="00D91B8B"/>
    <w:rsid w:val="00D921FC"/>
    <w:rsid w:val="00D9350F"/>
    <w:rsid w:val="00D93602"/>
    <w:rsid w:val="00D9423A"/>
    <w:rsid w:val="00D94515"/>
    <w:rsid w:val="00D94B45"/>
    <w:rsid w:val="00D94C7A"/>
    <w:rsid w:val="00D956D9"/>
    <w:rsid w:val="00D957D0"/>
    <w:rsid w:val="00D9580C"/>
    <w:rsid w:val="00D96230"/>
    <w:rsid w:val="00DA018F"/>
    <w:rsid w:val="00DA35C3"/>
    <w:rsid w:val="00DA55B7"/>
    <w:rsid w:val="00DA6613"/>
    <w:rsid w:val="00DB1AF8"/>
    <w:rsid w:val="00DB28C7"/>
    <w:rsid w:val="00DB3214"/>
    <w:rsid w:val="00DB4019"/>
    <w:rsid w:val="00DB4F3F"/>
    <w:rsid w:val="00DB5469"/>
    <w:rsid w:val="00DB54D6"/>
    <w:rsid w:val="00DB6F1D"/>
    <w:rsid w:val="00DB7161"/>
    <w:rsid w:val="00DB7927"/>
    <w:rsid w:val="00DC066D"/>
    <w:rsid w:val="00DC087D"/>
    <w:rsid w:val="00DC2A10"/>
    <w:rsid w:val="00DC2D14"/>
    <w:rsid w:val="00DC42F7"/>
    <w:rsid w:val="00DC5F4C"/>
    <w:rsid w:val="00DC785A"/>
    <w:rsid w:val="00DD0F01"/>
    <w:rsid w:val="00DD2213"/>
    <w:rsid w:val="00DD6026"/>
    <w:rsid w:val="00DD6C5D"/>
    <w:rsid w:val="00DD793A"/>
    <w:rsid w:val="00DE44E8"/>
    <w:rsid w:val="00DE5C0F"/>
    <w:rsid w:val="00DE6409"/>
    <w:rsid w:val="00DE6A62"/>
    <w:rsid w:val="00DE7343"/>
    <w:rsid w:val="00DE74F9"/>
    <w:rsid w:val="00DE7990"/>
    <w:rsid w:val="00DF0524"/>
    <w:rsid w:val="00DF3057"/>
    <w:rsid w:val="00DF5278"/>
    <w:rsid w:val="00E0010E"/>
    <w:rsid w:val="00E01499"/>
    <w:rsid w:val="00E01C8E"/>
    <w:rsid w:val="00E01E23"/>
    <w:rsid w:val="00E03556"/>
    <w:rsid w:val="00E03B0E"/>
    <w:rsid w:val="00E040AF"/>
    <w:rsid w:val="00E06A01"/>
    <w:rsid w:val="00E0706E"/>
    <w:rsid w:val="00E0721E"/>
    <w:rsid w:val="00E0796A"/>
    <w:rsid w:val="00E11741"/>
    <w:rsid w:val="00E11FCC"/>
    <w:rsid w:val="00E1346F"/>
    <w:rsid w:val="00E1672E"/>
    <w:rsid w:val="00E171D9"/>
    <w:rsid w:val="00E17ACE"/>
    <w:rsid w:val="00E2339A"/>
    <w:rsid w:val="00E247A2"/>
    <w:rsid w:val="00E25273"/>
    <w:rsid w:val="00E26453"/>
    <w:rsid w:val="00E27300"/>
    <w:rsid w:val="00E2759F"/>
    <w:rsid w:val="00E340DA"/>
    <w:rsid w:val="00E343A4"/>
    <w:rsid w:val="00E349BF"/>
    <w:rsid w:val="00E36CD3"/>
    <w:rsid w:val="00E37002"/>
    <w:rsid w:val="00E374BE"/>
    <w:rsid w:val="00E427D4"/>
    <w:rsid w:val="00E4392B"/>
    <w:rsid w:val="00E45863"/>
    <w:rsid w:val="00E474CC"/>
    <w:rsid w:val="00E47DE1"/>
    <w:rsid w:val="00E47F86"/>
    <w:rsid w:val="00E50246"/>
    <w:rsid w:val="00E510CA"/>
    <w:rsid w:val="00E518A0"/>
    <w:rsid w:val="00E52271"/>
    <w:rsid w:val="00E52351"/>
    <w:rsid w:val="00E53643"/>
    <w:rsid w:val="00E54287"/>
    <w:rsid w:val="00E5428C"/>
    <w:rsid w:val="00E546CF"/>
    <w:rsid w:val="00E56354"/>
    <w:rsid w:val="00E5785E"/>
    <w:rsid w:val="00E57ED1"/>
    <w:rsid w:val="00E6052F"/>
    <w:rsid w:val="00E60654"/>
    <w:rsid w:val="00E61E9F"/>
    <w:rsid w:val="00E63FDB"/>
    <w:rsid w:val="00E65E0A"/>
    <w:rsid w:val="00E721C5"/>
    <w:rsid w:val="00E72BBB"/>
    <w:rsid w:val="00E732A7"/>
    <w:rsid w:val="00E73809"/>
    <w:rsid w:val="00E74D06"/>
    <w:rsid w:val="00E757DD"/>
    <w:rsid w:val="00E80F3D"/>
    <w:rsid w:val="00E80FD3"/>
    <w:rsid w:val="00E82331"/>
    <w:rsid w:val="00E83771"/>
    <w:rsid w:val="00E840F5"/>
    <w:rsid w:val="00E85386"/>
    <w:rsid w:val="00E8626F"/>
    <w:rsid w:val="00E8639D"/>
    <w:rsid w:val="00E8746A"/>
    <w:rsid w:val="00E87CF7"/>
    <w:rsid w:val="00E92C59"/>
    <w:rsid w:val="00E93A17"/>
    <w:rsid w:val="00E95979"/>
    <w:rsid w:val="00E969D6"/>
    <w:rsid w:val="00E96A7F"/>
    <w:rsid w:val="00EA1AEA"/>
    <w:rsid w:val="00EA2857"/>
    <w:rsid w:val="00EA38CB"/>
    <w:rsid w:val="00EA3D6A"/>
    <w:rsid w:val="00EA64E3"/>
    <w:rsid w:val="00EA74D6"/>
    <w:rsid w:val="00EA753C"/>
    <w:rsid w:val="00EA7B74"/>
    <w:rsid w:val="00EB0D63"/>
    <w:rsid w:val="00EB1C3C"/>
    <w:rsid w:val="00EB28C2"/>
    <w:rsid w:val="00EB4574"/>
    <w:rsid w:val="00EB4927"/>
    <w:rsid w:val="00EB4D6A"/>
    <w:rsid w:val="00EB552A"/>
    <w:rsid w:val="00EB7D81"/>
    <w:rsid w:val="00EC03FA"/>
    <w:rsid w:val="00EC0EBE"/>
    <w:rsid w:val="00EC1466"/>
    <w:rsid w:val="00EC27A1"/>
    <w:rsid w:val="00EC2D20"/>
    <w:rsid w:val="00EC30DB"/>
    <w:rsid w:val="00EC3A8C"/>
    <w:rsid w:val="00EC5455"/>
    <w:rsid w:val="00EC67C0"/>
    <w:rsid w:val="00EC6C82"/>
    <w:rsid w:val="00EC780C"/>
    <w:rsid w:val="00ED549D"/>
    <w:rsid w:val="00ED7EA0"/>
    <w:rsid w:val="00EE1907"/>
    <w:rsid w:val="00EE1D5C"/>
    <w:rsid w:val="00EE25FA"/>
    <w:rsid w:val="00EE3071"/>
    <w:rsid w:val="00EE3416"/>
    <w:rsid w:val="00EE3FEE"/>
    <w:rsid w:val="00EE737E"/>
    <w:rsid w:val="00EE762B"/>
    <w:rsid w:val="00EE7EEC"/>
    <w:rsid w:val="00EF0BC2"/>
    <w:rsid w:val="00EF0E05"/>
    <w:rsid w:val="00EF0EE8"/>
    <w:rsid w:val="00EF16F8"/>
    <w:rsid w:val="00EF207E"/>
    <w:rsid w:val="00EF3D40"/>
    <w:rsid w:val="00EF3E94"/>
    <w:rsid w:val="00EF4492"/>
    <w:rsid w:val="00EF46B8"/>
    <w:rsid w:val="00EF4A2E"/>
    <w:rsid w:val="00EF75D6"/>
    <w:rsid w:val="00F017A1"/>
    <w:rsid w:val="00F03FEF"/>
    <w:rsid w:val="00F049F3"/>
    <w:rsid w:val="00F05457"/>
    <w:rsid w:val="00F05A74"/>
    <w:rsid w:val="00F06FBF"/>
    <w:rsid w:val="00F141EE"/>
    <w:rsid w:val="00F17A75"/>
    <w:rsid w:val="00F17D65"/>
    <w:rsid w:val="00F21531"/>
    <w:rsid w:val="00F21C62"/>
    <w:rsid w:val="00F21EAD"/>
    <w:rsid w:val="00F223A5"/>
    <w:rsid w:val="00F23320"/>
    <w:rsid w:val="00F23EE9"/>
    <w:rsid w:val="00F30424"/>
    <w:rsid w:val="00F30C4C"/>
    <w:rsid w:val="00F326BB"/>
    <w:rsid w:val="00F32C0F"/>
    <w:rsid w:val="00F339F9"/>
    <w:rsid w:val="00F359E9"/>
    <w:rsid w:val="00F36004"/>
    <w:rsid w:val="00F36352"/>
    <w:rsid w:val="00F4032A"/>
    <w:rsid w:val="00F407BA"/>
    <w:rsid w:val="00F4190A"/>
    <w:rsid w:val="00F430BE"/>
    <w:rsid w:val="00F4377D"/>
    <w:rsid w:val="00F43854"/>
    <w:rsid w:val="00F43DB7"/>
    <w:rsid w:val="00F440DF"/>
    <w:rsid w:val="00F44561"/>
    <w:rsid w:val="00F46495"/>
    <w:rsid w:val="00F46938"/>
    <w:rsid w:val="00F50194"/>
    <w:rsid w:val="00F50F46"/>
    <w:rsid w:val="00F516CD"/>
    <w:rsid w:val="00F51A3E"/>
    <w:rsid w:val="00F529CA"/>
    <w:rsid w:val="00F53078"/>
    <w:rsid w:val="00F53AED"/>
    <w:rsid w:val="00F540B2"/>
    <w:rsid w:val="00F57A1E"/>
    <w:rsid w:val="00F57ACE"/>
    <w:rsid w:val="00F57CE7"/>
    <w:rsid w:val="00F57FCF"/>
    <w:rsid w:val="00F605D2"/>
    <w:rsid w:val="00F60973"/>
    <w:rsid w:val="00F61318"/>
    <w:rsid w:val="00F623B0"/>
    <w:rsid w:val="00F63CA6"/>
    <w:rsid w:val="00F64E28"/>
    <w:rsid w:val="00F65028"/>
    <w:rsid w:val="00F6567D"/>
    <w:rsid w:val="00F66A45"/>
    <w:rsid w:val="00F66BC3"/>
    <w:rsid w:val="00F66C7C"/>
    <w:rsid w:val="00F67554"/>
    <w:rsid w:val="00F70294"/>
    <w:rsid w:val="00F72124"/>
    <w:rsid w:val="00F72C77"/>
    <w:rsid w:val="00F73682"/>
    <w:rsid w:val="00F73AA9"/>
    <w:rsid w:val="00F7405B"/>
    <w:rsid w:val="00F74490"/>
    <w:rsid w:val="00F76933"/>
    <w:rsid w:val="00F76C45"/>
    <w:rsid w:val="00F826A0"/>
    <w:rsid w:val="00F84A3D"/>
    <w:rsid w:val="00F84AA2"/>
    <w:rsid w:val="00F85D0E"/>
    <w:rsid w:val="00F85EAD"/>
    <w:rsid w:val="00F87CE2"/>
    <w:rsid w:val="00F906FF"/>
    <w:rsid w:val="00F90FE0"/>
    <w:rsid w:val="00F91232"/>
    <w:rsid w:val="00F92CAA"/>
    <w:rsid w:val="00F92F19"/>
    <w:rsid w:val="00F94B0F"/>
    <w:rsid w:val="00F94B4A"/>
    <w:rsid w:val="00F964D1"/>
    <w:rsid w:val="00F975F1"/>
    <w:rsid w:val="00FA1769"/>
    <w:rsid w:val="00FA1E86"/>
    <w:rsid w:val="00FA2868"/>
    <w:rsid w:val="00FA2E05"/>
    <w:rsid w:val="00FA3FD6"/>
    <w:rsid w:val="00FA4E0F"/>
    <w:rsid w:val="00FA6117"/>
    <w:rsid w:val="00FA6C0A"/>
    <w:rsid w:val="00FB00B9"/>
    <w:rsid w:val="00FB2C88"/>
    <w:rsid w:val="00FB3137"/>
    <w:rsid w:val="00FB4A60"/>
    <w:rsid w:val="00FB52D2"/>
    <w:rsid w:val="00FB647D"/>
    <w:rsid w:val="00FB7C3C"/>
    <w:rsid w:val="00FB7CE7"/>
    <w:rsid w:val="00FC01B3"/>
    <w:rsid w:val="00FC044E"/>
    <w:rsid w:val="00FC10C2"/>
    <w:rsid w:val="00FC158A"/>
    <w:rsid w:val="00FC168D"/>
    <w:rsid w:val="00FC177C"/>
    <w:rsid w:val="00FC2CE3"/>
    <w:rsid w:val="00FC3AE4"/>
    <w:rsid w:val="00FC3B93"/>
    <w:rsid w:val="00FC41BB"/>
    <w:rsid w:val="00FC4721"/>
    <w:rsid w:val="00FC4CC3"/>
    <w:rsid w:val="00FC569B"/>
    <w:rsid w:val="00FC6377"/>
    <w:rsid w:val="00FC68E0"/>
    <w:rsid w:val="00FC6F8F"/>
    <w:rsid w:val="00FD14E3"/>
    <w:rsid w:val="00FD19AA"/>
    <w:rsid w:val="00FD2E49"/>
    <w:rsid w:val="00FD4243"/>
    <w:rsid w:val="00FD6321"/>
    <w:rsid w:val="00FD792D"/>
    <w:rsid w:val="00FE03A6"/>
    <w:rsid w:val="00FE06CD"/>
    <w:rsid w:val="00FE0932"/>
    <w:rsid w:val="00FE28C7"/>
    <w:rsid w:val="00FE2EF8"/>
    <w:rsid w:val="00FE32EC"/>
    <w:rsid w:val="00FE3725"/>
    <w:rsid w:val="00FE39FC"/>
    <w:rsid w:val="00FE5146"/>
    <w:rsid w:val="00FE51C6"/>
    <w:rsid w:val="00FE6357"/>
    <w:rsid w:val="00FE670C"/>
    <w:rsid w:val="00FE678F"/>
    <w:rsid w:val="00FE7E26"/>
    <w:rsid w:val="00FF09E0"/>
    <w:rsid w:val="00FF1E9A"/>
    <w:rsid w:val="00FF268A"/>
    <w:rsid w:val="00FF2FFA"/>
    <w:rsid w:val="00FF494B"/>
    <w:rsid w:val="00FF6443"/>
  </w:rsids>
  <m:mathPr>
    <m:mathFont m:val="Cambria Math"/>
    <m:brkBin m:val="before"/>
    <m:brkBinSub m:val="--"/>
    <m:smallFrac m:val="0"/>
    <m:dispDef/>
    <m:lMargin m:val="0"/>
    <m:rMargin m:val="0"/>
    <m:defJc m:val="centerGroup"/>
    <m:wrapIndent m:val="1440"/>
    <m:intLim m:val="subSup"/>
    <m:naryLim m:val="undOvr"/>
  </m:mathPr>
  <w:themeFontLang w:val="de-DE"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47105"/>
    <o:shapelayout v:ext="edit">
      <o:idmap v:ext="edit" data="1"/>
    </o:shapelayout>
  </w:shapeDefaults>
  <w:decimalSymbol w:val=","/>
  <w:listSeparator w:val=";"/>
  <w14:docId w14:val="58C770BC"/>
  <w15:docId w15:val="{D5D3B4C1-8A9C-445C-ABB4-5343A59DA5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de-DE" w:eastAsia="de-DE"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iPriority="0" w:unhideWhenUsed="1"/>
    <w:lsdException w:name="caption" w:uiPriority="0" w:qFormat="1"/>
    <w:lsdException w:name="table of figures" w:semiHidden="1" w:unhideWhenUsed="1"/>
    <w:lsdException w:name="envelope address" w:semiHidden="1" w:uiPriority="0" w:unhideWhenUsed="1"/>
    <w:lsdException w:name="envelope return" w:semiHidden="1" w:uiPriority="0"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iPriority="0" w:unhideWhenUsed="1"/>
    <w:lsdException w:name="macro" w:semiHidden="1" w:uiPriority="0" w:unhideWhenUsed="1"/>
    <w:lsdException w:name="toa heading" w:semiHidden="1" w:uiPriority="0" w:unhideWhenUsed="1"/>
    <w:lsdException w:name="List" w:semiHidden="1" w:uiPriority="0" w:unhideWhenUsed="1"/>
    <w:lsdException w:name="List Bullet" w:semiHidden="1" w:uiPriority="0" w:unhideWhenUsed="1"/>
    <w:lsdException w:name="List Number" w:semiHidden="1" w:uiPriority="0" w:unhideWhenUsed="1"/>
    <w:lsdException w:name="List 2" w:semiHidden="1" w:uiPriority="0" w:unhideWhenUsed="1"/>
    <w:lsdException w:name="List 3" w:semiHidden="1" w:uiPriority="0" w:unhideWhenUsed="1"/>
    <w:lsdException w:name="List 4" w:semiHidden="1" w:uiPriority="0" w:unhideWhenUsed="1"/>
    <w:lsdException w:name="List 5" w:semiHidden="1" w:uiPriority="0" w:unhideWhenUsed="1"/>
    <w:lsdException w:name="List Bullet 2" w:semiHidden="1" w:uiPriority="0" w:unhideWhenUsed="1"/>
    <w:lsdException w:name="List Bullet 3" w:semiHidden="1" w:uiPriority="0" w:unhideWhenUsed="1"/>
    <w:lsdException w:name="List Bullet 4" w:semiHidden="1" w:uiPriority="0" w:unhideWhenUsed="1"/>
    <w:lsdException w:name="List Bullet 5" w:semiHidden="1" w:uiPriority="0" w:unhideWhenUsed="1"/>
    <w:lsdException w:name="List Number 2" w:semiHidden="1" w:uiPriority="0" w:unhideWhenUsed="1"/>
    <w:lsdException w:name="List Number 3" w:semiHidden="1" w:uiPriority="0" w:unhideWhenUsed="1"/>
    <w:lsdException w:name="List Number 4" w:semiHidden="1" w:uiPriority="0" w:unhideWhenUsed="1"/>
    <w:lsdException w:name="List Number 5" w:semiHidden="1" w:uiPriority="0" w:unhideWhenUsed="1"/>
    <w:lsdException w:name="Title" w:uiPriority="0" w:qFormat="1"/>
    <w:lsdException w:name="Closing" w:semiHidden="1" w:uiPriority="0" w:unhideWhenUsed="1"/>
    <w:lsdException w:name="Signature" w:semiHidden="1" w:uiPriority="0"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iPriority="0" w:unhideWhenUsed="1"/>
    <w:lsdException w:name="List Continue 2" w:semiHidden="1" w:uiPriority="0" w:unhideWhenUsed="1"/>
    <w:lsdException w:name="List Continue 3" w:semiHidden="1" w:uiPriority="0" w:unhideWhenUsed="1"/>
    <w:lsdException w:name="List Continue 4" w:semiHidden="1" w:uiPriority="0" w:unhideWhenUsed="1"/>
    <w:lsdException w:name="List Continue 5" w:semiHidden="1" w:uiPriority="0" w:unhideWhenUsed="1"/>
    <w:lsdException w:name="Message Header" w:semiHidden="1" w:uiPriority="0" w:unhideWhenUsed="1"/>
    <w:lsdException w:name="Subtitle" w:uiPriority="0" w:qFormat="1"/>
    <w:lsdException w:name="Salutation" w:semiHidden="1" w:uiPriority="0" w:unhideWhenUsed="1"/>
    <w:lsdException w:name="Date" w:semiHidden="1" w:uiPriority="0" w:unhideWhenUsed="1"/>
    <w:lsdException w:name="Body Text First Indent" w:semiHidden="1" w:uiPriority="0" w:unhideWhenUsed="1"/>
    <w:lsdException w:name="Body Text First Indent 2" w:semiHidden="1" w:uiPriority="0" w:unhideWhenUsed="1"/>
    <w:lsdException w:name="Note Heading" w:semiHidden="1" w:uiPriority="0"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iPriority="0" w:unhideWhenUsed="1"/>
    <w:lsdException w:name="E-mail Signature" w:semiHidden="1" w:uiPriority="0"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iPriority="0"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A0308A"/>
    <w:pPr>
      <w:overflowPunct w:val="0"/>
      <w:autoSpaceDE w:val="0"/>
      <w:autoSpaceDN w:val="0"/>
      <w:adjustRightInd w:val="0"/>
      <w:spacing w:before="60" w:after="60"/>
      <w:jc w:val="both"/>
      <w:textAlignment w:val="baseline"/>
    </w:pPr>
    <w:rPr>
      <w:rFonts w:ascii="Arial" w:hAnsi="Arial"/>
      <w:sz w:val="22"/>
    </w:rPr>
  </w:style>
  <w:style w:type="paragraph" w:styleId="berschrift1">
    <w:name w:val="heading 1"/>
    <w:aliases w:val="Alt+1,Ü1"/>
    <w:basedOn w:val="Standard"/>
    <w:next w:val="Standard"/>
    <w:qFormat/>
    <w:pPr>
      <w:keepNext/>
      <w:pBdr>
        <w:top w:val="single" w:sz="4" w:space="1" w:color="auto"/>
        <w:left w:val="single" w:sz="4" w:space="4" w:color="auto"/>
        <w:bottom w:val="single" w:sz="4" w:space="1" w:color="auto"/>
        <w:right w:val="single" w:sz="4" w:space="4" w:color="auto"/>
      </w:pBdr>
      <w:shd w:val="pct12" w:color="auto" w:fill="FFFFFF"/>
      <w:tabs>
        <w:tab w:val="left" w:pos="340"/>
      </w:tabs>
      <w:spacing w:before="360" w:after="120" w:line="360" w:lineRule="atLeast"/>
      <w:outlineLvl w:val="0"/>
    </w:pPr>
    <w:rPr>
      <w:b/>
      <w:sz w:val="28"/>
    </w:rPr>
  </w:style>
  <w:style w:type="paragraph" w:styleId="berschrift2">
    <w:name w:val="heading 2"/>
    <w:aliases w:val="Alt+2"/>
    <w:basedOn w:val="Standard"/>
    <w:next w:val="Standard"/>
    <w:link w:val="berschrift2Zchn"/>
    <w:qFormat/>
    <w:pPr>
      <w:keepNext/>
      <w:tabs>
        <w:tab w:val="left" w:pos="510"/>
      </w:tabs>
      <w:spacing w:before="360" w:after="120" w:line="360" w:lineRule="atLeast"/>
      <w:outlineLvl w:val="1"/>
    </w:pPr>
    <w:rPr>
      <w:b/>
      <w:sz w:val="24"/>
    </w:rPr>
  </w:style>
  <w:style w:type="paragraph" w:styleId="berschrift3">
    <w:name w:val="heading 3"/>
    <w:aliases w:val="Alt+3"/>
    <w:basedOn w:val="Standard"/>
    <w:next w:val="Standard"/>
    <w:qFormat/>
    <w:pPr>
      <w:keepNext/>
      <w:keepLines/>
      <w:tabs>
        <w:tab w:val="left" w:pos="680"/>
      </w:tabs>
      <w:spacing w:before="120" w:line="360" w:lineRule="atLeast"/>
      <w:outlineLvl w:val="2"/>
    </w:pPr>
    <w:rPr>
      <w:b/>
    </w:rPr>
  </w:style>
  <w:style w:type="paragraph" w:styleId="berschrift4">
    <w:name w:val="heading 4"/>
    <w:aliases w:val="Alt+4"/>
    <w:basedOn w:val="Standard"/>
    <w:next w:val="Standard"/>
    <w:qFormat/>
    <w:pPr>
      <w:spacing w:line="360" w:lineRule="atLeast"/>
      <w:outlineLvl w:val="3"/>
    </w:pPr>
    <w:rPr>
      <w:b/>
    </w:rPr>
  </w:style>
  <w:style w:type="paragraph" w:styleId="berschrift5">
    <w:name w:val="heading 5"/>
    <w:aliases w:val="Alt+5"/>
    <w:basedOn w:val="Standard"/>
    <w:next w:val="Standard"/>
    <w:qFormat/>
    <w:pPr>
      <w:spacing w:line="360" w:lineRule="atLeast"/>
      <w:outlineLvl w:val="4"/>
    </w:pPr>
    <w:rPr>
      <w:b/>
    </w:rPr>
  </w:style>
  <w:style w:type="paragraph" w:styleId="berschrift6">
    <w:name w:val="heading 6"/>
    <w:aliases w:val="Alt+6"/>
    <w:basedOn w:val="Standard"/>
    <w:next w:val="Standardeinzug"/>
    <w:qFormat/>
    <w:pPr>
      <w:outlineLvl w:val="5"/>
    </w:pPr>
    <w:rPr>
      <w:u w:val="single"/>
    </w:rPr>
  </w:style>
  <w:style w:type="paragraph" w:styleId="berschrift7">
    <w:name w:val="heading 7"/>
    <w:aliases w:val="Alt+7"/>
    <w:basedOn w:val="Standard"/>
    <w:next w:val="Standardeinzug"/>
    <w:qFormat/>
    <w:pPr>
      <w:outlineLvl w:val="6"/>
    </w:pPr>
    <w:rPr>
      <w:b/>
      <w:i/>
    </w:rPr>
  </w:style>
  <w:style w:type="paragraph" w:styleId="berschrift8">
    <w:name w:val="heading 8"/>
    <w:aliases w:val="Alt+8"/>
    <w:basedOn w:val="Standard"/>
    <w:next w:val="Standardeinzug"/>
    <w:qFormat/>
    <w:pPr>
      <w:outlineLvl w:val="7"/>
    </w:pPr>
    <w:rPr>
      <w:i/>
    </w:rPr>
  </w:style>
  <w:style w:type="paragraph" w:styleId="berschrift9">
    <w:name w:val="heading 9"/>
    <w:aliases w:val="Alt+9"/>
    <w:basedOn w:val="Standard"/>
    <w:next w:val="Standardeinzug"/>
    <w:qFormat/>
    <w:pPr>
      <w:outlineLvl w:val="8"/>
    </w:pPr>
    <w:rPr>
      <w:i/>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tandardeinzug">
    <w:name w:val="Normal Indent"/>
    <w:basedOn w:val="Standard"/>
    <w:semiHidden/>
    <w:pPr>
      <w:ind w:left="708"/>
    </w:pPr>
  </w:style>
  <w:style w:type="paragraph" w:styleId="Verzeichnis5">
    <w:name w:val="toc 5"/>
    <w:basedOn w:val="Standard"/>
    <w:next w:val="Standard"/>
    <w:uiPriority w:val="39"/>
    <w:pPr>
      <w:spacing w:before="0" w:after="0"/>
      <w:ind w:left="660"/>
      <w:jc w:val="left"/>
    </w:pPr>
    <w:rPr>
      <w:rFonts w:asciiTheme="minorHAnsi" w:hAnsiTheme="minorHAnsi"/>
      <w:sz w:val="20"/>
    </w:rPr>
  </w:style>
  <w:style w:type="paragraph" w:styleId="Verzeichnis4">
    <w:name w:val="toc 4"/>
    <w:basedOn w:val="Verzeichnis3"/>
    <w:next w:val="Standard"/>
    <w:uiPriority w:val="39"/>
    <w:pPr>
      <w:ind w:left="440"/>
    </w:pPr>
  </w:style>
  <w:style w:type="paragraph" w:styleId="Verzeichnis3">
    <w:name w:val="toc 3"/>
    <w:basedOn w:val="Verzeichnis2"/>
    <w:next w:val="Standard"/>
    <w:uiPriority w:val="39"/>
    <w:pPr>
      <w:spacing w:before="0"/>
      <w:ind w:left="220"/>
    </w:pPr>
    <w:rPr>
      <w:b w:val="0"/>
      <w:bCs w:val="0"/>
    </w:rPr>
  </w:style>
  <w:style w:type="paragraph" w:styleId="Verzeichnis2">
    <w:name w:val="toc 2"/>
    <w:basedOn w:val="Verzeichnis1"/>
    <w:next w:val="Standard"/>
    <w:uiPriority w:val="39"/>
    <w:pPr>
      <w:spacing w:before="240"/>
    </w:pPr>
    <w:rPr>
      <w:rFonts w:asciiTheme="minorHAnsi" w:hAnsiTheme="minorHAnsi"/>
      <w:caps w:val="0"/>
      <w:sz w:val="20"/>
      <w:szCs w:val="20"/>
    </w:rPr>
  </w:style>
  <w:style w:type="paragraph" w:styleId="Verzeichnis1">
    <w:name w:val="toc 1"/>
    <w:basedOn w:val="Standard"/>
    <w:next w:val="Standard"/>
    <w:uiPriority w:val="39"/>
    <w:pPr>
      <w:spacing w:before="360" w:after="0"/>
      <w:jc w:val="left"/>
    </w:pPr>
    <w:rPr>
      <w:rFonts w:asciiTheme="majorHAnsi" w:hAnsiTheme="majorHAnsi"/>
      <w:b/>
      <w:bCs/>
      <w:caps/>
      <w:sz w:val="24"/>
      <w:szCs w:val="24"/>
    </w:rPr>
  </w:style>
  <w:style w:type="paragraph" w:styleId="Fuzeile">
    <w:name w:val="footer"/>
    <w:basedOn w:val="Standard"/>
    <w:link w:val="FuzeileZchn"/>
    <w:uiPriority w:val="99"/>
    <w:pPr>
      <w:pBdr>
        <w:top w:val="single" w:sz="12" w:space="3" w:color="auto"/>
      </w:pBdr>
      <w:tabs>
        <w:tab w:val="center" w:pos="4536"/>
        <w:tab w:val="right" w:pos="9072"/>
      </w:tabs>
    </w:pPr>
  </w:style>
  <w:style w:type="paragraph" w:styleId="Kopfzeile">
    <w:name w:val="header"/>
    <w:basedOn w:val="Standard"/>
    <w:semiHidden/>
    <w:pPr>
      <w:tabs>
        <w:tab w:val="center" w:pos="4252"/>
        <w:tab w:val="right" w:pos="8504"/>
      </w:tabs>
      <w:spacing w:before="80"/>
    </w:pPr>
  </w:style>
  <w:style w:type="character" w:styleId="Funotenzeichen">
    <w:name w:val="footnote reference"/>
    <w:aliases w:val="Alt+FZ"/>
    <w:basedOn w:val="Absatz-Standardschriftart"/>
    <w:uiPriority w:val="99"/>
    <w:semiHidden/>
    <w:rPr>
      <w:position w:val="6"/>
      <w:sz w:val="16"/>
    </w:rPr>
  </w:style>
  <w:style w:type="paragraph" w:styleId="Funotentext">
    <w:name w:val="footnote text"/>
    <w:aliases w:val="Alt+FT"/>
    <w:basedOn w:val="Standard"/>
    <w:link w:val="FunotentextZchn"/>
    <w:uiPriority w:val="99"/>
    <w:semiHidden/>
  </w:style>
  <w:style w:type="paragraph" w:customStyle="1" w:styleId="Haupttitel">
    <w:name w:val="Haupttitel"/>
    <w:basedOn w:val="Standard"/>
    <w:next w:val="Standard"/>
    <w:pPr>
      <w:jc w:val="center"/>
    </w:pPr>
    <w:rPr>
      <w:b/>
      <w:sz w:val="40"/>
    </w:rPr>
  </w:style>
  <w:style w:type="paragraph" w:styleId="Verzeichnis6">
    <w:name w:val="toc 6"/>
    <w:basedOn w:val="Standard"/>
    <w:next w:val="Standard"/>
    <w:uiPriority w:val="39"/>
    <w:pPr>
      <w:spacing w:before="0" w:after="0"/>
      <w:ind w:left="880"/>
      <w:jc w:val="left"/>
    </w:pPr>
    <w:rPr>
      <w:rFonts w:asciiTheme="minorHAnsi" w:hAnsiTheme="minorHAnsi"/>
      <w:sz w:val="20"/>
    </w:rPr>
  </w:style>
  <w:style w:type="paragraph" w:styleId="Verzeichnis7">
    <w:name w:val="toc 7"/>
    <w:basedOn w:val="Standard"/>
    <w:next w:val="Standard"/>
    <w:uiPriority w:val="39"/>
    <w:pPr>
      <w:spacing w:before="0" w:after="0"/>
      <w:ind w:left="1100"/>
      <w:jc w:val="left"/>
    </w:pPr>
    <w:rPr>
      <w:rFonts w:asciiTheme="minorHAnsi" w:hAnsiTheme="minorHAnsi"/>
      <w:sz w:val="20"/>
    </w:rPr>
  </w:style>
  <w:style w:type="paragraph" w:styleId="Verzeichnis8">
    <w:name w:val="toc 8"/>
    <w:basedOn w:val="Standard"/>
    <w:next w:val="Standard"/>
    <w:uiPriority w:val="39"/>
    <w:pPr>
      <w:spacing w:before="0" w:after="0"/>
      <w:ind w:left="1320"/>
      <w:jc w:val="left"/>
    </w:pPr>
    <w:rPr>
      <w:rFonts w:asciiTheme="minorHAnsi" w:hAnsiTheme="minorHAnsi"/>
      <w:sz w:val="20"/>
    </w:rPr>
  </w:style>
  <w:style w:type="paragraph" w:styleId="Verzeichnis9">
    <w:name w:val="toc 9"/>
    <w:basedOn w:val="Standard"/>
    <w:next w:val="Standard"/>
    <w:uiPriority w:val="39"/>
    <w:pPr>
      <w:spacing w:before="0" w:after="0"/>
      <w:ind w:left="1540"/>
      <w:jc w:val="left"/>
    </w:pPr>
    <w:rPr>
      <w:rFonts w:asciiTheme="minorHAnsi" w:hAnsiTheme="minorHAnsi"/>
      <w:sz w:val="20"/>
    </w:rPr>
  </w:style>
  <w:style w:type="paragraph" w:customStyle="1" w:styleId="Tabellenberschrift">
    <w:name w:val="Tabellenüberschrift"/>
    <w:basedOn w:val="Standard"/>
    <w:pPr>
      <w:keepNext/>
      <w:keepLines/>
      <w:shd w:val="pct5" w:color="auto" w:fill="auto"/>
    </w:pPr>
    <w:rPr>
      <w:b/>
    </w:rPr>
  </w:style>
  <w:style w:type="paragraph" w:customStyle="1" w:styleId="Tabelle">
    <w:name w:val="Tabelle"/>
    <w:basedOn w:val="Standard"/>
    <w:rPr>
      <w:sz w:val="16"/>
    </w:rPr>
  </w:style>
  <w:style w:type="character" w:styleId="Kommentarzeichen">
    <w:name w:val="annotation reference"/>
    <w:basedOn w:val="Absatz-Standardschriftart"/>
    <w:uiPriority w:val="99"/>
    <w:semiHidden/>
    <w:rPr>
      <w:sz w:val="16"/>
    </w:rPr>
  </w:style>
  <w:style w:type="paragraph" w:styleId="Kommentartext">
    <w:name w:val="annotation text"/>
    <w:basedOn w:val="Standard"/>
    <w:link w:val="KommentartextZchn"/>
    <w:uiPriority w:val="99"/>
    <w:semiHidden/>
    <w:pPr>
      <w:spacing w:before="0"/>
      <w:jc w:val="left"/>
    </w:pPr>
  </w:style>
  <w:style w:type="paragraph" w:styleId="Beschriftung">
    <w:name w:val="caption"/>
    <w:basedOn w:val="Standard"/>
    <w:next w:val="Standard"/>
    <w:qFormat/>
    <w:rsid w:val="008017F5"/>
    <w:pPr>
      <w:spacing w:before="120" w:after="120"/>
    </w:pPr>
    <w:rPr>
      <w:b/>
      <w:sz w:val="14"/>
    </w:rPr>
  </w:style>
  <w:style w:type="character" w:styleId="Endnotenzeichen">
    <w:name w:val="endnote reference"/>
    <w:basedOn w:val="Absatz-Standardschriftart"/>
    <w:semiHidden/>
    <w:rPr>
      <w:vertAlign w:val="superscript"/>
    </w:rPr>
  </w:style>
  <w:style w:type="paragraph" w:customStyle="1" w:styleId="Verborgen">
    <w:name w:val="Verborgen"/>
    <w:basedOn w:val="Standard"/>
    <w:next w:val="Standard"/>
    <w:rPr>
      <w:i/>
      <w:vanish/>
      <w:color w:val="0000FF"/>
    </w:rPr>
  </w:style>
  <w:style w:type="character" w:styleId="Seitenzahl">
    <w:name w:val="page number"/>
    <w:basedOn w:val="Absatz-Standardschriftart"/>
    <w:semiHidden/>
  </w:style>
  <w:style w:type="paragraph" w:styleId="Index1">
    <w:name w:val="index 1"/>
    <w:basedOn w:val="Standard"/>
    <w:next w:val="Standard"/>
    <w:autoRedefine/>
    <w:semiHidden/>
    <w:pPr>
      <w:ind w:left="200" w:hanging="200"/>
    </w:pPr>
  </w:style>
  <w:style w:type="paragraph" w:styleId="Indexberschrift">
    <w:name w:val="index heading"/>
    <w:basedOn w:val="Standard"/>
    <w:next w:val="Index1"/>
    <w:semiHidden/>
    <w:pPr>
      <w:keepNext/>
      <w:widowControl w:val="0"/>
      <w:spacing w:line="480" w:lineRule="exact"/>
      <w:jc w:val="left"/>
    </w:pPr>
    <w:rPr>
      <w:rFonts w:ascii="Times New Roman" w:hAnsi="Times New Roman"/>
      <w:b/>
      <w:caps/>
      <w:color w:val="808080"/>
      <w:kern w:val="28"/>
      <w:position w:val="-6"/>
      <w:sz w:val="32"/>
    </w:rPr>
  </w:style>
  <w:style w:type="paragraph" w:styleId="Textkrper">
    <w:name w:val="Body Text"/>
    <w:basedOn w:val="Standard"/>
    <w:semiHidden/>
    <w:rPr>
      <w:sz w:val="24"/>
    </w:rPr>
  </w:style>
  <w:style w:type="paragraph" w:customStyle="1" w:styleId="Textkrper21">
    <w:name w:val="Textkörper 21"/>
    <w:basedOn w:val="Standard"/>
    <w:pPr>
      <w:overflowPunct/>
      <w:autoSpaceDE/>
      <w:autoSpaceDN/>
      <w:adjustRightInd/>
      <w:spacing w:before="0"/>
      <w:ind w:left="720"/>
      <w:jc w:val="left"/>
      <w:textAlignment w:val="auto"/>
    </w:pPr>
    <w:rPr>
      <w:rFonts w:ascii="Times New Roman" w:hAnsi="Times New Roman"/>
      <w:sz w:val="28"/>
    </w:rPr>
  </w:style>
  <w:style w:type="paragraph" w:customStyle="1" w:styleId="inh">
    <w:name w:val="inh"/>
    <w:basedOn w:val="Textkrper21"/>
    <w:pPr>
      <w:ind w:left="709"/>
    </w:pPr>
    <w:rPr>
      <w:sz w:val="24"/>
    </w:rPr>
  </w:style>
  <w:style w:type="paragraph" w:customStyle="1" w:styleId="num">
    <w:name w:val="num"/>
    <w:basedOn w:val="Textkrper21"/>
    <w:pPr>
      <w:ind w:left="284"/>
    </w:pPr>
    <w:rPr>
      <w:sz w:val="24"/>
      <w:u w:val="single"/>
    </w:rPr>
  </w:style>
  <w:style w:type="character" w:styleId="Hyperlink">
    <w:name w:val="Hyperlink"/>
    <w:basedOn w:val="Absatz-Standardschriftart"/>
    <w:uiPriority w:val="99"/>
    <w:rPr>
      <w:color w:val="0000FF"/>
      <w:u w:val="single"/>
    </w:rPr>
  </w:style>
  <w:style w:type="paragraph" w:styleId="NurText">
    <w:name w:val="Plain Text"/>
    <w:basedOn w:val="Standard"/>
    <w:semiHidden/>
    <w:pPr>
      <w:overflowPunct/>
      <w:autoSpaceDE/>
      <w:autoSpaceDN/>
      <w:adjustRightInd/>
      <w:spacing w:before="0"/>
      <w:jc w:val="left"/>
      <w:textAlignment w:val="auto"/>
    </w:pPr>
    <w:rPr>
      <w:rFonts w:ascii="Courier New" w:hAnsi="Courier New" w:cs="Tahoma"/>
      <w:sz w:val="20"/>
    </w:rPr>
  </w:style>
  <w:style w:type="paragraph" w:styleId="Textkrper2">
    <w:name w:val="Body Text 2"/>
    <w:basedOn w:val="Standard"/>
    <w:semiHidden/>
    <w:pPr>
      <w:jc w:val="left"/>
    </w:pPr>
    <w:rPr>
      <w:sz w:val="24"/>
    </w:rPr>
  </w:style>
  <w:style w:type="paragraph" w:styleId="Dokumentstruktur">
    <w:name w:val="Document Map"/>
    <w:basedOn w:val="Standard"/>
    <w:semiHidden/>
    <w:pPr>
      <w:shd w:val="clear" w:color="auto" w:fill="000080"/>
    </w:pPr>
    <w:rPr>
      <w:rFonts w:ascii="Tahoma" w:hAnsi="Tahoma"/>
    </w:rPr>
  </w:style>
  <w:style w:type="paragraph" w:styleId="Textkrper3">
    <w:name w:val="Body Text 3"/>
    <w:basedOn w:val="Standard"/>
    <w:semiHidden/>
    <w:rPr>
      <w:sz w:val="24"/>
      <w:u w:val="single"/>
    </w:rPr>
  </w:style>
  <w:style w:type="paragraph" w:styleId="Textkrper-Einzug2">
    <w:name w:val="Body Text Indent 2"/>
    <w:basedOn w:val="Standard"/>
    <w:semiHidden/>
    <w:pPr>
      <w:ind w:left="360"/>
    </w:pPr>
    <w:rPr>
      <w:sz w:val="24"/>
    </w:rPr>
  </w:style>
  <w:style w:type="paragraph" w:customStyle="1" w:styleId="Tabellenverzeichnis">
    <w:name w:val="Tabellenverzeichnis"/>
    <w:aliases w:val="Alt+T"/>
    <w:basedOn w:val="Standard"/>
    <w:next w:val="Standard"/>
    <w:pPr>
      <w:widowControl w:val="0"/>
      <w:overflowPunct/>
      <w:autoSpaceDE/>
      <w:autoSpaceDN/>
      <w:adjustRightInd/>
      <w:spacing w:before="0"/>
      <w:ind w:left="1701" w:hanging="1701"/>
      <w:jc w:val="left"/>
      <w:textAlignment w:val="auto"/>
    </w:pPr>
    <w:rPr>
      <w:b/>
      <w:i/>
    </w:rPr>
  </w:style>
  <w:style w:type="paragraph" w:customStyle="1" w:styleId="berschrift1Alt1">
    <w:name w:val="Überschrift 1.Alt+1"/>
    <w:basedOn w:val="Standard"/>
    <w:next w:val="Standard"/>
    <w:pPr>
      <w:keepNext/>
      <w:numPr>
        <w:numId w:val="12"/>
      </w:numPr>
      <w:overflowPunct/>
      <w:autoSpaceDE/>
      <w:autoSpaceDN/>
      <w:adjustRightInd/>
      <w:spacing w:before="360" w:after="120" w:line="360" w:lineRule="atLeast"/>
      <w:ind w:left="357" w:hanging="357"/>
      <w:textAlignment w:val="auto"/>
      <w:outlineLvl w:val="0"/>
    </w:pPr>
    <w:rPr>
      <w:b/>
      <w:sz w:val="28"/>
    </w:rPr>
  </w:style>
  <w:style w:type="paragraph" w:customStyle="1" w:styleId="berschrift2Alt2">
    <w:name w:val="Überschrift 2.Alt+2"/>
    <w:basedOn w:val="Standard"/>
    <w:next w:val="Standard"/>
    <w:pPr>
      <w:keepNext/>
      <w:tabs>
        <w:tab w:val="left" w:pos="510"/>
      </w:tabs>
      <w:overflowPunct/>
      <w:autoSpaceDE/>
      <w:autoSpaceDN/>
      <w:adjustRightInd/>
      <w:spacing w:before="360" w:after="120" w:line="360" w:lineRule="atLeast"/>
      <w:textAlignment w:val="auto"/>
      <w:outlineLvl w:val="1"/>
    </w:pPr>
    <w:rPr>
      <w:b/>
      <w:sz w:val="24"/>
    </w:rPr>
  </w:style>
  <w:style w:type="paragraph" w:customStyle="1" w:styleId="berschrift3Alt3">
    <w:name w:val="Überschrift 3.Alt+3"/>
    <w:basedOn w:val="Standard"/>
    <w:next w:val="Standard"/>
    <w:pPr>
      <w:keepNext/>
      <w:keepLines/>
      <w:tabs>
        <w:tab w:val="left" w:pos="680"/>
      </w:tabs>
      <w:overflowPunct/>
      <w:autoSpaceDE/>
      <w:autoSpaceDN/>
      <w:adjustRightInd/>
      <w:spacing w:before="120" w:line="360" w:lineRule="atLeast"/>
      <w:textAlignment w:val="auto"/>
      <w:outlineLvl w:val="2"/>
    </w:pPr>
    <w:rPr>
      <w:b/>
    </w:rPr>
  </w:style>
  <w:style w:type="paragraph" w:customStyle="1" w:styleId="berschrift4Alt4">
    <w:name w:val="Überschrift 4.Alt+4"/>
    <w:basedOn w:val="Standard"/>
    <w:next w:val="Standard"/>
    <w:pPr>
      <w:tabs>
        <w:tab w:val="left" w:pos="851"/>
      </w:tabs>
      <w:overflowPunct/>
      <w:autoSpaceDE/>
      <w:autoSpaceDN/>
      <w:adjustRightInd/>
      <w:spacing w:line="360" w:lineRule="atLeast"/>
      <w:textAlignment w:val="auto"/>
      <w:outlineLvl w:val="3"/>
    </w:pPr>
    <w:rPr>
      <w:b/>
    </w:rPr>
  </w:style>
  <w:style w:type="paragraph" w:customStyle="1" w:styleId="berschrift5Alt5">
    <w:name w:val="Überschrift 5.Alt+5"/>
    <w:basedOn w:val="Standard"/>
    <w:next w:val="Standard"/>
    <w:pPr>
      <w:tabs>
        <w:tab w:val="left" w:pos="1021"/>
      </w:tabs>
      <w:overflowPunct/>
      <w:autoSpaceDE/>
      <w:autoSpaceDN/>
      <w:adjustRightInd/>
      <w:spacing w:line="360" w:lineRule="atLeast"/>
      <w:textAlignment w:val="auto"/>
      <w:outlineLvl w:val="4"/>
    </w:pPr>
    <w:rPr>
      <w:b/>
    </w:rPr>
  </w:style>
  <w:style w:type="paragraph" w:customStyle="1" w:styleId="berschrift6Alt6">
    <w:name w:val="Überschrift 6.Alt+6"/>
    <w:basedOn w:val="Standard"/>
    <w:next w:val="Standardeinzug"/>
    <w:pPr>
      <w:overflowPunct/>
      <w:autoSpaceDE/>
      <w:autoSpaceDN/>
      <w:adjustRightInd/>
      <w:textAlignment w:val="auto"/>
      <w:outlineLvl w:val="5"/>
    </w:pPr>
    <w:rPr>
      <w:u w:val="single"/>
    </w:rPr>
  </w:style>
  <w:style w:type="paragraph" w:customStyle="1" w:styleId="berschrift7Alt7">
    <w:name w:val="Überschrift 7.Alt+7"/>
    <w:basedOn w:val="Standard"/>
    <w:next w:val="Standardeinzug"/>
    <w:pPr>
      <w:overflowPunct/>
      <w:autoSpaceDE/>
      <w:autoSpaceDN/>
      <w:adjustRightInd/>
      <w:textAlignment w:val="auto"/>
      <w:outlineLvl w:val="6"/>
    </w:pPr>
    <w:rPr>
      <w:b/>
      <w:i/>
    </w:rPr>
  </w:style>
  <w:style w:type="paragraph" w:customStyle="1" w:styleId="berschrift8Alt8">
    <w:name w:val="Überschrift 8.Alt+8"/>
    <w:basedOn w:val="Standard"/>
    <w:next w:val="Standardeinzug"/>
    <w:pPr>
      <w:overflowPunct/>
      <w:autoSpaceDE/>
      <w:autoSpaceDN/>
      <w:adjustRightInd/>
      <w:textAlignment w:val="auto"/>
      <w:outlineLvl w:val="7"/>
    </w:pPr>
    <w:rPr>
      <w:i/>
    </w:rPr>
  </w:style>
  <w:style w:type="paragraph" w:customStyle="1" w:styleId="berschrift9Alt9">
    <w:name w:val="Überschrift 9.Alt+9"/>
    <w:basedOn w:val="Standard"/>
    <w:next w:val="Standardeinzug"/>
    <w:pPr>
      <w:overflowPunct/>
      <w:autoSpaceDE/>
      <w:autoSpaceDN/>
      <w:adjustRightInd/>
      <w:textAlignment w:val="auto"/>
      <w:outlineLvl w:val="8"/>
    </w:pPr>
    <w:rPr>
      <w:i/>
    </w:rPr>
  </w:style>
  <w:style w:type="paragraph" w:styleId="Textkrper-Zeileneinzug">
    <w:name w:val="Body Text Indent"/>
    <w:basedOn w:val="Standard"/>
    <w:semiHidden/>
    <w:pPr>
      <w:overflowPunct/>
      <w:autoSpaceDE/>
      <w:autoSpaceDN/>
      <w:adjustRightInd/>
      <w:jc w:val="left"/>
      <w:textAlignment w:val="auto"/>
    </w:pPr>
    <w:rPr>
      <w:sz w:val="24"/>
    </w:rPr>
  </w:style>
  <w:style w:type="paragraph" w:styleId="Textkrper-Einzug3">
    <w:name w:val="Body Text Indent 3"/>
    <w:basedOn w:val="Standard"/>
    <w:semiHidden/>
    <w:pPr>
      <w:tabs>
        <w:tab w:val="left" w:pos="2268"/>
      </w:tabs>
      <w:ind w:left="4536" w:hanging="3543"/>
    </w:pPr>
    <w:rPr>
      <w:sz w:val="16"/>
    </w:rPr>
  </w:style>
  <w:style w:type="paragraph" w:customStyle="1" w:styleId="Ebene2">
    <w:name w:val="Ebene2"/>
    <w:basedOn w:val="Standard"/>
    <w:pPr>
      <w:overflowPunct/>
      <w:autoSpaceDE/>
      <w:autoSpaceDN/>
      <w:adjustRightInd/>
      <w:spacing w:before="0"/>
      <w:jc w:val="left"/>
      <w:textAlignment w:val="auto"/>
    </w:pPr>
    <w:rPr>
      <w:sz w:val="24"/>
    </w:rPr>
  </w:style>
  <w:style w:type="paragraph" w:styleId="Abbildungsverzeichnis">
    <w:name w:val="table of figures"/>
    <w:basedOn w:val="Standard"/>
    <w:next w:val="Standard"/>
    <w:uiPriority w:val="99"/>
    <w:pPr>
      <w:ind w:left="440" w:hanging="440"/>
    </w:pPr>
  </w:style>
  <w:style w:type="paragraph" w:styleId="Anrede">
    <w:name w:val="Salutation"/>
    <w:basedOn w:val="Standard"/>
    <w:next w:val="Standard"/>
    <w:semiHidden/>
  </w:style>
  <w:style w:type="paragraph" w:styleId="Aufzhlungszeichen">
    <w:name w:val="List Bullet"/>
    <w:basedOn w:val="Standard"/>
    <w:autoRedefine/>
    <w:semiHidden/>
    <w:pPr>
      <w:numPr>
        <w:numId w:val="1"/>
      </w:numPr>
    </w:pPr>
  </w:style>
  <w:style w:type="paragraph" w:styleId="Aufzhlungszeichen2">
    <w:name w:val="List Bullet 2"/>
    <w:basedOn w:val="Standard"/>
    <w:autoRedefine/>
    <w:semiHidden/>
    <w:pPr>
      <w:numPr>
        <w:numId w:val="2"/>
      </w:numPr>
    </w:pPr>
  </w:style>
  <w:style w:type="paragraph" w:styleId="Aufzhlungszeichen3">
    <w:name w:val="List Bullet 3"/>
    <w:basedOn w:val="Standard"/>
    <w:autoRedefine/>
    <w:semiHidden/>
    <w:pPr>
      <w:numPr>
        <w:numId w:val="3"/>
      </w:numPr>
    </w:pPr>
  </w:style>
  <w:style w:type="paragraph" w:styleId="Aufzhlungszeichen4">
    <w:name w:val="List Bullet 4"/>
    <w:basedOn w:val="Standard"/>
    <w:autoRedefine/>
    <w:semiHidden/>
    <w:pPr>
      <w:numPr>
        <w:numId w:val="4"/>
      </w:numPr>
    </w:pPr>
  </w:style>
  <w:style w:type="paragraph" w:styleId="Aufzhlungszeichen5">
    <w:name w:val="List Bullet 5"/>
    <w:basedOn w:val="Standard"/>
    <w:autoRedefine/>
    <w:semiHidden/>
    <w:pPr>
      <w:numPr>
        <w:numId w:val="5"/>
      </w:numPr>
    </w:pPr>
  </w:style>
  <w:style w:type="paragraph" w:styleId="Blocktext">
    <w:name w:val="Block Text"/>
    <w:basedOn w:val="Standard"/>
    <w:semiHidden/>
    <w:pPr>
      <w:spacing w:after="120"/>
      <w:ind w:left="1440" w:right="1440"/>
    </w:pPr>
  </w:style>
  <w:style w:type="paragraph" w:styleId="Datum">
    <w:name w:val="Date"/>
    <w:basedOn w:val="Standard"/>
    <w:next w:val="Standard"/>
    <w:semiHidden/>
  </w:style>
  <w:style w:type="paragraph" w:styleId="E-Mail-Signatur">
    <w:name w:val="E-mail Signature"/>
    <w:basedOn w:val="Standard"/>
  </w:style>
  <w:style w:type="paragraph" w:styleId="Endnotentext">
    <w:name w:val="endnote text"/>
    <w:basedOn w:val="Standard"/>
    <w:semiHidden/>
    <w:rPr>
      <w:sz w:val="20"/>
    </w:rPr>
  </w:style>
  <w:style w:type="paragraph" w:styleId="Fu-Endnotenberschrift">
    <w:name w:val="Note Heading"/>
    <w:basedOn w:val="Standard"/>
    <w:next w:val="Standard"/>
    <w:semiHidden/>
  </w:style>
  <w:style w:type="paragraph" w:styleId="Gruformel">
    <w:name w:val="Closing"/>
    <w:basedOn w:val="Standard"/>
    <w:semiHidden/>
    <w:pPr>
      <w:ind w:left="4252"/>
    </w:pPr>
  </w:style>
  <w:style w:type="paragraph" w:styleId="HTMLAdresse">
    <w:name w:val="HTML Address"/>
    <w:basedOn w:val="Standard"/>
    <w:rPr>
      <w:i/>
      <w:iCs/>
    </w:rPr>
  </w:style>
  <w:style w:type="paragraph" w:styleId="HTMLVorformatiert">
    <w:name w:val="HTML Preformatted"/>
    <w:basedOn w:val="Standard"/>
    <w:link w:val="HTMLVorformatiertZchn"/>
    <w:uiPriority w:val="99"/>
    <w:rPr>
      <w:rFonts w:ascii="Courier New" w:hAnsi="Courier New" w:cs="Tahoma"/>
      <w:sz w:val="20"/>
    </w:rPr>
  </w:style>
  <w:style w:type="paragraph" w:styleId="Index2">
    <w:name w:val="index 2"/>
    <w:basedOn w:val="Standard"/>
    <w:next w:val="Standard"/>
    <w:autoRedefine/>
    <w:semiHidden/>
    <w:pPr>
      <w:ind w:left="440" w:hanging="220"/>
    </w:pPr>
  </w:style>
  <w:style w:type="paragraph" w:styleId="Index3">
    <w:name w:val="index 3"/>
    <w:basedOn w:val="Standard"/>
    <w:next w:val="Standard"/>
    <w:autoRedefine/>
    <w:semiHidden/>
    <w:pPr>
      <w:ind w:left="660" w:hanging="220"/>
    </w:pPr>
  </w:style>
  <w:style w:type="paragraph" w:styleId="Index4">
    <w:name w:val="index 4"/>
    <w:basedOn w:val="Standard"/>
    <w:next w:val="Standard"/>
    <w:autoRedefine/>
    <w:semiHidden/>
    <w:pPr>
      <w:ind w:left="880" w:hanging="220"/>
    </w:pPr>
  </w:style>
  <w:style w:type="paragraph" w:styleId="Index5">
    <w:name w:val="index 5"/>
    <w:basedOn w:val="Standard"/>
    <w:next w:val="Standard"/>
    <w:autoRedefine/>
    <w:semiHidden/>
    <w:pPr>
      <w:ind w:left="1100" w:hanging="220"/>
    </w:pPr>
  </w:style>
  <w:style w:type="paragraph" w:styleId="Index6">
    <w:name w:val="index 6"/>
    <w:basedOn w:val="Standard"/>
    <w:next w:val="Standard"/>
    <w:autoRedefine/>
    <w:semiHidden/>
    <w:pPr>
      <w:ind w:left="1320" w:hanging="220"/>
    </w:pPr>
  </w:style>
  <w:style w:type="paragraph" w:styleId="Index7">
    <w:name w:val="index 7"/>
    <w:basedOn w:val="Standard"/>
    <w:next w:val="Standard"/>
    <w:autoRedefine/>
    <w:semiHidden/>
    <w:pPr>
      <w:ind w:left="1540" w:hanging="220"/>
    </w:pPr>
  </w:style>
  <w:style w:type="paragraph" w:styleId="Index8">
    <w:name w:val="index 8"/>
    <w:basedOn w:val="Standard"/>
    <w:next w:val="Standard"/>
    <w:autoRedefine/>
    <w:semiHidden/>
    <w:pPr>
      <w:ind w:left="1760" w:hanging="220"/>
    </w:pPr>
  </w:style>
  <w:style w:type="paragraph" w:styleId="Index9">
    <w:name w:val="index 9"/>
    <w:basedOn w:val="Standard"/>
    <w:next w:val="Standard"/>
    <w:autoRedefine/>
    <w:semiHidden/>
    <w:pPr>
      <w:ind w:left="1980" w:hanging="220"/>
    </w:pPr>
  </w:style>
  <w:style w:type="paragraph" w:styleId="Liste">
    <w:name w:val="List"/>
    <w:basedOn w:val="Standard"/>
    <w:semiHidden/>
    <w:pPr>
      <w:ind w:left="283" w:hanging="283"/>
    </w:pPr>
  </w:style>
  <w:style w:type="paragraph" w:styleId="Liste2">
    <w:name w:val="List 2"/>
    <w:basedOn w:val="Standard"/>
    <w:semiHidden/>
    <w:pPr>
      <w:ind w:left="566" w:hanging="283"/>
    </w:pPr>
  </w:style>
  <w:style w:type="paragraph" w:styleId="Liste3">
    <w:name w:val="List 3"/>
    <w:basedOn w:val="Standard"/>
    <w:semiHidden/>
    <w:pPr>
      <w:ind w:left="849" w:hanging="283"/>
    </w:pPr>
  </w:style>
  <w:style w:type="paragraph" w:styleId="Liste4">
    <w:name w:val="List 4"/>
    <w:basedOn w:val="Standard"/>
    <w:semiHidden/>
    <w:pPr>
      <w:ind w:left="1132" w:hanging="283"/>
    </w:pPr>
  </w:style>
  <w:style w:type="paragraph" w:styleId="Liste5">
    <w:name w:val="List 5"/>
    <w:basedOn w:val="Standard"/>
    <w:semiHidden/>
    <w:pPr>
      <w:ind w:left="1415" w:hanging="283"/>
    </w:pPr>
  </w:style>
  <w:style w:type="paragraph" w:styleId="Listenfortsetzung">
    <w:name w:val="List Continue"/>
    <w:basedOn w:val="Standard"/>
    <w:semiHidden/>
    <w:pPr>
      <w:spacing w:after="120"/>
      <w:ind w:left="283"/>
    </w:pPr>
  </w:style>
  <w:style w:type="paragraph" w:styleId="Listenfortsetzung2">
    <w:name w:val="List Continue 2"/>
    <w:basedOn w:val="Standard"/>
    <w:semiHidden/>
    <w:pPr>
      <w:spacing w:after="120"/>
      <w:ind w:left="566"/>
    </w:pPr>
  </w:style>
  <w:style w:type="paragraph" w:styleId="Listenfortsetzung3">
    <w:name w:val="List Continue 3"/>
    <w:basedOn w:val="Standard"/>
    <w:semiHidden/>
    <w:pPr>
      <w:spacing w:after="120"/>
      <w:ind w:left="849"/>
    </w:pPr>
  </w:style>
  <w:style w:type="paragraph" w:styleId="Listenfortsetzung4">
    <w:name w:val="List Continue 4"/>
    <w:basedOn w:val="Standard"/>
    <w:semiHidden/>
    <w:pPr>
      <w:spacing w:after="120"/>
      <w:ind w:left="1132"/>
    </w:pPr>
  </w:style>
  <w:style w:type="paragraph" w:styleId="Listenfortsetzung5">
    <w:name w:val="List Continue 5"/>
    <w:basedOn w:val="Standard"/>
    <w:semiHidden/>
    <w:pPr>
      <w:spacing w:after="120"/>
      <w:ind w:left="1415"/>
    </w:pPr>
  </w:style>
  <w:style w:type="paragraph" w:styleId="Listennummer">
    <w:name w:val="List Number"/>
    <w:basedOn w:val="Standard"/>
    <w:semiHidden/>
    <w:pPr>
      <w:numPr>
        <w:numId w:val="6"/>
      </w:numPr>
    </w:pPr>
  </w:style>
  <w:style w:type="paragraph" w:styleId="Listennummer2">
    <w:name w:val="List Number 2"/>
    <w:basedOn w:val="Standard"/>
    <w:semiHidden/>
    <w:pPr>
      <w:numPr>
        <w:numId w:val="7"/>
      </w:numPr>
    </w:pPr>
  </w:style>
  <w:style w:type="paragraph" w:styleId="Listennummer3">
    <w:name w:val="List Number 3"/>
    <w:basedOn w:val="Standard"/>
    <w:semiHidden/>
    <w:pPr>
      <w:numPr>
        <w:numId w:val="8"/>
      </w:numPr>
    </w:pPr>
  </w:style>
  <w:style w:type="paragraph" w:styleId="Listennummer4">
    <w:name w:val="List Number 4"/>
    <w:basedOn w:val="Standard"/>
    <w:semiHidden/>
    <w:pPr>
      <w:numPr>
        <w:numId w:val="9"/>
      </w:numPr>
    </w:pPr>
  </w:style>
  <w:style w:type="paragraph" w:styleId="Listennummer5">
    <w:name w:val="List Number 5"/>
    <w:basedOn w:val="Standard"/>
    <w:semiHidden/>
    <w:pPr>
      <w:numPr>
        <w:numId w:val="10"/>
      </w:numPr>
    </w:pPr>
  </w:style>
  <w:style w:type="paragraph" w:styleId="Makrotext">
    <w:name w:val="macro"/>
    <w:semiHidden/>
    <w:pPr>
      <w:tabs>
        <w:tab w:val="left" w:pos="480"/>
        <w:tab w:val="left" w:pos="960"/>
        <w:tab w:val="left" w:pos="1440"/>
        <w:tab w:val="left" w:pos="1920"/>
        <w:tab w:val="left" w:pos="2400"/>
        <w:tab w:val="left" w:pos="2880"/>
        <w:tab w:val="left" w:pos="3360"/>
        <w:tab w:val="left" w:pos="3840"/>
        <w:tab w:val="left" w:pos="4320"/>
      </w:tabs>
      <w:overflowPunct w:val="0"/>
      <w:autoSpaceDE w:val="0"/>
      <w:autoSpaceDN w:val="0"/>
      <w:adjustRightInd w:val="0"/>
      <w:spacing w:before="60"/>
      <w:jc w:val="both"/>
      <w:textAlignment w:val="baseline"/>
    </w:pPr>
    <w:rPr>
      <w:rFonts w:ascii="Courier New" w:hAnsi="Courier New" w:cs="Tahoma"/>
    </w:rPr>
  </w:style>
  <w:style w:type="paragraph" w:styleId="Nachrichtenkopf">
    <w:name w:val="Message Header"/>
    <w:basedOn w:val="Standard"/>
    <w:semiHidden/>
    <w:pPr>
      <w:pBdr>
        <w:top w:val="single" w:sz="6" w:space="1" w:color="auto"/>
        <w:left w:val="single" w:sz="6" w:space="1" w:color="auto"/>
        <w:bottom w:val="single" w:sz="6" w:space="1" w:color="auto"/>
        <w:right w:val="single" w:sz="6" w:space="1" w:color="auto"/>
      </w:pBdr>
      <w:shd w:val="pct20" w:color="auto" w:fill="auto"/>
      <w:ind w:left="1134" w:hanging="1134"/>
    </w:pPr>
    <w:rPr>
      <w:rFonts w:cs="Arial"/>
      <w:sz w:val="24"/>
      <w:szCs w:val="24"/>
    </w:rPr>
  </w:style>
  <w:style w:type="paragraph" w:styleId="Rechtsgrundlagenverzeichnis">
    <w:name w:val="table of authorities"/>
    <w:basedOn w:val="Standard"/>
    <w:next w:val="Standard"/>
    <w:semiHidden/>
    <w:pPr>
      <w:ind w:left="220" w:hanging="220"/>
    </w:pPr>
  </w:style>
  <w:style w:type="paragraph" w:styleId="RGV-berschrift">
    <w:name w:val="toa heading"/>
    <w:basedOn w:val="Standard"/>
    <w:next w:val="Standard"/>
    <w:semiHidden/>
    <w:pPr>
      <w:spacing w:before="120"/>
    </w:pPr>
    <w:rPr>
      <w:rFonts w:cs="Arial"/>
      <w:b/>
      <w:bCs/>
      <w:sz w:val="24"/>
      <w:szCs w:val="24"/>
    </w:rPr>
  </w:style>
  <w:style w:type="paragraph" w:styleId="StandardWeb">
    <w:name w:val="Normal (Web)"/>
    <w:basedOn w:val="Standard"/>
    <w:uiPriority w:val="99"/>
    <w:rPr>
      <w:rFonts w:ascii="Times New Roman" w:hAnsi="Times New Roman"/>
      <w:sz w:val="24"/>
      <w:szCs w:val="24"/>
    </w:rPr>
  </w:style>
  <w:style w:type="paragraph" w:styleId="Textkrper-Erstzeileneinzug">
    <w:name w:val="Body Text First Indent"/>
    <w:basedOn w:val="Textkrper"/>
    <w:semiHidden/>
    <w:pPr>
      <w:spacing w:after="120"/>
      <w:ind w:firstLine="210"/>
    </w:pPr>
    <w:rPr>
      <w:sz w:val="22"/>
    </w:rPr>
  </w:style>
  <w:style w:type="paragraph" w:styleId="Textkrper-Erstzeileneinzug2">
    <w:name w:val="Body Text First Indent 2"/>
    <w:basedOn w:val="Textkrper-Zeileneinzug"/>
    <w:semiHidden/>
    <w:pPr>
      <w:overflowPunct w:val="0"/>
      <w:autoSpaceDE w:val="0"/>
      <w:autoSpaceDN w:val="0"/>
      <w:adjustRightInd w:val="0"/>
      <w:spacing w:after="120"/>
      <w:ind w:left="283" w:firstLine="210"/>
      <w:jc w:val="both"/>
      <w:textAlignment w:val="baseline"/>
    </w:pPr>
    <w:rPr>
      <w:sz w:val="22"/>
    </w:rPr>
  </w:style>
  <w:style w:type="paragraph" w:styleId="Titel">
    <w:name w:val="Title"/>
    <w:basedOn w:val="Standard"/>
    <w:qFormat/>
    <w:pPr>
      <w:spacing w:before="240"/>
      <w:jc w:val="center"/>
      <w:outlineLvl w:val="0"/>
    </w:pPr>
    <w:rPr>
      <w:rFonts w:cs="Arial"/>
      <w:b/>
      <w:bCs/>
      <w:kern w:val="28"/>
      <w:sz w:val="32"/>
      <w:szCs w:val="32"/>
    </w:rPr>
  </w:style>
  <w:style w:type="paragraph" w:styleId="Umschlagabsenderadresse">
    <w:name w:val="envelope return"/>
    <w:basedOn w:val="Standard"/>
    <w:semiHidden/>
    <w:rPr>
      <w:rFonts w:cs="Arial"/>
      <w:sz w:val="20"/>
    </w:rPr>
  </w:style>
  <w:style w:type="paragraph" w:styleId="Umschlagadresse">
    <w:name w:val="envelope address"/>
    <w:basedOn w:val="Standard"/>
    <w:semiHidden/>
    <w:pPr>
      <w:framePr w:w="4320" w:h="2160" w:hRule="exact" w:hSpace="141" w:wrap="auto" w:hAnchor="page" w:xAlign="center" w:yAlign="bottom"/>
      <w:ind w:left="1"/>
    </w:pPr>
    <w:rPr>
      <w:rFonts w:cs="Arial"/>
      <w:sz w:val="24"/>
      <w:szCs w:val="24"/>
    </w:rPr>
  </w:style>
  <w:style w:type="paragraph" w:styleId="Unterschrift">
    <w:name w:val="Signature"/>
    <w:basedOn w:val="Standard"/>
    <w:semiHidden/>
    <w:pPr>
      <w:ind w:left="4252"/>
    </w:pPr>
  </w:style>
  <w:style w:type="paragraph" w:styleId="Untertitel">
    <w:name w:val="Subtitle"/>
    <w:basedOn w:val="Standard"/>
    <w:qFormat/>
    <w:pPr>
      <w:jc w:val="center"/>
      <w:outlineLvl w:val="1"/>
    </w:pPr>
    <w:rPr>
      <w:rFonts w:cs="Arial"/>
      <w:sz w:val="24"/>
      <w:szCs w:val="24"/>
    </w:rPr>
  </w:style>
  <w:style w:type="paragraph" w:customStyle="1" w:styleId="TabelleText">
    <w:name w:val="Tabelle_Text"/>
    <w:basedOn w:val="Standard"/>
    <w:pPr>
      <w:overflowPunct/>
      <w:autoSpaceDE/>
      <w:autoSpaceDN/>
      <w:adjustRightInd/>
      <w:spacing w:before="120" w:after="120"/>
      <w:jc w:val="center"/>
      <w:textAlignment w:val="auto"/>
    </w:pPr>
    <w:rPr>
      <w:rFonts w:ascii="Helvetica" w:hAnsi="Helvetica"/>
      <w:b/>
      <w:sz w:val="24"/>
    </w:rPr>
  </w:style>
  <w:style w:type="paragraph" w:styleId="Kommentarthema">
    <w:name w:val="annotation subject"/>
    <w:basedOn w:val="Kommentartext"/>
    <w:next w:val="Kommentartext"/>
    <w:semiHidden/>
    <w:pPr>
      <w:spacing w:before="60"/>
      <w:jc w:val="both"/>
    </w:pPr>
    <w:rPr>
      <w:b/>
      <w:bCs/>
      <w:sz w:val="20"/>
    </w:rPr>
  </w:style>
  <w:style w:type="paragraph" w:styleId="Sprechblasentext">
    <w:name w:val="Balloon Text"/>
    <w:basedOn w:val="Standard"/>
    <w:semiHidden/>
    <w:rPr>
      <w:rFonts w:ascii="Tahoma" w:hAnsi="Tahoma" w:cs="Helvetica"/>
      <w:sz w:val="16"/>
      <w:szCs w:val="16"/>
    </w:rPr>
  </w:style>
  <w:style w:type="character" w:styleId="Fett">
    <w:name w:val="Strong"/>
    <w:uiPriority w:val="22"/>
    <w:qFormat/>
    <w:rsid w:val="0077290E"/>
    <w:rPr>
      <w:b/>
      <w:bCs/>
    </w:rPr>
  </w:style>
  <w:style w:type="paragraph" w:styleId="Listenabsatz">
    <w:name w:val="List Paragraph"/>
    <w:basedOn w:val="Standard"/>
    <w:uiPriority w:val="34"/>
    <w:qFormat/>
    <w:rsid w:val="007E2E78"/>
    <w:pPr>
      <w:ind w:left="720"/>
      <w:contextualSpacing/>
    </w:pPr>
  </w:style>
  <w:style w:type="character" w:customStyle="1" w:styleId="berschrift2Zchn">
    <w:name w:val="Überschrift 2 Zchn"/>
    <w:aliases w:val="Alt+2 Zchn"/>
    <w:basedOn w:val="Absatz-Standardschriftart"/>
    <w:link w:val="berschrift2"/>
    <w:rsid w:val="00F73AA9"/>
    <w:rPr>
      <w:rFonts w:ascii="Arial" w:hAnsi="Arial"/>
      <w:b/>
      <w:sz w:val="24"/>
    </w:rPr>
  </w:style>
  <w:style w:type="character" w:styleId="IntensiveHervorhebung">
    <w:name w:val="Intense Emphasis"/>
    <w:basedOn w:val="Absatz-Standardschriftart"/>
    <w:uiPriority w:val="21"/>
    <w:qFormat/>
    <w:rsid w:val="00EF0BC2"/>
    <w:rPr>
      <w:b/>
      <w:bCs/>
      <w:i/>
      <w:iCs/>
      <w:color w:val="4F81BD" w:themeColor="accent1"/>
    </w:rPr>
  </w:style>
  <w:style w:type="table" w:styleId="Tabellenraster">
    <w:name w:val="Table Grid"/>
    <w:basedOn w:val="NormaleTabelle"/>
    <w:uiPriority w:val="59"/>
    <w:rsid w:val="00EF0BC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uzeileZchn">
    <w:name w:val="Fußzeile Zchn"/>
    <w:basedOn w:val="Absatz-Standardschriftart"/>
    <w:link w:val="Fuzeile"/>
    <w:uiPriority w:val="99"/>
    <w:rsid w:val="00B30F2D"/>
    <w:rPr>
      <w:rFonts w:ascii="Arial" w:hAnsi="Arial"/>
      <w:sz w:val="22"/>
    </w:rPr>
  </w:style>
  <w:style w:type="character" w:styleId="BesuchterLink">
    <w:name w:val="FollowedHyperlink"/>
    <w:basedOn w:val="Absatz-Standardschriftart"/>
    <w:uiPriority w:val="99"/>
    <w:semiHidden/>
    <w:unhideWhenUsed/>
    <w:rsid w:val="007F4FA3"/>
    <w:rPr>
      <w:color w:val="800080" w:themeColor="followedHyperlink"/>
      <w:u w:val="single"/>
    </w:rPr>
  </w:style>
  <w:style w:type="table" w:styleId="HellesRaster-Akzent5">
    <w:name w:val="Light Grid Accent 5"/>
    <w:basedOn w:val="NormaleTabelle"/>
    <w:uiPriority w:val="62"/>
    <w:rsid w:val="0086609D"/>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paragraph" w:customStyle="1" w:styleId="Default">
    <w:name w:val="Default"/>
    <w:rsid w:val="009172C0"/>
    <w:pPr>
      <w:autoSpaceDE w:val="0"/>
      <w:autoSpaceDN w:val="0"/>
      <w:adjustRightInd w:val="0"/>
    </w:pPr>
    <w:rPr>
      <w:rFonts w:ascii="Arial" w:hAnsi="Arial" w:cs="Arial"/>
      <w:color w:val="000000"/>
      <w:sz w:val="24"/>
      <w:szCs w:val="24"/>
    </w:rPr>
  </w:style>
  <w:style w:type="paragraph" w:styleId="KeinLeerraum">
    <w:name w:val="No Spacing"/>
    <w:link w:val="KeinLeerraumZchn"/>
    <w:uiPriority w:val="1"/>
    <w:qFormat/>
    <w:rsid w:val="00FC569B"/>
    <w:rPr>
      <w:rFonts w:asciiTheme="minorHAnsi" w:eastAsiaTheme="minorEastAsia" w:hAnsiTheme="minorHAnsi" w:cstheme="minorBidi"/>
      <w:sz w:val="22"/>
      <w:szCs w:val="22"/>
    </w:rPr>
  </w:style>
  <w:style w:type="character" w:customStyle="1" w:styleId="KeinLeerraumZchn">
    <w:name w:val="Kein Leerraum Zchn"/>
    <w:basedOn w:val="Absatz-Standardschriftart"/>
    <w:link w:val="KeinLeerraum"/>
    <w:uiPriority w:val="1"/>
    <w:rsid w:val="00FC569B"/>
    <w:rPr>
      <w:rFonts w:asciiTheme="minorHAnsi" w:eastAsiaTheme="minorEastAsia" w:hAnsiTheme="minorHAnsi" w:cstheme="minorBidi"/>
      <w:sz w:val="22"/>
      <w:szCs w:val="22"/>
    </w:rPr>
  </w:style>
  <w:style w:type="table" w:styleId="EinfacheTabelle1">
    <w:name w:val="Plain Table 1"/>
    <w:basedOn w:val="NormaleTabelle"/>
    <w:uiPriority w:val="41"/>
    <w:rsid w:val="00123946"/>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berarbeitung">
    <w:name w:val="Revision"/>
    <w:hidden/>
    <w:uiPriority w:val="99"/>
    <w:semiHidden/>
    <w:rsid w:val="000F4768"/>
    <w:rPr>
      <w:rFonts w:ascii="Arial" w:hAnsi="Arial"/>
      <w:sz w:val="22"/>
    </w:rPr>
  </w:style>
  <w:style w:type="character" w:customStyle="1" w:styleId="KommentartextZchn">
    <w:name w:val="Kommentartext Zchn"/>
    <w:basedOn w:val="Absatz-Standardschriftart"/>
    <w:link w:val="Kommentartext"/>
    <w:uiPriority w:val="99"/>
    <w:semiHidden/>
    <w:rsid w:val="00604D83"/>
    <w:rPr>
      <w:rFonts w:ascii="Arial" w:hAnsi="Arial"/>
      <w:sz w:val="22"/>
    </w:rPr>
  </w:style>
  <w:style w:type="character" w:customStyle="1" w:styleId="FunotentextZchn">
    <w:name w:val="Fußnotentext Zchn"/>
    <w:aliases w:val="Alt+FT Zchn"/>
    <w:basedOn w:val="Absatz-Standardschriftart"/>
    <w:link w:val="Funotentext"/>
    <w:uiPriority w:val="99"/>
    <w:semiHidden/>
    <w:rsid w:val="00604D83"/>
    <w:rPr>
      <w:rFonts w:ascii="Arial" w:hAnsi="Arial"/>
      <w:sz w:val="22"/>
    </w:rPr>
  </w:style>
  <w:style w:type="paragraph" w:customStyle="1" w:styleId="1berschrift">
    <w:name w:val="# 1. Überschrift"/>
    <w:basedOn w:val="Listenabsatz"/>
    <w:link w:val="1berschriftZchn"/>
    <w:qFormat/>
    <w:rsid w:val="00604D83"/>
    <w:pPr>
      <w:numPr>
        <w:numId w:val="13"/>
      </w:numPr>
      <w:overflowPunct/>
      <w:autoSpaceDE/>
      <w:autoSpaceDN/>
      <w:adjustRightInd/>
      <w:spacing w:before="240" w:after="120"/>
      <w:textAlignment w:val="auto"/>
      <w:outlineLvl w:val="0"/>
    </w:pPr>
    <w:rPr>
      <w:rFonts w:eastAsiaTheme="minorHAnsi" w:cs="Arial"/>
      <w:b/>
      <w:color w:val="1F497D" w:themeColor="text2"/>
      <w:sz w:val="28"/>
      <w:szCs w:val="24"/>
      <w:lang w:eastAsia="en-US"/>
    </w:rPr>
  </w:style>
  <w:style w:type="paragraph" w:customStyle="1" w:styleId="2berschrift">
    <w:name w:val="# 2. Überschrift"/>
    <w:basedOn w:val="Listenabsatz"/>
    <w:link w:val="2berschriftZchn"/>
    <w:qFormat/>
    <w:rsid w:val="00604D83"/>
    <w:pPr>
      <w:numPr>
        <w:ilvl w:val="1"/>
        <w:numId w:val="13"/>
      </w:numPr>
      <w:overflowPunct/>
      <w:autoSpaceDE/>
      <w:autoSpaceDN/>
      <w:adjustRightInd/>
      <w:spacing w:before="120" w:after="120"/>
      <w:contextualSpacing w:val="0"/>
      <w:textAlignment w:val="auto"/>
      <w:outlineLvl w:val="1"/>
    </w:pPr>
    <w:rPr>
      <w:rFonts w:eastAsiaTheme="minorHAnsi" w:cs="Arial"/>
      <w:sz w:val="24"/>
      <w:szCs w:val="24"/>
      <w:lang w:eastAsia="en-US"/>
    </w:rPr>
  </w:style>
  <w:style w:type="character" w:customStyle="1" w:styleId="2berschriftZchn">
    <w:name w:val="# 2. Überschrift Zchn"/>
    <w:basedOn w:val="Absatz-Standardschriftart"/>
    <w:link w:val="2berschrift"/>
    <w:rsid w:val="00604D83"/>
    <w:rPr>
      <w:rFonts w:ascii="Arial" w:eastAsiaTheme="minorHAnsi" w:hAnsi="Arial" w:cs="Arial"/>
      <w:sz w:val="24"/>
      <w:szCs w:val="24"/>
      <w:lang w:eastAsia="en-US"/>
    </w:rPr>
  </w:style>
  <w:style w:type="character" w:customStyle="1" w:styleId="1berschriftZchn">
    <w:name w:val="# 1. Überschrift Zchn"/>
    <w:basedOn w:val="Absatz-Standardschriftart"/>
    <w:link w:val="1berschrift"/>
    <w:rsid w:val="006004FF"/>
    <w:rPr>
      <w:rFonts w:ascii="Arial" w:eastAsiaTheme="minorHAnsi" w:hAnsi="Arial" w:cs="Arial"/>
      <w:b/>
      <w:color w:val="1F497D" w:themeColor="text2"/>
      <w:sz w:val="28"/>
      <w:szCs w:val="24"/>
      <w:lang w:eastAsia="en-US"/>
    </w:rPr>
  </w:style>
  <w:style w:type="table" w:styleId="EinfacheTabelle2">
    <w:name w:val="Plain Table 2"/>
    <w:basedOn w:val="NormaleTabelle"/>
    <w:uiPriority w:val="42"/>
    <w:rsid w:val="00113FCB"/>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NichtaufgelsteErwhnung1">
    <w:name w:val="Nicht aufgelöste Erwähnung1"/>
    <w:basedOn w:val="Absatz-Standardschriftart"/>
    <w:uiPriority w:val="99"/>
    <w:semiHidden/>
    <w:unhideWhenUsed/>
    <w:rsid w:val="00113FCB"/>
    <w:rPr>
      <w:color w:val="605E5C"/>
      <w:shd w:val="clear" w:color="auto" w:fill="E1DFDD"/>
    </w:rPr>
  </w:style>
  <w:style w:type="character" w:customStyle="1" w:styleId="HTMLVorformatiertZchn">
    <w:name w:val="HTML Vorformatiert Zchn"/>
    <w:basedOn w:val="Absatz-Standardschriftart"/>
    <w:link w:val="HTMLVorformatiert"/>
    <w:uiPriority w:val="99"/>
    <w:rsid w:val="007D3881"/>
    <w:rPr>
      <w:rFonts w:ascii="Courier New" w:hAnsi="Courier New" w:cs="Tahoma"/>
    </w:rPr>
  </w:style>
  <w:style w:type="character" w:styleId="HTMLCode">
    <w:name w:val="HTML Code"/>
    <w:basedOn w:val="Absatz-Standardschriftart"/>
    <w:uiPriority w:val="99"/>
    <w:semiHidden/>
    <w:unhideWhenUsed/>
    <w:rsid w:val="00416A87"/>
    <w:rPr>
      <w:rFonts w:ascii="Courier New" w:eastAsia="Times New Roman" w:hAnsi="Courier New" w:cs="Courier New"/>
      <w:sz w:val="20"/>
      <w:szCs w:val="20"/>
    </w:rPr>
  </w:style>
  <w:style w:type="character" w:styleId="NichtaufgelsteErwhnung">
    <w:name w:val="Unresolved Mention"/>
    <w:basedOn w:val="Absatz-Standardschriftart"/>
    <w:uiPriority w:val="99"/>
    <w:semiHidden/>
    <w:unhideWhenUsed/>
    <w:rsid w:val="00D03E2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789074">
      <w:bodyDiv w:val="1"/>
      <w:marLeft w:val="0"/>
      <w:marRight w:val="0"/>
      <w:marTop w:val="0"/>
      <w:marBottom w:val="0"/>
      <w:divBdr>
        <w:top w:val="none" w:sz="0" w:space="0" w:color="auto"/>
        <w:left w:val="none" w:sz="0" w:space="0" w:color="auto"/>
        <w:bottom w:val="none" w:sz="0" w:space="0" w:color="auto"/>
        <w:right w:val="none" w:sz="0" w:space="0" w:color="auto"/>
      </w:divBdr>
    </w:div>
    <w:div w:id="53044751">
      <w:bodyDiv w:val="1"/>
      <w:marLeft w:val="0"/>
      <w:marRight w:val="0"/>
      <w:marTop w:val="0"/>
      <w:marBottom w:val="0"/>
      <w:divBdr>
        <w:top w:val="none" w:sz="0" w:space="0" w:color="auto"/>
        <w:left w:val="none" w:sz="0" w:space="0" w:color="auto"/>
        <w:bottom w:val="none" w:sz="0" w:space="0" w:color="auto"/>
        <w:right w:val="none" w:sz="0" w:space="0" w:color="auto"/>
      </w:divBdr>
    </w:div>
    <w:div w:id="55057442">
      <w:bodyDiv w:val="1"/>
      <w:marLeft w:val="0"/>
      <w:marRight w:val="0"/>
      <w:marTop w:val="0"/>
      <w:marBottom w:val="0"/>
      <w:divBdr>
        <w:top w:val="none" w:sz="0" w:space="0" w:color="auto"/>
        <w:left w:val="none" w:sz="0" w:space="0" w:color="auto"/>
        <w:bottom w:val="none" w:sz="0" w:space="0" w:color="auto"/>
        <w:right w:val="none" w:sz="0" w:space="0" w:color="auto"/>
      </w:divBdr>
    </w:div>
    <w:div w:id="62458344">
      <w:bodyDiv w:val="1"/>
      <w:marLeft w:val="0"/>
      <w:marRight w:val="0"/>
      <w:marTop w:val="0"/>
      <w:marBottom w:val="0"/>
      <w:divBdr>
        <w:top w:val="none" w:sz="0" w:space="0" w:color="auto"/>
        <w:left w:val="none" w:sz="0" w:space="0" w:color="auto"/>
        <w:bottom w:val="none" w:sz="0" w:space="0" w:color="auto"/>
        <w:right w:val="none" w:sz="0" w:space="0" w:color="auto"/>
      </w:divBdr>
      <w:divsChild>
        <w:div w:id="190383388">
          <w:marLeft w:val="0"/>
          <w:marRight w:val="0"/>
          <w:marTop w:val="0"/>
          <w:marBottom w:val="0"/>
          <w:divBdr>
            <w:top w:val="none" w:sz="0" w:space="0" w:color="auto"/>
            <w:left w:val="none" w:sz="0" w:space="0" w:color="auto"/>
            <w:bottom w:val="none" w:sz="0" w:space="0" w:color="auto"/>
            <w:right w:val="none" w:sz="0" w:space="0" w:color="auto"/>
          </w:divBdr>
          <w:divsChild>
            <w:div w:id="777412061">
              <w:marLeft w:val="0"/>
              <w:marRight w:val="0"/>
              <w:marTop w:val="0"/>
              <w:marBottom w:val="0"/>
              <w:divBdr>
                <w:top w:val="none" w:sz="0" w:space="0" w:color="auto"/>
                <w:left w:val="none" w:sz="0" w:space="0" w:color="auto"/>
                <w:bottom w:val="none" w:sz="0" w:space="0" w:color="auto"/>
                <w:right w:val="none" w:sz="0" w:space="0" w:color="auto"/>
              </w:divBdr>
              <w:divsChild>
                <w:div w:id="1603612660">
                  <w:marLeft w:val="0"/>
                  <w:marRight w:val="0"/>
                  <w:marTop w:val="0"/>
                  <w:marBottom w:val="0"/>
                  <w:divBdr>
                    <w:top w:val="none" w:sz="0" w:space="0" w:color="auto"/>
                    <w:left w:val="none" w:sz="0" w:space="0" w:color="auto"/>
                    <w:bottom w:val="none" w:sz="0" w:space="0" w:color="auto"/>
                    <w:right w:val="none" w:sz="0" w:space="0" w:color="auto"/>
                  </w:divBdr>
                  <w:divsChild>
                    <w:div w:id="2058699236">
                      <w:marLeft w:val="0"/>
                      <w:marRight w:val="0"/>
                      <w:marTop w:val="0"/>
                      <w:marBottom w:val="0"/>
                      <w:divBdr>
                        <w:top w:val="none" w:sz="0" w:space="0" w:color="auto"/>
                        <w:left w:val="none" w:sz="0" w:space="0" w:color="auto"/>
                        <w:bottom w:val="none" w:sz="0" w:space="0" w:color="auto"/>
                        <w:right w:val="none" w:sz="0" w:space="0" w:color="auto"/>
                      </w:divBdr>
                      <w:divsChild>
                        <w:div w:id="737754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7231034">
      <w:bodyDiv w:val="1"/>
      <w:marLeft w:val="0"/>
      <w:marRight w:val="0"/>
      <w:marTop w:val="0"/>
      <w:marBottom w:val="0"/>
      <w:divBdr>
        <w:top w:val="none" w:sz="0" w:space="0" w:color="auto"/>
        <w:left w:val="none" w:sz="0" w:space="0" w:color="auto"/>
        <w:bottom w:val="none" w:sz="0" w:space="0" w:color="auto"/>
        <w:right w:val="none" w:sz="0" w:space="0" w:color="auto"/>
      </w:divBdr>
    </w:div>
    <w:div w:id="161699444">
      <w:bodyDiv w:val="1"/>
      <w:marLeft w:val="0"/>
      <w:marRight w:val="0"/>
      <w:marTop w:val="0"/>
      <w:marBottom w:val="0"/>
      <w:divBdr>
        <w:top w:val="none" w:sz="0" w:space="0" w:color="auto"/>
        <w:left w:val="none" w:sz="0" w:space="0" w:color="auto"/>
        <w:bottom w:val="none" w:sz="0" w:space="0" w:color="auto"/>
        <w:right w:val="none" w:sz="0" w:space="0" w:color="auto"/>
      </w:divBdr>
    </w:div>
    <w:div w:id="164714821">
      <w:bodyDiv w:val="1"/>
      <w:marLeft w:val="0"/>
      <w:marRight w:val="0"/>
      <w:marTop w:val="0"/>
      <w:marBottom w:val="0"/>
      <w:divBdr>
        <w:top w:val="none" w:sz="0" w:space="0" w:color="auto"/>
        <w:left w:val="none" w:sz="0" w:space="0" w:color="auto"/>
        <w:bottom w:val="none" w:sz="0" w:space="0" w:color="auto"/>
        <w:right w:val="none" w:sz="0" w:space="0" w:color="auto"/>
      </w:divBdr>
    </w:div>
    <w:div w:id="183591072">
      <w:bodyDiv w:val="1"/>
      <w:marLeft w:val="0"/>
      <w:marRight w:val="0"/>
      <w:marTop w:val="0"/>
      <w:marBottom w:val="0"/>
      <w:divBdr>
        <w:top w:val="none" w:sz="0" w:space="0" w:color="auto"/>
        <w:left w:val="none" w:sz="0" w:space="0" w:color="auto"/>
        <w:bottom w:val="none" w:sz="0" w:space="0" w:color="auto"/>
        <w:right w:val="none" w:sz="0" w:space="0" w:color="auto"/>
      </w:divBdr>
    </w:div>
    <w:div w:id="250625131">
      <w:bodyDiv w:val="1"/>
      <w:marLeft w:val="0"/>
      <w:marRight w:val="0"/>
      <w:marTop w:val="0"/>
      <w:marBottom w:val="0"/>
      <w:divBdr>
        <w:top w:val="none" w:sz="0" w:space="0" w:color="auto"/>
        <w:left w:val="none" w:sz="0" w:space="0" w:color="auto"/>
        <w:bottom w:val="none" w:sz="0" w:space="0" w:color="auto"/>
        <w:right w:val="none" w:sz="0" w:space="0" w:color="auto"/>
      </w:divBdr>
    </w:div>
    <w:div w:id="257105278">
      <w:bodyDiv w:val="1"/>
      <w:marLeft w:val="0"/>
      <w:marRight w:val="0"/>
      <w:marTop w:val="0"/>
      <w:marBottom w:val="0"/>
      <w:divBdr>
        <w:top w:val="none" w:sz="0" w:space="0" w:color="auto"/>
        <w:left w:val="none" w:sz="0" w:space="0" w:color="auto"/>
        <w:bottom w:val="none" w:sz="0" w:space="0" w:color="auto"/>
        <w:right w:val="none" w:sz="0" w:space="0" w:color="auto"/>
      </w:divBdr>
      <w:divsChild>
        <w:div w:id="2084375590">
          <w:marLeft w:val="0"/>
          <w:marRight w:val="0"/>
          <w:marTop w:val="0"/>
          <w:marBottom w:val="0"/>
          <w:divBdr>
            <w:top w:val="none" w:sz="0" w:space="0" w:color="auto"/>
            <w:left w:val="none" w:sz="0" w:space="0" w:color="auto"/>
            <w:bottom w:val="none" w:sz="0" w:space="0" w:color="auto"/>
            <w:right w:val="none" w:sz="0" w:space="0" w:color="auto"/>
          </w:divBdr>
          <w:divsChild>
            <w:div w:id="10105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466196">
      <w:bodyDiv w:val="1"/>
      <w:marLeft w:val="0"/>
      <w:marRight w:val="0"/>
      <w:marTop w:val="0"/>
      <w:marBottom w:val="0"/>
      <w:divBdr>
        <w:top w:val="none" w:sz="0" w:space="0" w:color="auto"/>
        <w:left w:val="none" w:sz="0" w:space="0" w:color="auto"/>
        <w:bottom w:val="none" w:sz="0" w:space="0" w:color="auto"/>
        <w:right w:val="none" w:sz="0" w:space="0" w:color="auto"/>
      </w:divBdr>
    </w:div>
    <w:div w:id="381297886">
      <w:bodyDiv w:val="1"/>
      <w:marLeft w:val="0"/>
      <w:marRight w:val="0"/>
      <w:marTop w:val="0"/>
      <w:marBottom w:val="0"/>
      <w:divBdr>
        <w:top w:val="none" w:sz="0" w:space="0" w:color="auto"/>
        <w:left w:val="none" w:sz="0" w:space="0" w:color="auto"/>
        <w:bottom w:val="none" w:sz="0" w:space="0" w:color="auto"/>
        <w:right w:val="none" w:sz="0" w:space="0" w:color="auto"/>
      </w:divBdr>
    </w:div>
    <w:div w:id="392898715">
      <w:bodyDiv w:val="1"/>
      <w:marLeft w:val="0"/>
      <w:marRight w:val="0"/>
      <w:marTop w:val="0"/>
      <w:marBottom w:val="0"/>
      <w:divBdr>
        <w:top w:val="none" w:sz="0" w:space="0" w:color="auto"/>
        <w:left w:val="none" w:sz="0" w:space="0" w:color="auto"/>
        <w:bottom w:val="none" w:sz="0" w:space="0" w:color="auto"/>
        <w:right w:val="none" w:sz="0" w:space="0" w:color="auto"/>
      </w:divBdr>
    </w:div>
    <w:div w:id="434862725">
      <w:bodyDiv w:val="1"/>
      <w:marLeft w:val="0"/>
      <w:marRight w:val="0"/>
      <w:marTop w:val="0"/>
      <w:marBottom w:val="0"/>
      <w:divBdr>
        <w:top w:val="none" w:sz="0" w:space="0" w:color="auto"/>
        <w:left w:val="none" w:sz="0" w:space="0" w:color="auto"/>
        <w:bottom w:val="none" w:sz="0" w:space="0" w:color="auto"/>
        <w:right w:val="none" w:sz="0" w:space="0" w:color="auto"/>
      </w:divBdr>
    </w:div>
    <w:div w:id="525220423">
      <w:bodyDiv w:val="1"/>
      <w:marLeft w:val="0"/>
      <w:marRight w:val="0"/>
      <w:marTop w:val="0"/>
      <w:marBottom w:val="0"/>
      <w:divBdr>
        <w:top w:val="none" w:sz="0" w:space="0" w:color="auto"/>
        <w:left w:val="none" w:sz="0" w:space="0" w:color="auto"/>
        <w:bottom w:val="none" w:sz="0" w:space="0" w:color="auto"/>
        <w:right w:val="none" w:sz="0" w:space="0" w:color="auto"/>
      </w:divBdr>
    </w:div>
    <w:div w:id="600843194">
      <w:bodyDiv w:val="1"/>
      <w:marLeft w:val="0"/>
      <w:marRight w:val="0"/>
      <w:marTop w:val="0"/>
      <w:marBottom w:val="0"/>
      <w:divBdr>
        <w:top w:val="none" w:sz="0" w:space="0" w:color="auto"/>
        <w:left w:val="none" w:sz="0" w:space="0" w:color="auto"/>
        <w:bottom w:val="none" w:sz="0" w:space="0" w:color="auto"/>
        <w:right w:val="none" w:sz="0" w:space="0" w:color="auto"/>
      </w:divBdr>
    </w:div>
    <w:div w:id="609893931">
      <w:bodyDiv w:val="1"/>
      <w:marLeft w:val="0"/>
      <w:marRight w:val="0"/>
      <w:marTop w:val="0"/>
      <w:marBottom w:val="0"/>
      <w:divBdr>
        <w:top w:val="none" w:sz="0" w:space="0" w:color="auto"/>
        <w:left w:val="none" w:sz="0" w:space="0" w:color="auto"/>
        <w:bottom w:val="none" w:sz="0" w:space="0" w:color="auto"/>
        <w:right w:val="none" w:sz="0" w:space="0" w:color="auto"/>
      </w:divBdr>
    </w:div>
    <w:div w:id="773399003">
      <w:bodyDiv w:val="1"/>
      <w:marLeft w:val="0"/>
      <w:marRight w:val="0"/>
      <w:marTop w:val="0"/>
      <w:marBottom w:val="0"/>
      <w:divBdr>
        <w:top w:val="none" w:sz="0" w:space="0" w:color="auto"/>
        <w:left w:val="none" w:sz="0" w:space="0" w:color="auto"/>
        <w:bottom w:val="none" w:sz="0" w:space="0" w:color="auto"/>
        <w:right w:val="none" w:sz="0" w:space="0" w:color="auto"/>
      </w:divBdr>
    </w:div>
    <w:div w:id="847334460">
      <w:bodyDiv w:val="1"/>
      <w:marLeft w:val="0"/>
      <w:marRight w:val="0"/>
      <w:marTop w:val="0"/>
      <w:marBottom w:val="0"/>
      <w:divBdr>
        <w:top w:val="none" w:sz="0" w:space="0" w:color="auto"/>
        <w:left w:val="none" w:sz="0" w:space="0" w:color="auto"/>
        <w:bottom w:val="none" w:sz="0" w:space="0" w:color="auto"/>
        <w:right w:val="none" w:sz="0" w:space="0" w:color="auto"/>
      </w:divBdr>
    </w:div>
    <w:div w:id="865750987">
      <w:bodyDiv w:val="1"/>
      <w:marLeft w:val="0"/>
      <w:marRight w:val="0"/>
      <w:marTop w:val="0"/>
      <w:marBottom w:val="0"/>
      <w:divBdr>
        <w:top w:val="none" w:sz="0" w:space="0" w:color="auto"/>
        <w:left w:val="none" w:sz="0" w:space="0" w:color="auto"/>
        <w:bottom w:val="none" w:sz="0" w:space="0" w:color="auto"/>
        <w:right w:val="none" w:sz="0" w:space="0" w:color="auto"/>
      </w:divBdr>
    </w:div>
    <w:div w:id="878710719">
      <w:bodyDiv w:val="1"/>
      <w:marLeft w:val="0"/>
      <w:marRight w:val="0"/>
      <w:marTop w:val="0"/>
      <w:marBottom w:val="0"/>
      <w:divBdr>
        <w:top w:val="none" w:sz="0" w:space="0" w:color="auto"/>
        <w:left w:val="none" w:sz="0" w:space="0" w:color="auto"/>
        <w:bottom w:val="none" w:sz="0" w:space="0" w:color="auto"/>
        <w:right w:val="none" w:sz="0" w:space="0" w:color="auto"/>
      </w:divBdr>
      <w:divsChild>
        <w:div w:id="1684895874">
          <w:marLeft w:val="0"/>
          <w:marRight w:val="0"/>
          <w:marTop w:val="0"/>
          <w:marBottom w:val="0"/>
          <w:divBdr>
            <w:top w:val="none" w:sz="0" w:space="0" w:color="auto"/>
            <w:left w:val="none" w:sz="0" w:space="0" w:color="auto"/>
            <w:bottom w:val="none" w:sz="0" w:space="0" w:color="auto"/>
            <w:right w:val="none" w:sz="0" w:space="0" w:color="auto"/>
          </w:divBdr>
          <w:divsChild>
            <w:div w:id="2108227937">
              <w:marLeft w:val="0"/>
              <w:marRight w:val="0"/>
              <w:marTop w:val="0"/>
              <w:marBottom w:val="0"/>
              <w:divBdr>
                <w:top w:val="none" w:sz="0" w:space="0" w:color="auto"/>
                <w:left w:val="none" w:sz="0" w:space="0" w:color="auto"/>
                <w:bottom w:val="none" w:sz="0" w:space="0" w:color="auto"/>
                <w:right w:val="none" w:sz="0" w:space="0" w:color="auto"/>
              </w:divBdr>
              <w:divsChild>
                <w:div w:id="898587291">
                  <w:marLeft w:val="0"/>
                  <w:marRight w:val="0"/>
                  <w:marTop w:val="0"/>
                  <w:marBottom w:val="0"/>
                  <w:divBdr>
                    <w:top w:val="none" w:sz="0" w:space="0" w:color="auto"/>
                    <w:left w:val="none" w:sz="0" w:space="0" w:color="auto"/>
                    <w:bottom w:val="none" w:sz="0" w:space="0" w:color="auto"/>
                    <w:right w:val="none" w:sz="0" w:space="0" w:color="auto"/>
                  </w:divBdr>
                  <w:divsChild>
                    <w:div w:id="1717703396">
                      <w:marLeft w:val="0"/>
                      <w:marRight w:val="0"/>
                      <w:marTop w:val="0"/>
                      <w:marBottom w:val="0"/>
                      <w:divBdr>
                        <w:top w:val="none" w:sz="0" w:space="0" w:color="auto"/>
                        <w:left w:val="none" w:sz="0" w:space="0" w:color="auto"/>
                        <w:bottom w:val="none" w:sz="0" w:space="0" w:color="auto"/>
                        <w:right w:val="none" w:sz="0" w:space="0" w:color="auto"/>
                      </w:divBdr>
                      <w:divsChild>
                        <w:div w:id="1092120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99482362">
      <w:bodyDiv w:val="1"/>
      <w:marLeft w:val="0"/>
      <w:marRight w:val="0"/>
      <w:marTop w:val="0"/>
      <w:marBottom w:val="0"/>
      <w:divBdr>
        <w:top w:val="none" w:sz="0" w:space="0" w:color="auto"/>
        <w:left w:val="none" w:sz="0" w:space="0" w:color="auto"/>
        <w:bottom w:val="none" w:sz="0" w:space="0" w:color="auto"/>
        <w:right w:val="none" w:sz="0" w:space="0" w:color="auto"/>
      </w:divBdr>
    </w:div>
    <w:div w:id="917832475">
      <w:bodyDiv w:val="1"/>
      <w:marLeft w:val="0"/>
      <w:marRight w:val="0"/>
      <w:marTop w:val="0"/>
      <w:marBottom w:val="0"/>
      <w:divBdr>
        <w:top w:val="none" w:sz="0" w:space="0" w:color="auto"/>
        <w:left w:val="none" w:sz="0" w:space="0" w:color="auto"/>
        <w:bottom w:val="none" w:sz="0" w:space="0" w:color="auto"/>
        <w:right w:val="none" w:sz="0" w:space="0" w:color="auto"/>
      </w:divBdr>
      <w:divsChild>
        <w:div w:id="750084468">
          <w:marLeft w:val="0"/>
          <w:marRight w:val="0"/>
          <w:marTop w:val="0"/>
          <w:marBottom w:val="0"/>
          <w:divBdr>
            <w:top w:val="none" w:sz="0" w:space="0" w:color="auto"/>
            <w:left w:val="none" w:sz="0" w:space="0" w:color="auto"/>
            <w:bottom w:val="none" w:sz="0" w:space="0" w:color="auto"/>
            <w:right w:val="none" w:sz="0" w:space="0" w:color="auto"/>
          </w:divBdr>
          <w:divsChild>
            <w:div w:id="636686265">
              <w:marLeft w:val="0"/>
              <w:marRight w:val="0"/>
              <w:marTop w:val="0"/>
              <w:marBottom w:val="0"/>
              <w:divBdr>
                <w:top w:val="none" w:sz="0" w:space="0" w:color="auto"/>
                <w:left w:val="none" w:sz="0" w:space="0" w:color="auto"/>
                <w:bottom w:val="none" w:sz="0" w:space="0" w:color="auto"/>
                <w:right w:val="none" w:sz="0" w:space="0" w:color="auto"/>
              </w:divBdr>
              <w:divsChild>
                <w:div w:id="1512406376">
                  <w:marLeft w:val="0"/>
                  <w:marRight w:val="0"/>
                  <w:marTop w:val="0"/>
                  <w:marBottom w:val="0"/>
                  <w:divBdr>
                    <w:top w:val="none" w:sz="0" w:space="0" w:color="auto"/>
                    <w:left w:val="none" w:sz="0" w:space="0" w:color="auto"/>
                    <w:bottom w:val="none" w:sz="0" w:space="0" w:color="auto"/>
                    <w:right w:val="none" w:sz="0" w:space="0" w:color="auto"/>
                  </w:divBdr>
                  <w:divsChild>
                    <w:div w:id="858546622">
                      <w:marLeft w:val="0"/>
                      <w:marRight w:val="0"/>
                      <w:marTop w:val="0"/>
                      <w:marBottom w:val="0"/>
                      <w:divBdr>
                        <w:top w:val="none" w:sz="0" w:space="0" w:color="auto"/>
                        <w:left w:val="none" w:sz="0" w:space="0" w:color="auto"/>
                        <w:bottom w:val="none" w:sz="0" w:space="0" w:color="auto"/>
                        <w:right w:val="none" w:sz="0" w:space="0" w:color="auto"/>
                      </w:divBdr>
                      <w:divsChild>
                        <w:div w:id="979190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60068497">
      <w:bodyDiv w:val="1"/>
      <w:marLeft w:val="0"/>
      <w:marRight w:val="0"/>
      <w:marTop w:val="0"/>
      <w:marBottom w:val="0"/>
      <w:divBdr>
        <w:top w:val="none" w:sz="0" w:space="0" w:color="auto"/>
        <w:left w:val="none" w:sz="0" w:space="0" w:color="auto"/>
        <w:bottom w:val="none" w:sz="0" w:space="0" w:color="auto"/>
        <w:right w:val="none" w:sz="0" w:space="0" w:color="auto"/>
      </w:divBdr>
    </w:div>
    <w:div w:id="972906794">
      <w:bodyDiv w:val="1"/>
      <w:marLeft w:val="0"/>
      <w:marRight w:val="0"/>
      <w:marTop w:val="0"/>
      <w:marBottom w:val="0"/>
      <w:divBdr>
        <w:top w:val="none" w:sz="0" w:space="0" w:color="auto"/>
        <w:left w:val="none" w:sz="0" w:space="0" w:color="auto"/>
        <w:bottom w:val="none" w:sz="0" w:space="0" w:color="auto"/>
        <w:right w:val="none" w:sz="0" w:space="0" w:color="auto"/>
      </w:divBdr>
    </w:div>
    <w:div w:id="975337528">
      <w:bodyDiv w:val="1"/>
      <w:marLeft w:val="0"/>
      <w:marRight w:val="0"/>
      <w:marTop w:val="0"/>
      <w:marBottom w:val="0"/>
      <w:divBdr>
        <w:top w:val="none" w:sz="0" w:space="0" w:color="auto"/>
        <w:left w:val="none" w:sz="0" w:space="0" w:color="auto"/>
        <w:bottom w:val="none" w:sz="0" w:space="0" w:color="auto"/>
        <w:right w:val="none" w:sz="0" w:space="0" w:color="auto"/>
      </w:divBdr>
    </w:div>
    <w:div w:id="983969893">
      <w:bodyDiv w:val="1"/>
      <w:marLeft w:val="0"/>
      <w:marRight w:val="0"/>
      <w:marTop w:val="0"/>
      <w:marBottom w:val="0"/>
      <w:divBdr>
        <w:top w:val="none" w:sz="0" w:space="0" w:color="auto"/>
        <w:left w:val="none" w:sz="0" w:space="0" w:color="auto"/>
        <w:bottom w:val="none" w:sz="0" w:space="0" w:color="auto"/>
        <w:right w:val="none" w:sz="0" w:space="0" w:color="auto"/>
      </w:divBdr>
    </w:div>
    <w:div w:id="1010718916">
      <w:bodyDiv w:val="1"/>
      <w:marLeft w:val="0"/>
      <w:marRight w:val="0"/>
      <w:marTop w:val="0"/>
      <w:marBottom w:val="0"/>
      <w:divBdr>
        <w:top w:val="none" w:sz="0" w:space="0" w:color="auto"/>
        <w:left w:val="none" w:sz="0" w:space="0" w:color="auto"/>
        <w:bottom w:val="none" w:sz="0" w:space="0" w:color="auto"/>
        <w:right w:val="none" w:sz="0" w:space="0" w:color="auto"/>
      </w:divBdr>
    </w:div>
    <w:div w:id="1109013453">
      <w:bodyDiv w:val="1"/>
      <w:marLeft w:val="0"/>
      <w:marRight w:val="0"/>
      <w:marTop w:val="0"/>
      <w:marBottom w:val="0"/>
      <w:divBdr>
        <w:top w:val="none" w:sz="0" w:space="0" w:color="auto"/>
        <w:left w:val="none" w:sz="0" w:space="0" w:color="auto"/>
        <w:bottom w:val="none" w:sz="0" w:space="0" w:color="auto"/>
        <w:right w:val="none" w:sz="0" w:space="0" w:color="auto"/>
      </w:divBdr>
    </w:div>
    <w:div w:id="1135491679">
      <w:bodyDiv w:val="1"/>
      <w:marLeft w:val="0"/>
      <w:marRight w:val="0"/>
      <w:marTop w:val="0"/>
      <w:marBottom w:val="0"/>
      <w:divBdr>
        <w:top w:val="none" w:sz="0" w:space="0" w:color="auto"/>
        <w:left w:val="none" w:sz="0" w:space="0" w:color="auto"/>
        <w:bottom w:val="none" w:sz="0" w:space="0" w:color="auto"/>
        <w:right w:val="none" w:sz="0" w:space="0" w:color="auto"/>
      </w:divBdr>
      <w:divsChild>
        <w:div w:id="1923635458">
          <w:marLeft w:val="0"/>
          <w:marRight w:val="0"/>
          <w:marTop w:val="0"/>
          <w:marBottom w:val="0"/>
          <w:divBdr>
            <w:top w:val="none" w:sz="0" w:space="0" w:color="auto"/>
            <w:left w:val="none" w:sz="0" w:space="0" w:color="auto"/>
            <w:bottom w:val="none" w:sz="0" w:space="0" w:color="auto"/>
            <w:right w:val="none" w:sz="0" w:space="0" w:color="auto"/>
          </w:divBdr>
        </w:div>
      </w:divsChild>
    </w:div>
    <w:div w:id="1315141189">
      <w:bodyDiv w:val="1"/>
      <w:marLeft w:val="0"/>
      <w:marRight w:val="0"/>
      <w:marTop w:val="0"/>
      <w:marBottom w:val="0"/>
      <w:divBdr>
        <w:top w:val="none" w:sz="0" w:space="0" w:color="auto"/>
        <w:left w:val="none" w:sz="0" w:space="0" w:color="auto"/>
        <w:bottom w:val="none" w:sz="0" w:space="0" w:color="auto"/>
        <w:right w:val="none" w:sz="0" w:space="0" w:color="auto"/>
      </w:divBdr>
    </w:div>
    <w:div w:id="1375547393">
      <w:bodyDiv w:val="1"/>
      <w:marLeft w:val="0"/>
      <w:marRight w:val="0"/>
      <w:marTop w:val="0"/>
      <w:marBottom w:val="0"/>
      <w:divBdr>
        <w:top w:val="none" w:sz="0" w:space="0" w:color="auto"/>
        <w:left w:val="none" w:sz="0" w:space="0" w:color="auto"/>
        <w:bottom w:val="none" w:sz="0" w:space="0" w:color="auto"/>
        <w:right w:val="none" w:sz="0" w:space="0" w:color="auto"/>
      </w:divBdr>
    </w:div>
    <w:div w:id="1398867352">
      <w:bodyDiv w:val="1"/>
      <w:marLeft w:val="0"/>
      <w:marRight w:val="0"/>
      <w:marTop w:val="0"/>
      <w:marBottom w:val="0"/>
      <w:divBdr>
        <w:top w:val="none" w:sz="0" w:space="0" w:color="auto"/>
        <w:left w:val="none" w:sz="0" w:space="0" w:color="auto"/>
        <w:bottom w:val="none" w:sz="0" w:space="0" w:color="auto"/>
        <w:right w:val="none" w:sz="0" w:space="0" w:color="auto"/>
      </w:divBdr>
    </w:div>
    <w:div w:id="1431508613">
      <w:bodyDiv w:val="1"/>
      <w:marLeft w:val="0"/>
      <w:marRight w:val="0"/>
      <w:marTop w:val="0"/>
      <w:marBottom w:val="0"/>
      <w:divBdr>
        <w:top w:val="none" w:sz="0" w:space="0" w:color="auto"/>
        <w:left w:val="none" w:sz="0" w:space="0" w:color="auto"/>
        <w:bottom w:val="none" w:sz="0" w:space="0" w:color="auto"/>
        <w:right w:val="none" w:sz="0" w:space="0" w:color="auto"/>
      </w:divBdr>
    </w:div>
    <w:div w:id="1470594372">
      <w:bodyDiv w:val="1"/>
      <w:marLeft w:val="0"/>
      <w:marRight w:val="0"/>
      <w:marTop w:val="0"/>
      <w:marBottom w:val="0"/>
      <w:divBdr>
        <w:top w:val="none" w:sz="0" w:space="0" w:color="auto"/>
        <w:left w:val="none" w:sz="0" w:space="0" w:color="auto"/>
        <w:bottom w:val="none" w:sz="0" w:space="0" w:color="auto"/>
        <w:right w:val="none" w:sz="0" w:space="0" w:color="auto"/>
      </w:divBdr>
    </w:div>
    <w:div w:id="1495872627">
      <w:bodyDiv w:val="1"/>
      <w:marLeft w:val="0"/>
      <w:marRight w:val="0"/>
      <w:marTop w:val="0"/>
      <w:marBottom w:val="0"/>
      <w:divBdr>
        <w:top w:val="none" w:sz="0" w:space="0" w:color="auto"/>
        <w:left w:val="none" w:sz="0" w:space="0" w:color="auto"/>
        <w:bottom w:val="none" w:sz="0" w:space="0" w:color="auto"/>
        <w:right w:val="none" w:sz="0" w:space="0" w:color="auto"/>
      </w:divBdr>
    </w:div>
    <w:div w:id="1537498496">
      <w:bodyDiv w:val="1"/>
      <w:marLeft w:val="0"/>
      <w:marRight w:val="0"/>
      <w:marTop w:val="0"/>
      <w:marBottom w:val="0"/>
      <w:divBdr>
        <w:top w:val="none" w:sz="0" w:space="0" w:color="auto"/>
        <w:left w:val="none" w:sz="0" w:space="0" w:color="auto"/>
        <w:bottom w:val="none" w:sz="0" w:space="0" w:color="auto"/>
        <w:right w:val="none" w:sz="0" w:space="0" w:color="auto"/>
      </w:divBdr>
    </w:div>
    <w:div w:id="1584299899">
      <w:bodyDiv w:val="1"/>
      <w:marLeft w:val="0"/>
      <w:marRight w:val="0"/>
      <w:marTop w:val="0"/>
      <w:marBottom w:val="0"/>
      <w:divBdr>
        <w:top w:val="none" w:sz="0" w:space="0" w:color="auto"/>
        <w:left w:val="none" w:sz="0" w:space="0" w:color="auto"/>
        <w:bottom w:val="none" w:sz="0" w:space="0" w:color="auto"/>
        <w:right w:val="none" w:sz="0" w:space="0" w:color="auto"/>
      </w:divBdr>
      <w:divsChild>
        <w:div w:id="1363898338">
          <w:marLeft w:val="0"/>
          <w:marRight w:val="0"/>
          <w:marTop w:val="225"/>
          <w:marBottom w:val="0"/>
          <w:divBdr>
            <w:top w:val="none" w:sz="0" w:space="0" w:color="auto"/>
            <w:left w:val="none" w:sz="0" w:space="0" w:color="auto"/>
            <w:bottom w:val="none" w:sz="0" w:space="0" w:color="auto"/>
            <w:right w:val="none" w:sz="0" w:space="0" w:color="auto"/>
          </w:divBdr>
        </w:div>
      </w:divsChild>
    </w:div>
    <w:div w:id="1650793348">
      <w:bodyDiv w:val="1"/>
      <w:marLeft w:val="0"/>
      <w:marRight w:val="0"/>
      <w:marTop w:val="0"/>
      <w:marBottom w:val="0"/>
      <w:divBdr>
        <w:top w:val="none" w:sz="0" w:space="0" w:color="auto"/>
        <w:left w:val="none" w:sz="0" w:space="0" w:color="auto"/>
        <w:bottom w:val="none" w:sz="0" w:space="0" w:color="auto"/>
        <w:right w:val="none" w:sz="0" w:space="0" w:color="auto"/>
      </w:divBdr>
    </w:div>
    <w:div w:id="1737430144">
      <w:bodyDiv w:val="1"/>
      <w:marLeft w:val="0"/>
      <w:marRight w:val="0"/>
      <w:marTop w:val="0"/>
      <w:marBottom w:val="0"/>
      <w:divBdr>
        <w:top w:val="none" w:sz="0" w:space="0" w:color="auto"/>
        <w:left w:val="none" w:sz="0" w:space="0" w:color="auto"/>
        <w:bottom w:val="none" w:sz="0" w:space="0" w:color="auto"/>
        <w:right w:val="none" w:sz="0" w:space="0" w:color="auto"/>
      </w:divBdr>
    </w:div>
    <w:div w:id="1740326176">
      <w:bodyDiv w:val="1"/>
      <w:marLeft w:val="0"/>
      <w:marRight w:val="0"/>
      <w:marTop w:val="0"/>
      <w:marBottom w:val="0"/>
      <w:divBdr>
        <w:top w:val="none" w:sz="0" w:space="0" w:color="auto"/>
        <w:left w:val="none" w:sz="0" w:space="0" w:color="auto"/>
        <w:bottom w:val="none" w:sz="0" w:space="0" w:color="auto"/>
        <w:right w:val="none" w:sz="0" w:space="0" w:color="auto"/>
      </w:divBdr>
    </w:div>
    <w:div w:id="1749182174">
      <w:bodyDiv w:val="1"/>
      <w:marLeft w:val="0"/>
      <w:marRight w:val="0"/>
      <w:marTop w:val="0"/>
      <w:marBottom w:val="0"/>
      <w:divBdr>
        <w:top w:val="none" w:sz="0" w:space="0" w:color="auto"/>
        <w:left w:val="none" w:sz="0" w:space="0" w:color="auto"/>
        <w:bottom w:val="none" w:sz="0" w:space="0" w:color="auto"/>
        <w:right w:val="none" w:sz="0" w:space="0" w:color="auto"/>
      </w:divBdr>
    </w:div>
    <w:div w:id="1756198016">
      <w:bodyDiv w:val="1"/>
      <w:marLeft w:val="0"/>
      <w:marRight w:val="0"/>
      <w:marTop w:val="0"/>
      <w:marBottom w:val="0"/>
      <w:divBdr>
        <w:top w:val="none" w:sz="0" w:space="0" w:color="auto"/>
        <w:left w:val="none" w:sz="0" w:space="0" w:color="auto"/>
        <w:bottom w:val="none" w:sz="0" w:space="0" w:color="auto"/>
        <w:right w:val="none" w:sz="0" w:space="0" w:color="auto"/>
      </w:divBdr>
    </w:div>
    <w:div w:id="1879849380">
      <w:bodyDiv w:val="1"/>
      <w:marLeft w:val="0"/>
      <w:marRight w:val="0"/>
      <w:marTop w:val="0"/>
      <w:marBottom w:val="0"/>
      <w:divBdr>
        <w:top w:val="none" w:sz="0" w:space="0" w:color="auto"/>
        <w:left w:val="none" w:sz="0" w:space="0" w:color="auto"/>
        <w:bottom w:val="none" w:sz="0" w:space="0" w:color="auto"/>
        <w:right w:val="none" w:sz="0" w:space="0" w:color="auto"/>
      </w:divBdr>
      <w:divsChild>
        <w:div w:id="352389280">
          <w:marLeft w:val="0"/>
          <w:marRight w:val="0"/>
          <w:marTop w:val="0"/>
          <w:marBottom w:val="0"/>
          <w:divBdr>
            <w:top w:val="none" w:sz="0" w:space="0" w:color="auto"/>
            <w:left w:val="none" w:sz="0" w:space="0" w:color="auto"/>
            <w:bottom w:val="none" w:sz="0" w:space="0" w:color="auto"/>
            <w:right w:val="none" w:sz="0" w:space="0" w:color="auto"/>
          </w:divBdr>
        </w:div>
      </w:divsChild>
    </w:div>
    <w:div w:id="1952929614">
      <w:bodyDiv w:val="1"/>
      <w:marLeft w:val="0"/>
      <w:marRight w:val="0"/>
      <w:marTop w:val="0"/>
      <w:marBottom w:val="0"/>
      <w:divBdr>
        <w:top w:val="none" w:sz="0" w:space="0" w:color="auto"/>
        <w:left w:val="none" w:sz="0" w:space="0" w:color="auto"/>
        <w:bottom w:val="none" w:sz="0" w:space="0" w:color="auto"/>
        <w:right w:val="none" w:sz="0" w:space="0" w:color="auto"/>
      </w:divBdr>
    </w:div>
    <w:div w:id="21066804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header" Target="header2.xml"/><Relationship Id="rId21" Type="http://schemas.openxmlformats.org/officeDocument/2006/relationships/image" Target="media/image6.png"/><Relationship Id="rId34" Type="http://schemas.openxmlformats.org/officeDocument/2006/relationships/hyperlink" Target="https://confluence.bka.extrapol.de/download/attachments/232493234/FK_Koop_artus_Berechtigungen.doc?api=v2" TargetMode="External"/><Relationship Id="rId42" Type="http://schemas.openxmlformats.org/officeDocument/2006/relationships/theme" Target="theme/theme1.xml"/><Relationship Id="rId7" Type="http://schemas.openxmlformats.org/officeDocument/2006/relationships/numbering" Target="numbering.xml"/><Relationship Id="rId2" Type="http://schemas.openxmlformats.org/officeDocument/2006/relationships/customXml" Target="../customXml/item2.xml"/><Relationship Id="rId16" Type="http://schemas.openxmlformats.org/officeDocument/2006/relationships/image" Target="media/image1.jpeg"/><Relationship Id="rId20" Type="http://schemas.openxmlformats.org/officeDocument/2006/relationships/image" Target="media/image5.png"/><Relationship Id="rId29" Type="http://schemas.openxmlformats.org/officeDocument/2006/relationships/image" Target="cid:image001.png@01DAAB7D.D6DCFEC0" TargetMode="External"/><Relationship Id="rId41" Type="http://schemas.microsoft.com/office/2011/relationships/people" Target="people.xml"/><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footnotes" Target="footnotes.xml"/><Relationship Id="rId24" Type="http://schemas.openxmlformats.org/officeDocument/2006/relationships/image" Target="media/image9.png"/><Relationship Id="rId32" Type="http://schemas.openxmlformats.org/officeDocument/2006/relationships/hyperlink" Target="https://scim.cloud/" TargetMode="External"/><Relationship Id="rId37" Type="http://schemas.openxmlformats.org/officeDocument/2006/relationships/header" Target="header1.xml"/><Relationship Id="rId40" Type="http://schemas.openxmlformats.org/officeDocument/2006/relationships/fontTable" Target="fontTable.xml"/><Relationship Id="rId5" Type="http://schemas.openxmlformats.org/officeDocument/2006/relationships/customXml" Target="../customXml/item5.xml"/><Relationship Id="rId15" Type="http://schemas.microsoft.com/office/2016/09/relationships/commentsIds" Target="commentsIds.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hyperlink" Target="https://confluence.bka.extrapol.de/download/attachments/232493234/FK_artus_Vorg%C3%A4nge_verbergen.docx?api=v2" TargetMode="External"/><Relationship Id="rId10" Type="http://schemas.openxmlformats.org/officeDocument/2006/relationships/webSettings" Target="webSettings.xml"/><Relationship Id="rId19" Type="http://schemas.openxmlformats.org/officeDocument/2006/relationships/image" Target="media/image4.png"/><Relationship Id="rId31" Type="http://schemas.openxmlformats.org/officeDocument/2006/relationships/hyperlink" Target="https://confluence.bka.extrapol.de/pages/viewpage.action?pageId=244553450" TargetMode="External"/><Relationship Id="rId4" Type="http://schemas.openxmlformats.org/officeDocument/2006/relationships/customXml" Target="../customXml/item4.xml"/><Relationship Id="rId9" Type="http://schemas.openxmlformats.org/officeDocument/2006/relationships/settings" Target="settings.xml"/><Relationship Id="rId14" Type="http://schemas.microsoft.com/office/2011/relationships/commentsExtended" Target="commentsExtended.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hyperlink" Target="https://confluence.bka.extrapol.de/pages/viewpage.action?pageId=28642117" TargetMode="External"/><Relationship Id="rId35" Type="http://schemas.openxmlformats.org/officeDocument/2006/relationships/hyperlink" Target="https://confluence.bka.extrapol.de/download/attachments/232493234/FK_Koop_artus_Anpassung_Berechtigungskonzept.doc?api=v2" TargetMode="External"/><Relationship Id="rId8" Type="http://schemas.openxmlformats.org/officeDocument/2006/relationships/styles" Target="styles.xml"/><Relationship Id="rId3" Type="http://schemas.openxmlformats.org/officeDocument/2006/relationships/customXml" Target="../customXml/item3.xml"/><Relationship Id="rId12" Type="http://schemas.openxmlformats.org/officeDocument/2006/relationships/endnotes" Target="endnotes.xml"/><Relationship Id="rId17" Type="http://schemas.openxmlformats.org/officeDocument/2006/relationships/image" Target="media/image2.jpeg"/><Relationship Id="rId25" Type="http://schemas.openxmlformats.org/officeDocument/2006/relationships/image" Target="media/image10.png"/><Relationship Id="rId33" Type="http://schemas.openxmlformats.org/officeDocument/2006/relationships/hyperlink" Target="https://confluence.bka.extrapol.de/download/attachments/232493234/200421%20Entwurf%20-%20FK%20Rechte%20und%20Rollen%20BPOL.docx?api=v2" TargetMode="External"/><Relationship Id="rId38"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8.gif"/></Relationships>
</file>

<file path=word/_rels/footnotes.xml.rels><?xml version="1.0" encoding="UTF-8" standalone="yes"?>
<Relationships xmlns="http://schemas.openxmlformats.org/package/2006/relationships"><Relationship Id="rId1" Type="http://schemas.openxmlformats.org/officeDocument/2006/relationships/hyperlink" Target="http://jira-artus.sh.extrapol.de/browse/ART-32100?filter=-3"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4.png"/></Relationships>
</file>

<file path=word/_rels/header2.xml.rels><?xml version="1.0" encoding="UTF-8" standalone="yes"?>
<Relationships xmlns="http://schemas.openxmlformats.org/package/2006/relationships"><Relationship Id="rId2" Type="http://schemas.openxmlformats.org/officeDocument/2006/relationships/image" Target="media/image14.png"/><Relationship Id="rId1" Type="http://schemas.openxmlformats.org/officeDocument/2006/relationships/image" Target="media/image15.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CoverPageProperties xmlns="http://schemas.microsoft.com/office/2006/coverPageProps">
  <PublishDate/>
  <Abstract>Das Fachkonzept beschreibt die Anbindung von dem iVBS @rtus an die Nutzer- und Berechtigungsverwaltung von P20 F-IAM.</Abstract>
  <CompanyAddress/>
  <CompanyPhone/>
  <CompanyFax/>
  <CompanyEmail>Christopher.witters@polizei.landsh.de</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f:fields xmlns:f="http://schemas.fabasoft.com/folio/2007/fields" catsources="">
  <f:record>
    <f:field ref="objname" text="FAG EAS Fachkonzept (UAG 1)" edit="true"/>
  </f:record>
  <f:display text="Allgemein">
    <f:field ref="objname" text="Name"/>
  </f:display>
</f:fields>
</file>

<file path=customXml/item4.xml><?xml version="1.0" encoding="utf-8"?>
<ct:contentTypeSchema xmlns:ct="http://schemas.microsoft.com/office/2006/metadata/contentType" xmlns:ma="http://schemas.microsoft.com/office/2006/metadata/properties/metaAttributes" ct:_="" ma:_="" ma:contentTypeName="Dokument" ma:contentTypeID="0x010100CB0D5EBAD1FF8342BD50F44A29CD5D26" ma:contentTypeVersion="0" ma:contentTypeDescription="Ein neues Dokument erstellen." ma:contentTypeScope="" ma:versionID="cba4d73e749072d6b508f4dce572156e">
  <xsd:schema xmlns:xsd="http://www.w3.org/2001/XMLSchema" xmlns:xs="http://www.w3.org/2001/XMLSchema" xmlns:p="http://schemas.microsoft.com/office/2006/metadata/properties" targetNamespace="http://schemas.microsoft.com/office/2006/metadata/properties" ma:root="true" ma:fieldsID="66c4a6dd5ef775a5269b08f7de37f93f">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p:properties xmlns:p="http://schemas.microsoft.com/office/2006/metadata/properties" xmlns:xsi="http://www.w3.org/2001/XMLSchema-instance" xmlns:pc="http://schemas.microsoft.com/office/infopath/2007/PartnerControls">
  <documentManagement/>
</p:properties>
</file>

<file path=customXml/item6.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ADEF63F-AD99-4871-9166-D0D79FB1AEBA}">
  <ds:schemaRefs>
    <ds:schemaRef ds:uri="http://schemas.microsoft.com/sharepoint/v3/contenttype/forms"/>
  </ds:schemaRefs>
</ds:datastoreItem>
</file>

<file path=customXml/itemProps3.xml><?xml version="1.0" encoding="utf-8"?>
<ds:datastoreItem xmlns:ds="http://schemas.openxmlformats.org/officeDocument/2006/customXml" ds:itemID="{FF6E1BE7-85E9-456A-9536-EADCC2FEA5F8}">
  <ds:schemaRefs>
    <ds:schemaRef ds:uri="http://schemas.fabasoft.com/folio/2007/fields"/>
  </ds:schemaRefs>
</ds:datastoreItem>
</file>

<file path=customXml/itemProps4.xml><?xml version="1.0" encoding="utf-8"?>
<ds:datastoreItem xmlns:ds="http://schemas.openxmlformats.org/officeDocument/2006/customXml" ds:itemID="{3518FAEB-915B-44B6-8AE1-CAA3A91CECB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5.xml><?xml version="1.0" encoding="utf-8"?>
<ds:datastoreItem xmlns:ds="http://schemas.openxmlformats.org/officeDocument/2006/customXml" ds:itemID="{5607DF20-DD61-4444-A19E-99A293076B83}">
  <ds:schemaRefs>
    <ds:schemaRef ds:uri="http://schemas.microsoft.com/office/2006/documentManagement/types"/>
    <ds:schemaRef ds:uri="http://www.w3.org/XML/1998/namespace"/>
    <ds:schemaRef ds:uri="http://purl.org/dc/terms/"/>
    <ds:schemaRef ds:uri="http://schemas.microsoft.com/office/2006/metadata/properties"/>
    <ds:schemaRef ds:uri="http://purl.org/dc/elements/1.1/"/>
    <ds:schemaRef ds:uri="http://schemas.microsoft.com/office/infopath/2007/PartnerControls"/>
    <ds:schemaRef ds:uri="http://schemas.openxmlformats.org/package/2006/metadata/core-properties"/>
    <ds:schemaRef ds:uri="http://purl.org/dc/dcmitype/"/>
  </ds:schemaRefs>
</ds:datastoreItem>
</file>

<file path=customXml/itemProps6.xml><?xml version="1.0" encoding="utf-8"?>
<ds:datastoreItem xmlns:ds="http://schemas.openxmlformats.org/officeDocument/2006/customXml" ds:itemID="{17AEBEC1-5FEB-4355-97DD-82E70763CA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65</Pages>
  <Words>16516</Words>
  <Characters>104057</Characters>
  <Application>Microsoft Office Word</Application>
  <DocSecurity>0</DocSecurity>
  <Lines>867</Lines>
  <Paragraphs>240</Paragraphs>
  <ScaleCrop>false</ScaleCrop>
  <HeadingPairs>
    <vt:vector size="2" baseType="variant">
      <vt:variant>
        <vt:lpstr>Titel</vt:lpstr>
      </vt:variant>
      <vt:variant>
        <vt:i4>1</vt:i4>
      </vt:variant>
    </vt:vector>
  </HeadingPairs>
  <TitlesOfParts>
    <vt:vector size="1" baseType="lpstr">
      <vt:lpstr>Vorgehensweise Konzeptionierung</vt:lpstr>
    </vt:vector>
  </TitlesOfParts>
  <Company>Kooperation</Company>
  <LinksUpToDate>false</LinksUpToDate>
  <CharactersWithSpaces>120333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Vorgehensweise Konzeptionierung</dc:title>
  <dc:subject/>
  <dc:creator>FAG IAM Provisionierung @rtus-Kooperation, Jan Rüth</dc:creator>
  <cp:keywords/>
  <dc:description/>
  <cp:lastModifiedBy>Rüth, Jan</cp:lastModifiedBy>
  <cp:revision>204</cp:revision>
  <cp:lastPrinted>2021-01-28T09:27:00Z</cp:lastPrinted>
  <dcterms:created xsi:type="dcterms:W3CDTF">2024-03-28T13:46:00Z</dcterms:created>
  <dcterms:modified xsi:type="dcterms:W3CDTF">2024-06-10T11:56:00Z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tatus">
    <vt:lpwstr>in Bearbeitung</vt:lpwstr>
  </property>
  <property fmtid="{D5CDD505-2E9C-101B-9397-08002B2CF9AE}" pid="3" name="Bemerkung">
    <vt:lpwstr/>
  </property>
  <property fmtid="{D5CDD505-2E9C-101B-9397-08002B2CF9AE}" pid="4" name="ContentTypeId">
    <vt:lpwstr>0x010100CB0D5EBAD1FF8342BD50F44A29CD5D26</vt:lpwstr>
  </property>
  <property fmtid="{D5CDD505-2E9C-101B-9397-08002B2CF9AE}" pid="5" name="FSC#BDBCFG@15.1700:Signatures">
    <vt:lpwstr/>
  </property>
  <property fmtid="{D5CDD505-2E9C-101B-9397-08002B2CF9AE}" pid="6" name="FSC#BDBCFG@15.1700:WFAcceptDraft1">
    <vt:lpwstr/>
  </property>
  <property fmtid="{D5CDD505-2E9C-101B-9397-08002B2CF9AE}" pid="7" name="FSC#BDBCFG@15.1700:WFAcceptDraft2">
    <vt:lpwstr/>
  </property>
  <property fmtid="{D5CDD505-2E9C-101B-9397-08002B2CF9AE}" pid="8" name="FSC#BDBCFG@15.1700:WFAcceptDraft3">
    <vt:lpwstr/>
  </property>
  <property fmtid="{D5CDD505-2E9C-101B-9397-08002B2CF9AE}" pid="9" name="FSC#BDBCFG@15.1700:WFAcceptDraft4">
    <vt:lpwstr/>
  </property>
  <property fmtid="{D5CDD505-2E9C-101B-9397-08002B2CF9AE}" pid="10" name="FSC#BDBCFG@15.1700:WFAcceptDraft5">
    <vt:lpwstr/>
  </property>
  <property fmtid="{D5CDD505-2E9C-101B-9397-08002B2CF9AE}" pid="11" name="FSC#BDBCFG@15.1700:WFAcceptDraft6">
    <vt:lpwstr/>
  </property>
  <property fmtid="{D5CDD505-2E9C-101B-9397-08002B2CF9AE}" pid="12" name="FSC#BDBCFG@15.1700:WFAcceptDraft7">
    <vt:lpwstr/>
  </property>
  <property fmtid="{D5CDD505-2E9C-101B-9397-08002B2CF9AE}" pid="13" name="FSC#BDBCFG@15.1700:WFAcceptDraft8">
    <vt:lpwstr/>
  </property>
  <property fmtid="{D5CDD505-2E9C-101B-9397-08002B2CF9AE}" pid="14" name="FSC#BDBCFG@15.1700:WFAcceptDraft9">
    <vt:lpwstr/>
  </property>
  <property fmtid="{D5CDD505-2E9C-101B-9397-08002B2CF9AE}" pid="15" name="FSC#BDBCFG@15.1700:WFAcceptDraft10">
    <vt:lpwstr/>
  </property>
  <property fmtid="{D5CDD505-2E9C-101B-9397-08002B2CF9AE}" pid="16" name="FSC#BDBCFG@15.1700:WFLastFinalVersion">
    <vt:lpwstr/>
  </property>
  <property fmtid="{D5CDD505-2E9C-101B-9397-08002B2CF9AE}" pid="17" name="FSC#BDBCFG@15.1700:InchargeUser">
    <vt:lpwstr/>
  </property>
  <property fmtid="{D5CDD505-2E9C-101B-9397-08002B2CF9AE}" pid="18" name="FSC#BDBCFG@15.1700:InchargeOrganisation">
    <vt:lpwstr/>
  </property>
  <property fmtid="{D5CDD505-2E9C-101B-9397-08002B2CF9AE}" pid="19" name="FSC#BDBCFG@15.1700:InchargePosition">
    <vt:lpwstr/>
  </property>
  <property fmtid="{D5CDD505-2E9C-101B-9397-08002B2CF9AE}" pid="20" name="FSC#BDBCFG@15.1700:VS-NfD">
    <vt:lpwstr/>
  </property>
  <property fmtid="{D5CDD505-2E9C-101B-9397-08002B2CF9AE}" pid="21" name="FSC#BDBCFG@15.1700:dpaddrdate">
    <vt:lpwstr/>
  </property>
  <property fmtid="{D5CDD505-2E9C-101B-9397-08002B2CF9AE}" pid="22" name="FSC#BDBCFG@15.1700:SignApprobationBy">
    <vt:lpwstr/>
  </property>
  <property fmtid="{D5CDD505-2E9C-101B-9397-08002B2CF9AE}" pid="23" name="FSC#BDBCFG@15.1700:SignApprobationAt">
    <vt:lpwstr/>
  </property>
  <property fmtid="{D5CDD505-2E9C-101B-9397-08002B2CF9AE}" pid="24" name="FSC#BDBCFG@15.1700:SignApprobationByRole">
    <vt:lpwstr/>
  </property>
  <property fmtid="{D5CDD505-2E9C-101B-9397-08002B2CF9AE}" pid="25" name="FSC#BDBCFG@15.1700:SignApprobationByGroup">
    <vt:lpwstr/>
  </property>
  <property fmtid="{D5CDD505-2E9C-101B-9397-08002B2CF9AE}" pid="26" name="FSC#COOELAK@1.1001:Subject">
    <vt:lpwstr/>
  </property>
  <property fmtid="{D5CDD505-2E9C-101B-9397-08002B2CF9AE}" pid="27" name="FSC#COOELAK@1.1001:FileReference">
    <vt:lpwstr/>
  </property>
  <property fmtid="{D5CDD505-2E9C-101B-9397-08002B2CF9AE}" pid="28" name="FSC#COOELAK@1.1001:FileRefOU">
    <vt:lpwstr/>
  </property>
  <property fmtid="{D5CDD505-2E9C-101B-9397-08002B2CF9AE}" pid="29" name="FSC#COOELAK@1.1001:Owner">
    <vt:lpwstr>von Palubicki, Daniel</vt:lpwstr>
  </property>
  <property fmtid="{D5CDD505-2E9C-101B-9397-08002B2CF9AE}" pid="30" name="FSC#COOELAK@1.1001:OwnerExtension">
    <vt:lpwstr>5426</vt:lpwstr>
  </property>
  <property fmtid="{D5CDD505-2E9C-101B-9397-08002B2CF9AE}" pid="31" name="FSC#COOELAK@1.1001:OwnerFaxExtension">
    <vt:lpwstr>1010</vt:lpwstr>
  </property>
  <property fmtid="{D5CDD505-2E9C-101B-9397-08002B2CF9AE}" pid="32" name="FSC#COOELAK@1.1001:DispatchedBy">
    <vt:lpwstr/>
  </property>
  <property fmtid="{D5CDD505-2E9C-101B-9397-08002B2CF9AE}" pid="33" name="FSC#COOELAK@1.1001:DispatchedAt">
    <vt:lpwstr/>
  </property>
  <property fmtid="{D5CDD505-2E9C-101B-9397-08002B2CF9AE}" pid="34" name="FSC#COOELAK@1.1001:CreatedAt">
    <vt:lpwstr>26.07.2023</vt:lpwstr>
  </property>
  <property fmtid="{D5CDD505-2E9C-101B-9397-08002B2CF9AE}" pid="35" name="FSC#COOELAK@1.1001:OU">
    <vt:lpwstr>P-Ref_54 (BPOLP Referat 54)</vt:lpwstr>
  </property>
  <property fmtid="{D5CDD505-2E9C-101B-9397-08002B2CF9AE}" pid="36" name="FSC#COOELAK@1.1001:ObjBarCode">
    <vt:lpwstr>*COO.7012.100.2.3211888*</vt:lpwstr>
  </property>
  <property fmtid="{D5CDD505-2E9C-101B-9397-08002B2CF9AE}" pid="37" name="FSC#COOELAK@1.1001:RefBarCode">
    <vt:lpwstr/>
  </property>
  <property fmtid="{D5CDD505-2E9C-101B-9397-08002B2CF9AE}" pid="38" name="FSC#COOELAK@1.1001:FileRefBarCode">
    <vt:lpwstr>**</vt:lpwstr>
  </property>
  <property fmtid="{D5CDD505-2E9C-101B-9397-08002B2CF9AE}" pid="39" name="FSC#COOELAK@1.1001:ExternalRef">
    <vt:lpwstr/>
  </property>
  <property fmtid="{D5CDD505-2E9C-101B-9397-08002B2CF9AE}" pid="40" name="FSC#COOELAK@1.1001:CurrentUserRolePos">
    <vt:lpwstr>Mitarbeiter*in</vt:lpwstr>
  </property>
  <property fmtid="{D5CDD505-2E9C-101B-9397-08002B2CF9AE}" pid="41" name="FSC#COOELAK@1.1001:CurrentUserEmail">
    <vt:lpwstr>Daniel.von Palubicki@polizei.bund.de</vt:lpwstr>
  </property>
  <property fmtid="{D5CDD505-2E9C-101B-9397-08002B2CF9AE}" pid="42" name="FSC#ATSTATECFG@1.1001:Office">
    <vt:lpwstr/>
  </property>
  <property fmtid="{D5CDD505-2E9C-101B-9397-08002B2CF9AE}" pid="43" name="FSC#ATSTATECFG@1.1001:SubfileDate">
    <vt:lpwstr/>
  </property>
  <property fmtid="{D5CDD505-2E9C-101B-9397-08002B2CF9AE}" pid="44" name="FSC#ATSTATECFG@1.1001:SubfileSubject">
    <vt:lpwstr/>
  </property>
  <property fmtid="{D5CDD505-2E9C-101B-9397-08002B2CF9AE}" pid="45" name="FSC#CCAPRECONFIGG@15.1001:DepartmentON">
    <vt:lpwstr/>
  </property>
  <property fmtid="{D5CDD505-2E9C-101B-9397-08002B2CF9AE}" pid="46" name="FSC#ATSTATECFG@1.1001:SubfileReference">
    <vt:lpwstr/>
  </property>
  <property fmtid="{D5CDD505-2E9C-101B-9397-08002B2CF9AE}" pid="47" name="FSC#COOELAK@1.1001:replyreference">
    <vt:lpwstr/>
  </property>
  <property fmtid="{D5CDD505-2E9C-101B-9397-08002B2CF9AE}" pid="48" name="FSC#FSCGOVDE@1.1001:ProcedureReference">
    <vt:lpwstr/>
  </property>
  <property fmtid="{D5CDD505-2E9C-101B-9397-08002B2CF9AE}" pid="49" name="FSC#FSCGOVDE@1.1001:FileSubject">
    <vt:lpwstr/>
  </property>
  <property fmtid="{D5CDD505-2E9C-101B-9397-08002B2CF9AE}" pid="50" name="FSC#FSCGOVDE@1.1001:ProcedureSubject">
    <vt:lpwstr/>
  </property>
  <property fmtid="{D5CDD505-2E9C-101B-9397-08002B2CF9AE}" pid="51" name="FSC#FSCGOVDE@1.1001:SignFinalVersionBy">
    <vt:lpwstr/>
  </property>
  <property fmtid="{D5CDD505-2E9C-101B-9397-08002B2CF9AE}" pid="52" name="FSC#FSCGOVDE@1.1001:SignFinalVersionAt">
    <vt:lpwstr/>
  </property>
  <property fmtid="{D5CDD505-2E9C-101B-9397-08002B2CF9AE}" pid="53" name="FSC#FSCGOVDE@1.1001:ProcedureRefBarCode">
    <vt:lpwstr/>
  </property>
  <property fmtid="{D5CDD505-2E9C-101B-9397-08002B2CF9AE}" pid="54" name="FSC#FSCGOVDE@1.1001:DocumentSubj">
    <vt:lpwstr/>
  </property>
  <property fmtid="{D5CDD505-2E9C-101B-9397-08002B2CF9AE}" pid="55" name="FSC#DEPRECONFIG@15.1001:DocumentTitle">
    <vt:lpwstr/>
  </property>
  <property fmtid="{D5CDD505-2E9C-101B-9397-08002B2CF9AE}" pid="56" name="FSC#DEPRECONFIG@15.1001:ProcedureTitle">
    <vt:lpwstr/>
  </property>
  <property fmtid="{D5CDD505-2E9C-101B-9397-08002B2CF9AE}" pid="57" name="FSC#DEPRECONFIG@15.1001:AuthorTitle">
    <vt:lpwstr/>
  </property>
  <property fmtid="{D5CDD505-2E9C-101B-9397-08002B2CF9AE}" pid="58" name="FSC#DEPRECONFIG@15.1001:AuthorSalution">
    <vt:lpwstr/>
  </property>
  <property fmtid="{D5CDD505-2E9C-101B-9397-08002B2CF9AE}" pid="59" name="FSC#DEPRECONFIG@15.1001:AuthorName">
    <vt:lpwstr>Daniel von Palubicki</vt:lpwstr>
  </property>
  <property fmtid="{D5CDD505-2E9C-101B-9397-08002B2CF9AE}" pid="60" name="FSC#DEPRECONFIG@15.1001:AuthorMail">
    <vt:lpwstr>Daniel.von Palubicki@polizei.bund.de</vt:lpwstr>
  </property>
  <property fmtid="{D5CDD505-2E9C-101B-9397-08002B2CF9AE}" pid="61" name="FSC#DEPRECONFIG@15.1001:AuthorTelephone">
    <vt:lpwstr>+49 331 97997-5426</vt:lpwstr>
  </property>
  <property fmtid="{D5CDD505-2E9C-101B-9397-08002B2CF9AE}" pid="62" name="FSC#DEPRECONFIG@15.1001:AuthorFax">
    <vt:lpwstr>+49 331 97997-1010</vt:lpwstr>
  </property>
  <property fmtid="{D5CDD505-2E9C-101B-9397-08002B2CF9AE}" pid="63" name="FSC#DEPRECONFIG@15.1001:AuthorOE">
    <vt:lpwstr>P-Ref_54 (BPOLP Referat 54)</vt:lpwstr>
  </property>
</Properties>
</file>